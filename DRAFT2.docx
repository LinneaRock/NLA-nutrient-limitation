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w:t>
      </w:r>
      <w:proofErr w:type="spellStart"/>
      <w:r w:rsidR="00C53890" w:rsidRPr="00C53890">
        <w:rPr>
          <w:rFonts w:ascii="Calibri" w:hAnsi="Calibri" w:cs="Calibri"/>
          <w:szCs w:val="24"/>
        </w:rPr>
        <w:t>Bergström</w:t>
      </w:r>
      <w:proofErr w:type="spellEnd"/>
      <w:r w:rsidR="00C53890" w:rsidRPr="00C53890">
        <w:rPr>
          <w:rFonts w:ascii="Calibri" w:hAnsi="Calibri" w:cs="Calibri"/>
          <w:szCs w:val="24"/>
        </w:rPr>
        <w:t xml:space="preserve">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7DF3E848"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w:t>
      </w:r>
      <w:proofErr w:type="spellStart"/>
      <w:r w:rsidRPr="001B3E73">
        <w:rPr>
          <w:rFonts w:ascii="Calibri" w:hAnsi="Calibri" w:cs="Calibri"/>
        </w:rPr>
        <w:t>Elser</w:t>
      </w:r>
      <w:proofErr w:type="spellEnd"/>
      <w:r w:rsidRPr="001B3E73">
        <w:rPr>
          <w:rFonts w:ascii="Calibri" w:hAnsi="Calibri" w:cs="Calibri"/>
        </w:rPr>
        <w:t xml:space="preserve">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w:t>
      </w:r>
      <w:proofErr w:type="spellStart"/>
      <w:r w:rsidR="00E04100" w:rsidRPr="0018252A">
        <w:rPr>
          <w:rFonts w:ascii="Calibri" w:hAnsi="Calibri" w:cs="Calibri"/>
          <w:szCs w:val="24"/>
        </w:rPr>
        <w:t>Hecky</w:t>
      </w:r>
      <w:proofErr w:type="spellEnd"/>
      <w:r w:rsidR="00E04100" w:rsidRPr="0018252A">
        <w:rPr>
          <w:rFonts w:ascii="Calibri" w:hAnsi="Calibri" w:cs="Calibri"/>
          <w:szCs w:val="24"/>
        </w:rPr>
        <w:t xml:space="preserve">, 2000; </w:t>
      </w:r>
      <w:proofErr w:type="spellStart"/>
      <w:r w:rsidR="00E04100" w:rsidRPr="0018252A">
        <w:rPr>
          <w:rFonts w:ascii="Calibri" w:hAnsi="Calibri" w:cs="Calibri"/>
          <w:szCs w:val="24"/>
        </w:rPr>
        <w:t>Hellström</w:t>
      </w:r>
      <w:proofErr w:type="spellEnd"/>
      <w:r w:rsidR="00E04100" w:rsidRPr="0018252A">
        <w:rPr>
          <w:rFonts w:ascii="Calibri" w:hAnsi="Calibri" w:cs="Calibri"/>
          <w:szCs w:val="24"/>
        </w:rPr>
        <w:t xml:space="preserve">, 1996; </w:t>
      </w:r>
      <w:proofErr w:type="spellStart"/>
      <w:r w:rsidR="00E04100" w:rsidRPr="0018252A">
        <w:rPr>
          <w:rFonts w:ascii="Calibri" w:hAnsi="Calibri" w:cs="Calibri"/>
          <w:szCs w:val="24"/>
        </w:rPr>
        <w:t>Ptacnik</w:t>
      </w:r>
      <w:proofErr w:type="spellEnd"/>
      <w:r w:rsidR="00E04100" w:rsidRPr="0018252A">
        <w:rPr>
          <w:rFonts w:ascii="Calibri" w:hAnsi="Calibri" w:cs="Calibri"/>
          <w:szCs w:val="24"/>
        </w:rPr>
        <w:t xml:space="preserve">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DIN:TP may be more indicative of the bioavailable nutrient forms than TN:TP </w:t>
      </w:r>
      <w:r w:rsidR="00B41D7E">
        <w:t xml:space="preserve">and may serve as a better indicator of nutrient limitation </w:t>
      </w:r>
      <w:r w:rsidR="00B41D7E">
        <w:t>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w:t>
      </w:r>
      <w:proofErr w:type="spellStart"/>
      <w:r w:rsidR="00E04100" w:rsidRPr="00C53890">
        <w:rPr>
          <w:rFonts w:ascii="Calibri" w:hAnsi="Calibri" w:cs="Calibri"/>
          <w:szCs w:val="24"/>
        </w:rPr>
        <w:t>Bergström</w:t>
      </w:r>
      <w:proofErr w:type="spellEnd"/>
      <w:r w:rsidR="00E04100" w:rsidRPr="00C53890">
        <w:rPr>
          <w:rFonts w:ascii="Calibri" w:hAnsi="Calibri" w:cs="Calibri"/>
          <w:szCs w:val="24"/>
        </w:rPr>
        <w:t>,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w:t>
      </w:r>
      <w:r w:rsidR="00E04100">
        <w:t xml:space="preserve">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 xml:space="preserve">(Guildford &amp; </w:t>
      </w:r>
      <w:proofErr w:type="spellStart"/>
      <w:r w:rsidR="00E04100" w:rsidRPr="003D544E">
        <w:rPr>
          <w:rFonts w:ascii="Calibri" w:hAnsi="Calibri" w:cs="Calibri"/>
        </w:rPr>
        <w:t>Hecky</w:t>
      </w:r>
      <w:proofErr w:type="spellEnd"/>
      <w:r w:rsidR="00E04100" w:rsidRPr="003D544E">
        <w:rPr>
          <w:rFonts w:ascii="Calibri" w:hAnsi="Calibri" w:cs="Calibri"/>
        </w:rPr>
        <w:t>,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6764C5F8" w14:textId="608352F7" w:rsidR="00E575A1" w:rsidRDefault="00E575A1" w:rsidP="0057476D">
      <w:pPr>
        <w:pStyle w:val="ListParagraph"/>
        <w:numPr>
          <w:ilvl w:val="0"/>
          <w:numId w:val="22"/>
        </w:numPr>
      </w:pPr>
      <w:r>
        <w:t>Which nutrient correlate</w:t>
      </w:r>
      <w:r w:rsidR="001C24F8">
        <w:t>s best</w:t>
      </w:r>
      <w:r>
        <w:t xml:space="preserve"> with</w:t>
      </w:r>
      <w:r w:rsidR="001C24F8">
        <w:t xml:space="preserve"> chlorophyll-a, an indicator of</w:t>
      </w:r>
      <w:r>
        <w:t xml:space="preserve"> eutrophication</w:t>
      </w:r>
      <w:r w:rsidR="001C24F8">
        <w:t>,</w:t>
      </w:r>
      <w:r>
        <w:t xml:space="preserve"> in lakes across ecoregions of the US?</w:t>
      </w:r>
    </w:p>
    <w:p w14:paraId="42C07DE3" w14:textId="6997136B" w:rsidR="00E575A1" w:rsidRDefault="001C24F8" w:rsidP="001C24F8">
      <w:pPr>
        <w:pStyle w:val="ListParagraph"/>
        <w:numPr>
          <w:ilvl w:val="0"/>
          <w:numId w:val="22"/>
        </w:numPr>
      </w:pPr>
      <w:r>
        <w:t xml:space="preserve">How does nutrient limitation vary by U.S. ecoregion and do the data indicate any widespread shifts in nutrient limitation between 2007 and 2017? </w:t>
      </w:r>
    </w:p>
    <w:p w14:paraId="63D0D71F" w14:textId="4C105A35" w:rsidR="00A52440" w:rsidRDefault="00A52440" w:rsidP="001C24F8">
      <w:pPr>
        <w:pStyle w:val="ListParagraph"/>
        <w:numPr>
          <w:ilvl w:val="0"/>
          <w:numId w:val="22"/>
        </w:numPr>
      </w:pPr>
      <w:r>
        <w:t xml:space="preserve">How does nutrient limitation relate to trophic state? </w:t>
      </w:r>
    </w:p>
    <w:p w14:paraId="3B9FC9E3" w14:textId="7297EA36" w:rsidR="0057476D" w:rsidRDefault="00A52440" w:rsidP="0057476D">
      <w:pPr>
        <w:pStyle w:val="ListParagraph"/>
        <w:numPr>
          <w:ilvl w:val="0"/>
          <w:numId w:val="22"/>
        </w:numPr>
      </w:pPr>
      <w:r>
        <w:t>Do</w:t>
      </w:r>
      <w:r w:rsidR="0057476D">
        <w:t xml:space="preserve"> conclusions drawn from NLA surveys vary depending on </w:t>
      </w:r>
      <w:r w:rsidR="001C24F8">
        <w:t>if you focus on</w:t>
      </w:r>
      <w:r w:rsidR="00C53890">
        <w:t>ly on</w:t>
      </w:r>
      <w:r w:rsidR="001C24F8">
        <w:t xml:space="preserve"> lakes sampled in multiple surveys vs using </w:t>
      </w:r>
      <w:r w:rsidR="00B41D7E">
        <w:t>all surveyed lakes</w:t>
      </w:r>
      <w:r w:rsidR="001C24F8">
        <w:t xml:space="preserve">? </w:t>
      </w:r>
    </w:p>
    <w:p w14:paraId="312CE70B" w14:textId="76E5C322"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740B6D09"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lastRenderedPageBreak/>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The NLA uses chlorophyll-a concentration as a proxy for trophic state, while acknowledging that trophic state is actually determined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77777777" w:rsidR="00BF16CA" w:rsidRPr="00436C91" w:rsidRDefault="00BF16CA" w:rsidP="00BF16CA">
      <w:pPr>
        <w:pStyle w:val="Heading2"/>
      </w:pPr>
      <w:commentRangeStart w:id="0"/>
      <w:r>
        <w:t>Data analyses</w:t>
      </w:r>
      <w:commentRangeEnd w:id="0"/>
      <w:r w:rsidR="00B2274E">
        <w:rPr>
          <w:rStyle w:val="CommentReference"/>
          <w:rFonts w:asciiTheme="minorHAnsi" w:eastAsiaTheme="minorHAnsi" w:hAnsiTheme="minorHAnsi" w:cstheme="minorBidi"/>
          <w:color w:val="auto"/>
        </w:rPr>
        <w:commentReference w:id="0"/>
      </w:r>
    </w:p>
    <w:p w14:paraId="21762EBB" w14:textId="77777777" w:rsidR="00BF16CA" w:rsidRDefault="00BF16CA" w:rsidP="00BF16CA">
      <w:pPr>
        <w:pStyle w:val="Heading3"/>
      </w:pPr>
      <w:r>
        <w:t>Limitation calculation</w:t>
      </w:r>
    </w:p>
    <w:p w14:paraId="354FC724" w14:textId="5FEBEB75" w:rsidR="003D544E" w:rsidRDefault="00BF16CA" w:rsidP="00DB56F6">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DB56F6">
        <w:t xml:space="preserve">dissolved inorganic N (DIN) or total phosphorus (TP) </w:t>
      </w:r>
      <w:r w:rsidR="00191473">
        <w:t>concentration</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commentRangeStart w:id="1"/>
      <w:r w:rsidR="003D544E">
        <w:t xml:space="preserve">mean </w:t>
      </w:r>
      <w:commentRangeEnd w:id="1"/>
      <w:r w:rsidR="00DB56F6">
        <w:rPr>
          <w:rStyle w:val="CommentReference"/>
        </w:rPr>
        <w:commentReference w:id="1"/>
      </w:r>
      <w:r w:rsidR="003D544E">
        <w:t xml:space="preserve">of </w:t>
      </w:r>
      <w:r w:rsidR="00DB56F6">
        <w:t xml:space="preserve">log-transformed </w:t>
      </w:r>
      <w:r w:rsidR="003D544E">
        <w:t>DIN:TP molar ratios in each ecoregion</w:t>
      </w:r>
      <w:r w:rsidR="00787BE9">
        <w:t xml:space="preserve"> and year</w:t>
      </w:r>
      <w:r w:rsidR="003D544E">
        <w:t>.</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There were 71 individual lakes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5F01AADF" w14:textId="3792C229" w:rsidR="00EB2480" w:rsidRDefault="00EB2480" w:rsidP="00EB2480">
      <w:pPr>
        <w:pStyle w:val="Heading3"/>
      </w:pPr>
      <w:r>
        <w:t xml:space="preserve">Statistical analyses </w:t>
      </w:r>
    </w:p>
    <w:p w14:paraId="68F0AE2A" w14:textId="76F1D7DE" w:rsidR="001B5462" w:rsidRPr="00D25D79" w:rsidRDefault="00BF16CA" w:rsidP="001B5462">
      <w:r>
        <w:t>All data analyses were performed in the R programming language</w:t>
      </w:r>
      <w:r w:rsidR="00EB2480">
        <w:t xml:space="preserve"> </w:t>
      </w:r>
      <w:r w:rsidR="00EB2480">
        <w:fldChar w:fldCharType="begin"/>
      </w:r>
      <w:r w:rsidR="0018252A">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rsidR="00EB2480">
        <w:fldChar w:fldCharType="separate"/>
      </w:r>
      <w:r w:rsidR="00EB2480" w:rsidRPr="00EB2480">
        <w:rPr>
          <w:rFonts w:ascii="Calibri" w:hAnsi="Calibri" w:cs="Calibri"/>
        </w:rPr>
        <w:t>(R Core Team, 2022)</w:t>
      </w:r>
      <w:r w:rsidR="00EB2480">
        <w:fldChar w:fldCharType="end"/>
      </w:r>
      <w:r>
        <w:t xml:space="preserve"> </w:t>
      </w:r>
      <w:r w:rsidRPr="003C1D87">
        <w:rPr>
          <w:color w:val="000000"/>
        </w:rPr>
        <w:t xml:space="preserve">with heavy reliance on the </w:t>
      </w:r>
      <w:proofErr w:type="spellStart"/>
      <w:r w:rsidR="00EB2480">
        <w:rPr>
          <w:color w:val="000000"/>
        </w:rPr>
        <w:t>t</w:t>
      </w:r>
      <w:r w:rsidRPr="003C1D87">
        <w:rPr>
          <w:color w:val="000000"/>
        </w:rPr>
        <w:t>idyverse</w:t>
      </w:r>
      <w:proofErr w:type="spellEnd"/>
      <w:r w:rsidRPr="003C1D87">
        <w:rPr>
          <w:color w:val="000000"/>
        </w:rPr>
        <w:t xml:space="preserve"> package suite for data wrangling and visualization</w:t>
      </w:r>
      <w:r w:rsidR="00EB2480">
        <w:rPr>
          <w:color w:val="000000"/>
        </w:rPr>
        <w:t xml:space="preserve"> </w:t>
      </w:r>
      <w:r w:rsidR="00EB2480">
        <w:rPr>
          <w:color w:val="000000"/>
        </w:rPr>
        <w:fldChar w:fldCharType="begin"/>
      </w:r>
      <w:r w:rsidR="0018252A">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EB2480">
        <w:rPr>
          <w:color w:val="000000"/>
        </w:rPr>
        <w:fldChar w:fldCharType="separate"/>
      </w:r>
      <w:r w:rsidR="00EB2480" w:rsidRPr="00EB2480">
        <w:rPr>
          <w:rFonts w:ascii="Calibri" w:hAnsi="Calibri" w:cs="Calibri"/>
        </w:rPr>
        <w:t>(Wickham et al., 2019)</w:t>
      </w:r>
      <w:r w:rsidR="00EB2480">
        <w:rPr>
          <w:color w:val="000000"/>
        </w:rPr>
        <w:fldChar w:fldCharType="end"/>
      </w:r>
      <w:r>
        <w:t xml:space="preserve"> </w:t>
      </w:r>
      <w:r>
        <w:rPr>
          <w:color w:val="000000"/>
        </w:rPr>
        <w:t xml:space="preserve">and </w:t>
      </w:r>
      <w:r>
        <w:rPr>
          <w:color w:val="000000"/>
        </w:rPr>
        <w:lastRenderedPageBreak/>
        <w:t>the sf package</w:t>
      </w:r>
      <w:r w:rsidR="00EB2480">
        <w:rPr>
          <w:color w:val="000000"/>
        </w:rPr>
        <w:t xml:space="preserve"> for creating maps </w:t>
      </w:r>
      <w:r w:rsidR="00EB2480">
        <w:rPr>
          <w:color w:val="000000"/>
        </w:rPr>
        <w:fldChar w:fldCharType="begin"/>
      </w:r>
      <w:r w:rsidR="0018252A">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EB2480">
        <w:rPr>
          <w:color w:val="000000"/>
        </w:rPr>
        <w:fldChar w:fldCharType="separate"/>
      </w:r>
      <w:r w:rsidR="00EB2480" w:rsidRPr="00EB2480">
        <w:rPr>
          <w:rFonts w:ascii="Calibri" w:hAnsi="Calibri" w:cs="Calibri"/>
        </w:rPr>
        <w:t>(Pebesma, 2018)</w:t>
      </w:r>
      <w:r w:rsidR="00EB2480">
        <w:rPr>
          <w:color w:val="000000"/>
        </w:rPr>
        <w:fldChar w:fldCharType="end"/>
      </w:r>
      <w:r>
        <w:rPr>
          <w:color w:val="000000"/>
        </w:rPr>
        <w:t>.</w:t>
      </w:r>
      <w:r>
        <w:t xml:space="preserve"> </w:t>
      </w:r>
      <w:r w:rsidR="001B5462">
        <w:t xml:space="preserve">To assess whether </w:t>
      </w:r>
      <w:r w:rsidR="00B436C1">
        <w:t>N or P</w:t>
      </w:r>
      <w:r w:rsidR="001B5462">
        <w:t xml:space="preserve"> was a better </w:t>
      </w:r>
      <w:r w:rsidR="004E6ABB">
        <w:t>explanatory variable</w:t>
      </w:r>
      <w:r w:rsidR="001B5462">
        <w:t xml:space="preserve"> of trophic state, chlorophyll-a was used as a proxy for trophic state</w:t>
      </w:r>
      <w:r w:rsidR="00B436C1">
        <w:t xml:space="preserve"> as the response variable</w:t>
      </w:r>
      <w:r w:rsidR="001B5462">
        <w:t>.</w:t>
      </w:r>
      <w:r w:rsidR="00B436C1">
        <w:t xml:space="preserve"> We used TN rather than DIN for these analyses because TN</w:t>
      </w:r>
      <w:r w:rsidR="004E6ABB">
        <w:t>’s relationship with chlorophyll-a</w:t>
      </w:r>
      <w:r w:rsidR="00B436C1">
        <w:t xml:space="preserve"> </w:t>
      </w:r>
      <w:r w:rsidR="004E6ABB">
        <w:t>i</w:t>
      </w:r>
      <w:r w:rsidR="00B436C1">
        <w:t xml:space="preserve">s more comparable to TP </w:t>
      </w:r>
      <w:r w:rsidR="00B41D7E">
        <w:t>and DIN was a</w:t>
      </w:r>
      <w:r w:rsidR="004E6ABB">
        <w:t>n overall</w:t>
      </w:r>
      <w:r w:rsidR="00B41D7E">
        <w:t xml:space="preserve"> poor predictor of chlorophyll-a</w:t>
      </w:r>
      <w:r w:rsidR="00B436C1">
        <w:t>.</w:t>
      </w:r>
      <w:r w:rsidR="001B5462">
        <w:t xml:space="preserve"> Both the response and predictor variables were logged, and </w:t>
      </w:r>
      <w:r w:rsidR="004E6ABB">
        <w:t xml:space="preserve">we performed </w:t>
      </w:r>
      <w:r w:rsidR="001B5462">
        <w:t>linear models</w:t>
      </w:r>
      <w:r w:rsidR="004E6ABB">
        <w:t>.</w:t>
      </w:r>
      <w:r w:rsidR="001B5462">
        <w:t xml:space="preserve"> The </w:t>
      </w:r>
      <w:r w:rsidR="00B2274E">
        <w:t>R</w:t>
      </w:r>
      <w:r w:rsidR="001B5462">
        <w:rPr>
          <w:vertAlign w:val="superscript"/>
        </w:rPr>
        <w:t>2</w:t>
      </w:r>
      <w:r w:rsidR="001B5462">
        <w:t xml:space="preserve"> and AIC values were compared to determine which nutrient </w:t>
      </w:r>
      <w:r w:rsidR="004E6ABB">
        <w:t xml:space="preserve">had the best explanatory power of </w:t>
      </w:r>
      <w:r w:rsidR="001B5462">
        <w:t>chlorophyll-</w:t>
      </w:r>
      <w:r w:rsidR="004E6ABB">
        <w:t>a</w:t>
      </w:r>
      <w:r w:rsidR="001B5462">
        <w:t xml:space="preserve">. </w:t>
      </w:r>
    </w:p>
    <w:p w14:paraId="65925530" w14:textId="202DE7A1" w:rsidR="001B5462" w:rsidRDefault="00BF16CA" w:rsidP="00BF16CA">
      <w:r>
        <w:t>To assess shifts</w:t>
      </w:r>
      <w:r w:rsidR="00EB2480">
        <w:t xml:space="preserve"> in limitation </w:t>
      </w:r>
      <w:r w:rsidR="00912B6C">
        <w:t>and trophic status</w:t>
      </w:r>
      <w:r w:rsidR="001B5462">
        <w:t xml:space="preserve">, we used </w:t>
      </w:r>
      <w:commentRangeStart w:id="2"/>
      <w:r>
        <w:t>the</w:t>
      </w:r>
      <w:r w:rsidR="001B5462">
        <w:t xml:space="preserve"> </w:t>
      </w:r>
      <w:proofErr w:type="spellStart"/>
      <w:r w:rsidR="001B5462">
        <w:t>change</w:t>
      </w:r>
      <w:r w:rsidR="00BD30A4">
        <w:t>_</w:t>
      </w:r>
      <w:r w:rsidR="001B5462">
        <w:t>analysis</w:t>
      </w:r>
      <w:proofErr w:type="spellEnd"/>
      <w:r w:rsidR="001B5462">
        <w:t xml:space="preserve"> function </w:t>
      </w:r>
      <w:commentRangeEnd w:id="2"/>
      <w:r w:rsidR="00DB56F6">
        <w:rPr>
          <w:rStyle w:val="CommentReference"/>
        </w:rPr>
        <w:commentReference w:id="2"/>
      </w:r>
      <w:r w:rsidR="001B5462">
        <w:t>in the</w:t>
      </w:r>
      <w:r>
        <w:t xml:space="preserve"> </w:t>
      </w:r>
      <w:proofErr w:type="spellStart"/>
      <w:r>
        <w:t>spsurvey</w:t>
      </w:r>
      <w:proofErr w:type="spellEnd"/>
      <w:r>
        <w:t xml:space="preserve"> package</w:t>
      </w:r>
      <w:r w:rsidR="00EB2480">
        <w:t xml:space="preserve"> </w:t>
      </w:r>
      <w:r w:rsidR="00EB2480">
        <w:fldChar w:fldCharType="begin"/>
      </w:r>
      <w:r w:rsidR="0018252A">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rsidR="00202DCE">
        <w:t xml:space="preserve"> </w:t>
      </w:r>
      <w:r w:rsidR="00147AD4">
        <w:t xml:space="preserve">The </w:t>
      </w:r>
      <w:proofErr w:type="spellStart"/>
      <w:r w:rsidR="00147AD4">
        <w:t>change_analysis</w:t>
      </w:r>
      <w:proofErr w:type="spellEnd"/>
      <w:r w:rsidR="00147AD4">
        <w:t xml:space="preserve"> function incorporates the lake weights to measure the difference in the proportion of categories between two surveys </w:t>
      </w:r>
      <w:r w:rsidR="00147AD4">
        <w:fldChar w:fldCharType="begin"/>
      </w:r>
      <w:r w:rsidR="00147AD4">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7AD4">
        <w:fldChar w:fldCharType="separate"/>
      </w:r>
      <w:r w:rsidR="00147AD4" w:rsidRPr="00147AD4">
        <w:rPr>
          <w:rFonts w:ascii="Calibri" w:hAnsi="Calibri" w:cs="Calibri"/>
        </w:rPr>
        <w:t>(USEPA, 2022b)</w:t>
      </w:r>
      <w:r w:rsidR="00147AD4">
        <w:fldChar w:fldCharType="end"/>
      </w:r>
      <w:r w:rsidR="00147AD4">
        <w:t>.</w:t>
      </w:r>
      <w:r>
        <w:t xml:space="preserve"> </w:t>
      </w:r>
      <w:r w:rsidR="001B5462">
        <w:t>Reference lakes</w:t>
      </w:r>
      <w:r w:rsidR="004E6ABB">
        <w:t xml:space="preserve"> and</w:t>
      </w:r>
      <w:r w:rsidR="001B5462">
        <w:t xml:space="preserve"> observations from a</w:t>
      </w:r>
      <w:r w:rsidR="004E6ABB">
        <w:t>ny</w:t>
      </w:r>
      <w:r w:rsidR="001B5462">
        <w:t xml:space="preserve"> second visits were not included. These shifts were analyzed using </w:t>
      </w:r>
      <w:r w:rsidR="004E6ABB">
        <w:t>all surveyed lakes</w:t>
      </w:r>
      <w:r w:rsidR="001B5462">
        <w:t xml:space="preserve"> representing </w:t>
      </w:r>
      <w:r w:rsidR="00BD30A4">
        <w:t xml:space="preserve">lakes across the conterminous </w:t>
      </w:r>
      <w:r w:rsidR="00A52440">
        <w:t xml:space="preserve">U.S. </w:t>
      </w:r>
      <w:r w:rsidR="000418CD">
        <w:t>(n = 1953)</w:t>
      </w:r>
      <w:r w:rsidR="00BD30A4">
        <w:t xml:space="preserve"> in addition to</w:t>
      </w:r>
      <w:r w:rsidR="004E6ABB">
        <w:t xml:space="preserve"> only</w:t>
      </w:r>
      <w:r w:rsidR="00BD30A4">
        <w:t xml:space="preserve"> examining shifts in lakes that were sampled in both 2007 and 2017</w:t>
      </w:r>
      <w:r w:rsidR="000418CD">
        <w:t xml:space="preserve"> (n = </w:t>
      </w:r>
      <w:r w:rsidR="00B75E43">
        <w:t>464</w:t>
      </w:r>
      <w:r w:rsidR="000418CD">
        <w:t>)</w:t>
      </w:r>
      <w:r w:rsidR="00BD30A4">
        <w:t xml:space="preserve">. </w:t>
      </w:r>
      <w:r w:rsidR="009D13F9">
        <w:t>Shifts were considered not statistically significant when the error bars crossed zero.</w:t>
      </w:r>
      <w:r w:rsidR="001B5462">
        <w:t xml:space="preserve">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percentages of lakes in each limitation category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4B0E1065" w14:textId="68B5D273" w:rsidR="00596DBE" w:rsidRDefault="00596DBE" w:rsidP="00596DBE">
      <w:pPr>
        <w:pStyle w:val="Heading3"/>
      </w:pPr>
      <w:commentRangeStart w:id="3"/>
      <w:r>
        <w:t>Nutrient stoichiometry</w:t>
      </w:r>
      <w:commentRangeEnd w:id="3"/>
      <w:r w:rsidR="001D5908">
        <w:rPr>
          <w:rStyle w:val="CommentReference"/>
          <w:rFonts w:asciiTheme="minorHAnsi" w:eastAsiaTheme="minorHAnsi" w:hAnsiTheme="minorHAnsi" w:cstheme="minorBidi"/>
          <w:color w:val="auto"/>
        </w:rPr>
        <w:commentReference w:id="3"/>
      </w:r>
    </w:p>
    <w:p w14:paraId="1D8952F0" w14:textId="77777777" w:rsidR="00596DBE" w:rsidRDefault="00596DBE" w:rsidP="00596DBE">
      <w:r>
        <w:t>Between 2007 and 2017, DIN:TP stoichiometry showed a significant decrease across the full dataset</w:t>
      </w:r>
      <w:commentRangeStart w:id="4"/>
      <w:r>
        <w:t xml:space="preserve"> (p &lt;0.001). </w:t>
      </w:r>
      <w:commentRangeEnd w:id="4"/>
      <w:r w:rsidR="001D5908">
        <w:rPr>
          <w:rStyle w:val="CommentReference"/>
        </w:rPr>
        <w:commentReference w:id="4"/>
      </w:r>
      <w:r w:rsidRPr="00596DBE">
        <w:t>DIN:TP molar ratios were highest among P-limited lakes and lowest among N-limited lakes (p &lt; 0.001).</w:t>
      </w:r>
      <w:r>
        <w:t xml:space="preserve"> </w:t>
      </w:r>
      <w:r w:rsidRPr="00596DBE">
        <w:t>Grouped within limitation category, DIN:TP ratio decreases with increasing trophic state and ratios vary significantly between trophic states (all p &lt; 0.01) with the following exceptions.</w:t>
      </w:r>
      <w:r>
        <w:t xml:space="preserve"> In P-limited lakes, DIN:TP ratios do not differ between hypereutrophic and eutrophic lakes (p &gt;0.05). In N-limited lakes, DIN:TP ratios do not differ between oligotrophic and mesotrophic lakes (p &gt;0.05). </w:t>
      </w:r>
    </w:p>
    <w:p w14:paraId="383F72DE" w14:textId="088BB0FE" w:rsidR="00596DBE" w:rsidRDefault="00596DBE" w:rsidP="00596DBE">
      <w:pPr>
        <w:pStyle w:val="Heading3"/>
      </w:pPr>
      <w:r>
        <w:t xml:space="preserve">Nutrient </w:t>
      </w:r>
      <w:del w:id="5" w:author="Kelsey Ruehling" w:date="2022-09-13T14:36:00Z">
        <w:r w:rsidDel="00C04F80">
          <w:delText xml:space="preserve">ability </w:delText>
        </w:r>
      </w:del>
      <w:ins w:id="6" w:author="Kelsey Ruehling" w:date="2022-09-13T14:36:00Z">
        <w:r w:rsidR="00C04F80">
          <w:t xml:space="preserve">availability </w:t>
        </w:r>
      </w:ins>
      <w:r>
        <w:t>to predict trophic status</w:t>
      </w:r>
    </w:p>
    <w:p w14:paraId="11C3CE9F" w14:textId="548B4230" w:rsidR="00C960A4" w:rsidRDefault="0003467B" w:rsidP="00C960A4">
      <w:r>
        <w:t>Both TN and TP were important in different ecoregions of the US, in fact</w:t>
      </w:r>
      <w:commentRangeStart w:id="7"/>
      <w:commentRangeStart w:id="8"/>
      <w:r>
        <w:t>, there was a clear divide in the data</w:t>
      </w:r>
      <w:commentRangeEnd w:id="7"/>
      <w:r w:rsidR="001D5908">
        <w:rPr>
          <w:rStyle w:val="CommentReference"/>
        </w:rPr>
        <w:commentReference w:id="7"/>
      </w:r>
      <w:commentRangeEnd w:id="8"/>
      <w:r w:rsidR="001D5908">
        <w:rPr>
          <w:rStyle w:val="CommentReference"/>
        </w:rPr>
        <w:commentReference w:id="8"/>
      </w:r>
      <w:r>
        <w:t xml:space="preserve"> (Figure 1). I</w:t>
      </w:r>
      <w:commentRangeStart w:id="9"/>
      <w:r>
        <w:t xml:space="preserve">n the western US, consisting of the Northern Plains, Southern Plains, Xeric, and Western Mountains ecoregions, the linear models using TN as a predictor of trophic state (chlorophyll-a as a proxy) were better based on the models’ higher </w:t>
      </w:r>
      <w:ins w:id="10" w:author="Kelsey Ruehling" w:date="2022-09-13T14:11:00Z">
        <w:r w:rsidR="00F4064F">
          <w:t>R</w:t>
        </w:r>
      </w:ins>
      <w:del w:id="11" w:author="Kelsey Ruehling" w:date="2022-09-13T14:11:00Z">
        <w:r w:rsidDel="00F4064F">
          <w:delText>r</w:delText>
        </w:r>
      </w:del>
      <w:r w:rsidRPr="0003467B">
        <w:rPr>
          <w:vertAlign w:val="superscript"/>
        </w:rPr>
        <w:t>2</w:t>
      </w:r>
      <w:r>
        <w:t xml:space="preserve"> and lower AIC values. </w:t>
      </w:r>
      <w:commentRangeEnd w:id="9"/>
      <w:r w:rsidR="00405AB9">
        <w:rPr>
          <w:rStyle w:val="CommentReference"/>
        </w:rPr>
        <w:commentReference w:id="9"/>
      </w:r>
      <w:r>
        <w:t>This was contrasted by the eastern US,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596DBE">
        <w:fldChar w:fldCharType="begin"/>
      </w:r>
      <w:r w:rsidR="00596DBE">
        <w:instrText xml:space="preserve"> LINK </w:instrText>
      </w:r>
      <w:r w:rsidR="006F4543">
        <w:instrText xml:space="preserve">Excel.Sheet.12 C:\\Users\\linne\\Downloads\\PhD_code\\STOICH_NARSchallenge\\criteria_thresholds.xlsx Sheet1!R1C1:R11C15 </w:instrText>
      </w:r>
      <w:r w:rsidR="00596DBE">
        <w:instrText xml:space="preserve">\a \f 5 \h  \* MERGEFORMAT </w:instrText>
      </w:r>
      <w:r w:rsidR="00596DBE">
        <w:fldChar w:fldCharType="separate"/>
      </w:r>
    </w:p>
    <w:p w14:paraId="7479BD5D" w14:textId="771103E8" w:rsidR="00644FCB" w:rsidRDefault="00596DBE" w:rsidP="00596DBE">
      <w:pPr>
        <w:pStyle w:val="Heading3"/>
      </w:pPr>
      <w:r>
        <w:fldChar w:fldCharType="end"/>
      </w:r>
      <w:r w:rsidR="00644FCB">
        <w:t>Limitation</w:t>
      </w:r>
      <w:r w:rsidR="00D12498">
        <w:t xml:space="preserve"> and trophic state </w:t>
      </w:r>
    </w:p>
    <w:p w14:paraId="271E893F" w14:textId="56592DE7" w:rsidR="00644FCB" w:rsidRDefault="001D3902" w:rsidP="00644FCB">
      <w:r>
        <w:t>There were 718 observations of P-limited lakes, 1034 N-limited lakes, and 649 co-nutrient limited lakes across the entire dataset</w:t>
      </w:r>
      <w:r w:rsidR="00B80922">
        <w:t xml:space="preserve"> based on the criteria used (Table 1, Figure </w:t>
      </w:r>
      <w:r w:rsidR="00752333">
        <w:t>3</w:t>
      </w:r>
      <w:r w:rsidR="00B80922">
        <w:t xml:space="preserve">). </w:t>
      </w:r>
      <w:commentRangeStart w:id="12"/>
      <w:r w:rsidR="00B80922">
        <w:t>The 75</w:t>
      </w:r>
      <w:r w:rsidR="00B80922" w:rsidRPr="00B80922">
        <w:rPr>
          <w:vertAlign w:val="superscript"/>
        </w:rPr>
        <w:t>th</w:t>
      </w:r>
      <w:r w:rsidR="00B80922">
        <w:t xml:space="preserve"> percentile nutrient concentrations from the total assessed lakes dataset </w:t>
      </w:r>
      <w:r w:rsidR="006C3BD0">
        <w:t>were</w:t>
      </w:r>
      <w:r w:rsidR="00B80922">
        <w:t xml:space="preserve"> </w:t>
      </w:r>
      <w:commentRangeStart w:id="13"/>
      <w:r w:rsidR="00B80922">
        <w:t xml:space="preserve">not statistically different </w:t>
      </w:r>
      <w:commentRangeEnd w:id="13"/>
      <w:r w:rsidR="00F4064F">
        <w:rPr>
          <w:rStyle w:val="CommentReference"/>
        </w:rPr>
        <w:commentReference w:id="13"/>
      </w:r>
      <w:r w:rsidR="00B80922">
        <w:t>from the 25</w:t>
      </w:r>
      <w:r w:rsidR="00B80922" w:rsidRPr="00B80922">
        <w:rPr>
          <w:vertAlign w:val="superscript"/>
        </w:rPr>
        <w:t>th</w:t>
      </w:r>
      <w:r w:rsidR="00B80922">
        <w:t xml:space="preserve"> percentile nutrient concentrations from the reference lakes (p = 0.</w:t>
      </w:r>
      <w:r w:rsidR="000418CD">
        <w:t xml:space="preserve">135 and p = 0.159, for TP and DIN, respectively). </w:t>
      </w:r>
      <w:commentRangeEnd w:id="12"/>
      <w:r w:rsidR="00D74176">
        <w:rPr>
          <w:rStyle w:val="CommentReference"/>
        </w:rPr>
        <w:commentReference w:id="12"/>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commentRangeStart w:id="14"/>
      <w:r w:rsidR="00D12498">
        <w:t>Across the conterminous US,</w:t>
      </w:r>
      <w:r w:rsidR="00596DBE">
        <w:t xml:space="preserve"> </w:t>
      </w:r>
      <w:r w:rsidR="00D12498">
        <w:t xml:space="preserve">in 2007, 21% of lakes were </w:t>
      </w:r>
      <w:del w:id="15" w:author="Kelsey Ruehling" w:date="2022-09-13T16:42:00Z">
        <w:r w:rsidR="00D12498" w:rsidDel="00405AB9">
          <w:delText>co-nutrient</w:delText>
        </w:r>
      </w:del>
      <w:ins w:id="16" w:author="Kelsey Ruehling" w:date="2022-09-13T16:42:00Z">
        <w:r w:rsidR="00405AB9">
          <w:t>co-</w:t>
        </w:r>
      </w:ins>
      <w:del w:id="17" w:author="Kelsey Ruehling" w:date="2022-09-13T16:42:00Z">
        <w:r w:rsidR="00D12498" w:rsidDel="00405AB9">
          <w:delText xml:space="preserve"> </w:delText>
        </w:r>
      </w:del>
      <w:r w:rsidR="00D12498">
        <w:t>limited</w:t>
      </w:r>
      <w:ins w:id="18" w:author="Kelsey Ruehling" w:date="2022-09-13T16:42:00Z">
        <w:r w:rsidR="00405AB9">
          <w:t xml:space="preserve"> by both N and P</w:t>
        </w:r>
      </w:ins>
      <w:r w:rsidR="00D12498">
        <w:t xml:space="preserve">, </w:t>
      </w:r>
      <w:del w:id="19" w:author="Kelsey Ruehling" w:date="2022-09-13T16:42:00Z">
        <w:r w:rsidR="00D12498" w:rsidDel="00405AB9">
          <w:delText xml:space="preserve">which </w:delText>
        </w:r>
      </w:del>
      <w:ins w:id="20" w:author="Kelsey Ruehling" w:date="2022-09-13T16:42:00Z">
        <w:r w:rsidR="00405AB9">
          <w:t xml:space="preserve">and that number </w:t>
        </w:r>
      </w:ins>
      <w:r w:rsidR="00D12498">
        <w:t xml:space="preserve">increased to 32.3% in 2017. N-limited lakes decreased from </w:t>
      </w:r>
      <w:commentRangeStart w:id="21"/>
      <w:r w:rsidR="00D12498">
        <w:t>49.3% in 2007 to 45.9% in 2017</w:t>
      </w:r>
      <w:commentRangeEnd w:id="21"/>
      <w:r w:rsidR="00405AB9">
        <w:rPr>
          <w:rStyle w:val="CommentReference"/>
        </w:rPr>
        <w:commentReference w:id="21"/>
      </w:r>
      <w:r w:rsidR="00D12498">
        <w:t xml:space="preserve">. And in 2007, 29.7% of lakes were P-limited </w:t>
      </w:r>
      <w:del w:id="22" w:author="Kelsey Ruehling" w:date="2022-09-13T16:44:00Z">
        <w:r w:rsidR="00D12498" w:rsidDel="00405AB9">
          <w:delText>vs in 2017,</w:delText>
        </w:r>
      </w:del>
      <w:ins w:id="23" w:author="Kelsey Ruehling" w:date="2022-09-13T16:44:00Z">
        <w:r w:rsidR="00405AB9">
          <w:t>and that number decreased to</w:t>
        </w:r>
      </w:ins>
      <w:r w:rsidR="00D12498">
        <w:t xml:space="preserve"> 21.8% </w:t>
      </w:r>
      <w:del w:id="24" w:author="Kelsey Ruehling" w:date="2022-09-13T16:44:00Z">
        <w:r w:rsidR="00D12498" w:rsidDel="00405AB9">
          <w:delText>of lakes were P-limited</w:delText>
        </w:r>
      </w:del>
      <w:ins w:id="25" w:author="Kelsey Ruehling" w:date="2022-09-13T16:44:00Z">
        <w:r w:rsidR="00405AB9">
          <w:t>in 2017</w:t>
        </w:r>
      </w:ins>
      <w:r w:rsidR="00D12498">
        <w:t xml:space="preserve">. </w:t>
      </w:r>
      <w:commentRangeEnd w:id="14"/>
      <w:r w:rsidR="00D74176">
        <w:rPr>
          <w:rStyle w:val="CommentReference"/>
        </w:rPr>
        <w:commentReference w:id="14"/>
      </w:r>
    </w:p>
    <w:p w14:paraId="7B8585A5" w14:textId="5B7F7DAA" w:rsidR="001A3189" w:rsidRDefault="001A3189" w:rsidP="00644FCB">
      <w:del w:id="26" w:author="Kelsey Ruehling" w:date="2022-09-13T16:45:00Z">
        <w:r w:rsidDel="00405AB9">
          <w:lastRenderedPageBreak/>
          <w:delText>In the dataset,</w:delText>
        </w:r>
      </w:del>
      <w:ins w:id="27" w:author="Kelsey Ruehling" w:date="2022-09-13T16:45:00Z">
        <w:r w:rsidR="00405AB9">
          <w:t xml:space="preserve">Using </w:t>
        </w:r>
        <w:proofErr w:type="gramStart"/>
        <w:r w:rsidR="00405AB9">
          <w:t>chlorophyll</w:t>
        </w:r>
        <w:proofErr w:type="gramEnd"/>
        <w:r w:rsidR="00405AB9">
          <w:t xml:space="preserve"> </w:t>
        </w:r>
        <w:r w:rsidR="00405AB9">
          <w:rPr>
            <w:i/>
          </w:rPr>
          <w:t>a</w:t>
        </w:r>
        <w:r w:rsidR="00405AB9">
          <w:t xml:space="preserve"> as a proxy for trophic state, the survey data indicate that</w:t>
        </w:r>
      </w:ins>
      <w:r>
        <w:t xml:space="preserve"> there were 368 oligotrophic lakes (Oligo.), 737 mesotrophic lakes (</w:t>
      </w:r>
      <w:proofErr w:type="spellStart"/>
      <w:r>
        <w:t>Meso</w:t>
      </w:r>
      <w:proofErr w:type="spellEnd"/>
      <w:r>
        <w:t>.), 753 eutrophic lakes (</w:t>
      </w:r>
      <w:proofErr w:type="spellStart"/>
      <w:r>
        <w:t>Eutro</w:t>
      </w:r>
      <w:proofErr w:type="spellEnd"/>
      <w:r>
        <w:t xml:space="preserve">.), and 513 hypereutrophic lakes (Hyper.). </w:t>
      </w:r>
      <w:commentRangeStart w:id="28"/>
      <w:r>
        <w:t xml:space="preserve">Across the </w:t>
      </w:r>
      <w:r w:rsidR="004752CD">
        <w:t>conterminous U</w:t>
      </w:r>
      <w:r w:rsidR="00A52440">
        <w:t>.S.</w:t>
      </w:r>
      <w:r w:rsidR="004752CD">
        <w:t>, oligotrophic lakes decreased from 12.8% in 2007 to 9.2% in 2017</w:t>
      </w:r>
      <w:commentRangeEnd w:id="28"/>
      <w:r w:rsidR="00D74176">
        <w:rPr>
          <w:rStyle w:val="CommentReference"/>
        </w:rPr>
        <w:commentReference w:id="28"/>
      </w:r>
      <w:r w:rsidR="004752CD">
        <w:t xml:space="preserve">. Mesotrophic lakes also decreased from 36.6% in 2007 to 22.7% in 2017. Eutrophic and hypereutrophic lakes both showed an increase between 2007-2017 of 30.3%-43.8% and 20.3%-24.3%. </w:t>
      </w:r>
      <w:commentRangeStart w:id="29"/>
      <w:r w:rsidR="004752CD">
        <w:t>These patterns varied across ecoregions (Figure 5).</w:t>
      </w:r>
      <w:commentRangeEnd w:id="29"/>
      <w:r w:rsidR="00D74176">
        <w:rPr>
          <w:rStyle w:val="CommentReference"/>
        </w:rPr>
        <w:commentReference w:id="29"/>
      </w:r>
    </w:p>
    <w:p w14:paraId="60E14BE7" w14:textId="74FFBBDB" w:rsidR="00596DBE" w:rsidRDefault="00596DBE" w:rsidP="00596DBE">
      <w:pPr>
        <w:pStyle w:val="Heading3"/>
      </w:pPr>
      <w:r>
        <w:t>Shifts in nutrient limitation</w:t>
      </w:r>
    </w:p>
    <w:p w14:paraId="273A1CEB" w14:textId="66981052" w:rsidR="00853C76" w:rsidRPr="00853C76" w:rsidRDefault="00A27B73" w:rsidP="00853C76">
      <w:pPr>
        <w:pStyle w:val="Heading4"/>
      </w:pPr>
      <w:commentRangeStart w:id="30"/>
      <w:r>
        <w:t>Lakes</w:t>
      </w:r>
      <w:r w:rsidR="00853C76">
        <w:t xml:space="preserve"> sampled in both 2007 and 2017</w:t>
      </w:r>
      <w:commentRangeEnd w:id="30"/>
      <w:r w:rsidR="00C04F80">
        <w:rPr>
          <w:rStyle w:val="CommentReference"/>
          <w:rFonts w:asciiTheme="minorHAnsi" w:eastAsiaTheme="minorHAnsi" w:hAnsiTheme="minorHAnsi" w:cstheme="minorBidi"/>
          <w:i w:val="0"/>
          <w:iCs w:val="0"/>
          <w:color w:val="auto"/>
        </w:rPr>
        <w:commentReference w:id="30"/>
      </w:r>
    </w:p>
    <w:p w14:paraId="7D0C4A26" w14:textId="4B030F17" w:rsidR="00233ADA" w:rsidRDefault="00752333" w:rsidP="00B75E43">
      <w:commentRangeStart w:id="31"/>
      <w:r>
        <w:t>At the national scale</w:t>
      </w:r>
      <w:r w:rsidR="00E71EEF">
        <w:t xml:space="preserve"> among lakes sampled in both surveys (dotted lines in Figure </w:t>
      </w:r>
      <w:r w:rsidR="00D12498">
        <w:t>6</w:t>
      </w:r>
      <w:r w:rsidR="00E71EEF">
        <w:t>a)</w:t>
      </w:r>
      <w:r>
        <w:t>, there was a significant increase in co-nutrient limited lakes</w:t>
      </w:r>
      <w:r w:rsidR="00BB1F4A">
        <w:t xml:space="preserve"> (</w:t>
      </w:r>
      <w:r w:rsidR="00DD160A">
        <w:t>17.3</w:t>
      </w:r>
      <w:r w:rsidR="00BB1F4A">
        <w:t>%)</w:t>
      </w:r>
      <w:r>
        <w:t xml:space="preserve"> and a significant decrease in N-limited lakes</w:t>
      </w:r>
      <w:r w:rsidR="00BB1F4A">
        <w:t xml:space="preserve"> (-</w:t>
      </w:r>
      <w:r w:rsidR="00DD160A">
        <w:t>18.4</w:t>
      </w:r>
      <w:r w:rsidR="00BB1F4A">
        <w:t>%)</w:t>
      </w:r>
      <w:r>
        <w:t>.</w:t>
      </w:r>
      <w:commentRangeEnd w:id="31"/>
      <w:r w:rsidR="00C04F80">
        <w:rPr>
          <w:rStyle w:val="CommentReference"/>
        </w:rPr>
        <w:commentReference w:id="31"/>
      </w:r>
      <w:r>
        <w:t xml:space="preserve"> </w:t>
      </w:r>
      <w:ins w:id="32" w:author="Kelsey Ruehling" w:date="2022-09-13T14:43:00Z">
        <w:r w:rsidR="00C04F80">
          <w:t xml:space="preserve">At the National scale, there was no net change in the percentage of </w:t>
        </w:r>
      </w:ins>
      <w:r>
        <w:t>P-limited lakes</w:t>
      </w:r>
      <w:ins w:id="33" w:author="Kelsey Ruehling" w:date="2022-09-13T14:43:00Z">
        <w:r w:rsidR="00C04F80">
          <w:t xml:space="preserve">, but </w:t>
        </w:r>
      </w:ins>
      <w:ins w:id="34" w:author="Kelsey Ruehling" w:date="2022-09-13T14:44:00Z">
        <w:r w:rsidR="00E50255">
          <w:t>substantial changes within the</w:t>
        </w:r>
      </w:ins>
      <w:r>
        <w:t xml:space="preserve"> </w:t>
      </w:r>
      <w:del w:id="35" w:author="Kelsey Ruehling" w:date="2022-09-13T14:42:00Z">
        <w:r w:rsidDel="00C04F80">
          <w:delText>showed an insignificant</w:delText>
        </w:r>
      </w:del>
      <w:del w:id="36" w:author="Kelsey Ruehling" w:date="2022-09-13T14:43:00Z">
        <w:r w:rsidDel="00C04F80">
          <w:delText xml:space="preserve"> increase. </w:delText>
        </w:r>
        <w:r w:rsidR="00C960A4" w:rsidDel="00C04F80">
          <w:delText xml:space="preserve">There is </w:delText>
        </w:r>
        <w:r w:rsidR="00BB1F4A" w:rsidDel="00C04F80">
          <w:delText xml:space="preserve">significant variation from the national pattern </w:delText>
        </w:r>
        <w:r w:rsidR="00C960A4" w:rsidDel="00C04F80">
          <w:delText>w</w:delText>
        </w:r>
        <w:r w:rsidDel="00C04F80">
          <w:delText xml:space="preserve">hen the data are segregated into the </w:delText>
        </w:r>
      </w:del>
      <w:r>
        <w:t>nine aggregated ecoregions</w:t>
      </w:r>
      <w:r w:rsidR="00A033DA">
        <w:t xml:space="preserve"> (Figure </w:t>
      </w:r>
      <w:r w:rsidR="00D12498">
        <w:t>6</w:t>
      </w:r>
      <w:r w:rsidR="00E71EEF">
        <w:t>b</w:t>
      </w:r>
      <w:r w:rsidR="00A033DA">
        <w:t>)</w:t>
      </w:r>
      <w:r w:rsidR="00C960A4">
        <w:t xml:space="preserve">. </w:t>
      </w:r>
      <w:r w:rsidR="00233ADA">
        <w:t xml:space="preserve">In the </w:t>
      </w:r>
      <w:r w:rsidR="001D4AC9">
        <w:t>N</w:t>
      </w:r>
      <w:r w:rsidR="00233ADA">
        <w:t>orthern Appalachians, lakes shifted from co-nutrient and N-limitation (</w:t>
      </w:r>
      <w:r w:rsidR="003A161B">
        <w:t>-</w:t>
      </w:r>
      <w:r w:rsidR="001D4AC9">
        <w:t>13.4</w:t>
      </w:r>
      <w:r w:rsidR="003A161B">
        <w:t>% and -</w:t>
      </w:r>
      <w:r w:rsidR="001D4AC9">
        <w:t>20.8</w:t>
      </w:r>
      <w:r w:rsidR="003A161B">
        <w:t>%, respectively</w:t>
      </w:r>
      <w:r w:rsidR="00233ADA">
        <w:t>)</w:t>
      </w:r>
      <w:r w:rsidR="003A161B">
        <w:t xml:space="preserve"> toward P-limitation (</w:t>
      </w:r>
      <w:r w:rsidR="001D4AC9">
        <w:t>34.1%</w:t>
      </w:r>
      <w:r w:rsidR="003A161B">
        <w:t>). Lakes in the Temperate Plains shifted from N-limited (-</w:t>
      </w:r>
      <w:r w:rsidR="001D4AC9">
        <w:t>35.9</w:t>
      </w:r>
      <w:r w:rsidR="003A161B">
        <w:t>%) toward both co-limited (</w:t>
      </w:r>
      <w:r w:rsidR="001D4AC9">
        <w:t>14%</w:t>
      </w:r>
      <w:r w:rsidR="003A161B">
        <w:t>) and P-limited (</w:t>
      </w:r>
      <w:r w:rsidR="001D4AC9">
        <w:t>21.9%</w:t>
      </w:r>
      <w:r w:rsidR="003A161B">
        <w:t>). The Upper Midwest lakes shifted from being N-limited (-</w:t>
      </w:r>
      <w:r w:rsidR="001D4AC9">
        <w:t>41</w:t>
      </w:r>
      <w:r w:rsidR="003A161B">
        <w:t>%) and P-limited (-</w:t>
      </w:r>
      <w:r w:rsidR="001D4AC9">
        <w:t>24.3</w:t>
      </w:r>
      <w:r w:rsidR="003A161B">
        <w:t>%) toward co-nutrient limitation (</w:t>
      </w:r>
      <w:r w:rsidR="001D4AC9">
        <w:t>65.3</w:t>
      </w:r>
      <w:r w:rsidR="003A161B">
        <w:t>%). In the Northern Plains, lakes became more co-nutrient limited (</w:t>
      </w:r>
      <w:r w:rsidR="001D4AC9">
        <w:t>42</w:t>
      </w:r>
      <w:r w:rsidR="003A161B">
        <w:t>%) and less P-limited (-</w:t>
      </w:r>
      <w:r w:rsidR="001D4AC9">
        <w:t>28</w:t>
      </w:r>
      <w:r w:rsidR="003A161B">
        <w:t xml:space="preserve">%), </w:t>
      </w:r>
      <w:del w:id="37" w:author="Kelsey Ruehling" w:date="2022-09-13T14:45:00Z">
        <w:r w:rsidR="003A161B" w:rsidDel="00E50255">
          <w:delText>while showing an insignificant decrease in</w:delText>
        </w:r>
      </w:del>
      <w:ins w:id="38" w:author="Kelsey Ruehling" w:date="2022-09-13T14:45:00Z">
        <w:r w:rsidR="00E50255">
          <w:t>with little change in</w:t>
        </w:r>
      </w:ins>
      <w:r w:rsidR="003A161B">
        <w:t xml:space="preserve"> N-limited lakes. The Southern Plains showed the opposite pattern with a decrease in co-nutrient limitation (-</w:t>
      </w:r>
      <w:r w:rsidR="00A033DA">
        <w:t>16.8</w:t>
      </w:r>
      <w:r w:rsidR="003A161B">
        <w:t>%), increase in N-limitation (</w:t>
      </w:r>
      <w:r w:rsidR="00A033DA">
        <w:t>11.1</w:t>
      </w:r>
      <w:r w:rsidR="003A161B">
        <w:t>%), and non-sign</w:t>
      </w:r>
      <w:r w:rsidR="00305C79">
        <w:t xml:space="preserve">ificant increase in P-limited lakes. </w:t>
      </w:r>
      <w:r w:rsidR="00DD160A">
        <w:t>Western Mountains lakes shifted from P-limited (-</w:t>
      </w:r>
      <w:r w:rsidR="00A033DA">
        <w:t>19.5</w:t>
      </w:r>
      <w:r w:rsidR="00DD160A">
        <w:t>%) to co-nutrient limited (</w:t>
      </w:r>
      <w:r w:rsidR="00A033DA">
        <w:t>9.3</w:t>
      </w:r>
      <w:r w:rsidR="00DD160A">
        <w:t xml:space="preserve">%) with an insignificant increase in N-limited lakes. </w:t>
      </w:r>
      <w:r w:rsidR="003A161B">
        <w:t>In the Southern Appalachians, Coastal Plains, and Xeric ecoregions, no shifts were significant.</w:t>
      </w:r>
      <w:commentRangeStart w:id="39"/>
      <w:ins w:id="40" w:author="Kelsey Ruehling" w:date="2022-09-13T14:45:00Z">
        <w:r w:rsidR="00E50255">
          <w:t xml:space="preserve"> </w:t>
        </w:r>
        <w:commentRangeEnd w:id="39"/>
        <w:r w:rsidR="00E50255">
          <w:rPr>
            <w:rStyle w:val="CommentReference"/>
          </w:rPr>
          <w:commentReference w:id="39"/>
        </w:r>
      </w:ins>
    </w:p>
    <w:p w14:paraId="7462CBD6" w14:textId="55B303CF" w:rsidR="00853C76" w:rsidRPr="00853C76" w:rsidRDefault="00A27B73" w:rsidP="00853C76">
      <w:pPr>
        <w:pStyle w:val="Heading4"/>
      </w:pPr>
      <w:r>
        <w:t>F</w:t>
      </w:r>
      <w:r w:rsidR="00853C76">
        <w:t xml:space="preserve">ull population of lakes </w:t>
      </w:r>
    </w:p>
    <w:p w14:paraId="249144C9" w14:textId="73287F44" w:rsidR="00E74B93" w:rsidRDefault="00853C76" w:rsidP="00644FCB">
      <w:r>
        <w:t xml:space="preserve">When extrapolated to the entire population of lakes across the </w:t>
      </w:r>
      <w:r w:rsidR="00A52440">
        <w:t xml:space="preserve">U.S. </w:t>
      </w:r>
      <w:r w:rsidR="00E71EEF">
        <w:t xml:space="preserve">(solid lines in Figure </w:t>
      </w:r>
      <w:r w:rsidR="00D12498">
        <w:t>6</w:t>
      </w:r>
      <w:r w:rsidR="00E71EEF">
        <w:t>a)</w:t>
      </w:r>
      <w:r>
        <w:t xml:space="preserve">, co-nutrient limited lakes </w:t>
      </w:r>
      <w:ins w:id="41" w:author="Kelsey Ruehling" w:date="2022-09-13T14:46:00Z">
        <w:r w:rsidR="00E50255">
          <w:t xml:space="preserve">also </w:t>
        </w:r>
      </w:ins>
      <w:r>
        <w:t>increase</w:t>
      </w:r>
      <w:ins w:id="42" w:author="Kelsey Ruehling" w:date="2022-09-13T14:46:00Z">
        <w:r w:rsidR="00E50255">
          <w:t>d</w:t>
        </w:r>
      </w:ins>
      <w:r>
        <w:t xml:space="preserve"> </w:t>
      </w:r>
      <w:del w:id="43" w:author="Kelsey Ruehling" w:date="2022-09-13T14:46:00Z">
        <w:r w:rsidDel="00E50255">
          <w:delText xml:space="preserve">significantly </w:delText>
        </w:r>
      </w:del>
      <w:r>
        <w:t>(</w:t>
      </w:r>
      <w:r w:rsidR="00E71EEF">
        <w:t>11.3%</w:t>
      </w:r>
      <w:r w:rsidR="00233ADA">
        <w:t xml:space="preserve">), </w:t>
      </w:r>
      <w:ins w:id="44" w:author="Kelsey Ruehling" w:date="2022-09-13T14:48:00Z">
        <w:r w:rsidR="00E50255">
          <w:t xml:space="preserve">but </w:t>
        </w:r>
      </w:ins>
      <w:r w:rsidR="00233ADA">
        <w:t>P-limited lakes decrease</w:t>
      </w:r>
      <w:ins w:id="45" w:author="Kelsey Ruehling" w:date="2022-09-13T14:46:00Z">
        <w:r w:rsidR="00E50255">
          <w:t xml:space="preserve">d </w:t>
        </w:r>
      </w:ins>
      <w:del w:id="46" w:author="Kelsey Ruehling" w:date="2022-09-13T14:46:00Z">
        <w:r w:rsidR="00233ADA" w:rsidDel="00E50255">
          <w:delText xml:space="preserve"> significantly </w:delText>
        </w:r>
      </w:del>
      <w:r w:rsidR="00233ADA">
        <w:t>(-</w:t>
      </w:r>
      <w:r w:rsidR="00E71EEF">
        <w:t>7.9</w:t>
      </w:r>
      <w:r w:rsidR="00233ADA">
        <w:t>%)</w:t>
      </w:r>
      <w:ins w:id="47" w:author="Kelsey Ruehling" w:date="2022-09-13T14:48:00Z">
        <w:r w:rsidR="00E50255">
          <w:t>.</w:t>
        </w:r>
      </w:ins>
      <w:del w:id="48" w:author="Kelsey Ruehling" w:date="2022-09-13T14:48:00Z">
        <w:r w:rsidR="00233ADA" w:rsidDel="00E50255">
          <w:delText>,</w:delText>
        </w:r>
      </w:del>
      <w:r w:rsidR="00233ADA">
        <w:t xml:space="preserve"> </w:t>
      </w:r>
      <w:ins w:id="49" w:author="Kelsey Ruehling" w:date="2022-09-13T14:49:00Z">
        <w:r w:rsidR="00E50255">
          <w:t>Using the entire population of lakes, there was</w:t>
        </w:r>
      </w:ins>
      <w:del w:id="50" w:author="Kelsey Ruehling" w:date="2022-09-13T14:46:00Z">
        <w:r w:rsidR="00233ADA" w:rsidDel="00E50255">
          <w:delText>and N-limited lakes show an insignificant decrease</w:delText>
        </w:r>
      </w:del>
      <w:ins w:id="51" w:author="Kelsey Ruehling" w:date="2022-09-13T14:46:00Z">
        <w:r w:rsidR="00E50255">
          <w:t xml:space="preserve"> no net change in N-limited lakes</w:t>
        </w:r>
      </w:ins>
      <w:ins w:id="52" w:author="Kelsey Ruehling" w:date="2022-09-13T14:49:00Z">
        <w:r w:rsidR="00E50255">
          <w:t xml:space="preserve">, which contrasts the results of the </w:t>
        </w:r>
      </w:ins>
      <w:del w:id="53" w:author="Kelsey Ruehling" w:date="2022-09-13T14:49:00Z">
        <w:r w:rsidR="008B2133" w:rsidDel="00E50255">
          <w:delText xml:space="preserve">; indicating a difference in N vs P-limited lake shifts when assessing the full population rather than the </w:delText>
        </w:r>
      </w:del>
      <w:r w:rsidR="008B2133">
        <w:t>resampled population</w:t>
      </w:r>
      <w:del w:id="54" w:author="Kelsey Ruehling" w:date="2022-09-13T14:49:00Z">
        <w:r w:rsidR="008B2133" w:rsidDel="00E50255">
          <w:delText xml:space="preserve"> only</w:delText>
        </w:r>
      </w:del>
      <w:r w:rsidR="00233ADA">
        <w:t xml:space="preserve">. </w:t>
      </w:r>
      <w:r w:rsidR="00200BD5">
        <w:t xml:space="preserve">The trends of the resampled lakes </w:t>
      </w:r>
      <w:r w:rsidR="00B708CD">
        <w:t xml:space="preserve">were </w:t>
      </w:r>
      <w:r w:rsidR="00200BD5">
        <w:t>generally representative of the full population</w:t>
      </w:r>
      <w:r w:rsidR="008B2133">
        <w:t xml:space="preserve"> in the ecoregions</w:t>
      </w:r>
      <w:r w:rsidR="00B708CD">
        <w:t>, though magnitudes differed and there were a few stark differences</w:t>
      </w:r>
      <w:r w:rsidR="008B2133">
        <w:t xml:space="preserve"> (solid lines in Figure </w:t>
      </w:r>
      <w:r w:rsidR="00D12498">
        <w:t>6</w:t>
      </w:r>
      <w:r w:rsidR="008B2133">
        <w:t>b)</w:t>
      </w:r>
      <w:r w:rsidR="00200BD5">
        <w:t xml:space="preserve">. </w:t>
      </w:r>
      <w:ins w:id="55" w:author="Kelsey Ruehling" w:date="2022-09-13T14:50:00Z">
        <w:r w:rsidR="00E50255">
          <w:t>For example</w:t>
        </w:r>
      </w:ins>
      <w:ins w:id="56" w:author="Kelsey Ruehling" w:date="2022-09-13T14:49:00Z">
        <w:r w:rsidR="00E50255">
          <w:t>, t</w:t>
        </w:r>
      </w:ins>
      <w:del w:id="57" w:author="Kelsey Ruehling" w:date="2022-09-13T14:49:00Z">
        <w:r w:rsidR="00B708CD" w:rsidDel="00E50255">
          <w:delText>T</w:delText>
        </w:r>
      </w:del>
      <w:r w:rsidR="00B708CD">
        <w:t xml:space="preserve">here was a change </w:t>
      </w:r>
      <w:ins w:id="58" w:author="Kelsey Ruehling" w:date="2022-09-13T14:50:00Z">
        <w:r w:rsidR="00E50255">
          <w:t>in the direction</w:t>
        </w:r>
      </w:ins>
      <w:del w:id="59" w:author="Kelsey Ruehling" w:date="2022-09-13T14:50:00Z">
        <w:r w:rsidR="00B708CD" w:rsidDel="00E50255">
          <w:delText>sign</w:delText>
        </w:r>
      </w:del>
      <w:r w:rsidR="00B708CD">
        <w:t xml:space="preserve"> of the </w:t>
      </w:r>
      <w:del w:id="60" w:author="Kelsey Ruehling" w:date="2022-09-13T14:50:00Z">
        <w:r w:rsidR="00B708CD" w:rsidDel="00E50255">
          <w:delText xml:space="preserve">significant </w:delText>
        </w:r>
      </w:del>
      <w:r w:rsidR="00B708CD">
        <w:t xml:space="preserve">shift in co-nutrient limited lakes in the Northern Appalachians </w:t>
      </w:r>
      <w:del w:id="61" w:author="Kelsey Ruehling" w:date="2022-09-13T14:50:00Z">
        <w:r w:rsidR="00B708CD" w:rsidDel="00E50255">
          <w:delText xml:space="preserve">so </w:delText>
        </w:r>
      </w:del>
      <w:ins w:id="62" w:author="Kelsey Ruehling" w:date="2022-09-13T14:50:00Z">
        <w:r w:rsidR="00E50255">
          <w:t xml:space="preserve">such </w:t>
        </w:r>
      </w:ins>
      <w:r w:rsidR="00B708CD">
        <w:t>that among the full population assessment, there was a 16% increase</w:t>
      </w:r>
      <w:ins w:id="63" w:author="Kelsey Ruehling" w:date="2022-09-13T14:50:00Z">
        <w:r w:rsidR="00E50255">
          <w:t xml:space="preserve"> co</w:t>
        </w:r>
      </w:ins>
      <w:ins w:id="64" w:author="Kelsey Ruehling" w:date="2022-09-13T14:51:00Z">
        <w:r w:rsidR="00E50255">
          <w:t>mpared to a X% decrease in the resampled lakes</w:t>
        </w:r>
      </w:ins>
      <w:r w:rsidR="00B708CD">
        <w:t>.</w:t>
      </w:r>
      <w:r w:rsidR="00E74B93">
        <w:t xml:space="preserve"> </w:t>
      </w:r>
      <w:ins w:id="65" w:author="Kelsey Ruehling" w:date="2022-09-13T14:51:00Z">
        <w:r w:rsidR="00E50255">
          <w:t xml:space="preserve">The percentage of </w:t>
        </w:r>
      </w:ins>
      <w:r w:rsidR="00E74B93">
        <w:t xml:space="preserve">N-limited lakes in the Southern Appalachians and Western Mountains changed signs in the full population assessment compared to the resampled lakes assessment, </w:t>
      </w:r>
      <w:commentRangeStart w:id="66"/>
      <w:r w:rsidR="00E74B93">
        <w:t>but the shifts remained insignificant</w:t>
      </w:r>
      <w:commentRangeEnd w:id="66"/>
      <w:r w:rsidR="00E50255">
        <w:rPr>
          <w:rStyle w:val="CommentReference"/>
        </w:rPr>
        <w:commentReference w:id="66"/>
      </w:r>
      <w:r w:rsidR="00E74B93">
        <w:t xml:space="preserve">. </w:t>
      </w:r>
      <w:del w:id="67" w:author="Kelsey Ruehling" w:date="2022-09-13T14:56:00Z">
        <w:r w:rsidR="00E74B93" w:rsidDel="002B7F5F">
          <w:delText xml:space="preserve">Shifts </w:delText>
        </w:r>
      </w:del>
      <w:ins w:id="68" w:author="Kelsey Ruehling" w:date="2022-09-13T14:56:00Z">
        <w:r w:rsidR="002B7F5F">
          <w:t xml:space="preserve">There were no shifts </w:t>
        </w:r>
      </w:ins>
      <w:r w:rsidR="00E74B93">
        <w:t>in</w:t>
      </w:r>
      <w:ins w:id="69" w:author="Kelsey Ruehling" w:date="2022-09-13T14:56:00Z">
        <w:r w:rsidR="002B7F5F">
          <w:t xml:space="preserve"> the percentage of</w:t>
        </w:r>
      </w:ins>
      <w:r w:rsidR="00E74B93">
        <w:t xml:space="preserve"> P-limited lakes in the Northern Appalachians, Temperate Plains, </w:t>
      </w:r>
      <w:r w:rsidR="00DE4DBE">
        <w:t>Northern Plains, and Western Mountains</w:t>
      </w:r>
      <w:r w:rsidR="00E74B93">
        <w:t xml:space="preserve"> </w:t>
      </w:r>
      <w:del w:id="70" w:author="Kelsey Ruehling" w:date="2022-09-13T14:56:00Z">
        <w:r w:rsidR="00E74B93" w:rsidDel="002B7F5F">
          <w:delText xml:space="preserve">were insignificant </w:delText>
        </w:r>
      </w:del>
      <w:r w:rsidR="00E74B93">
        <w:t xml:space="preserve">in the full population assessment, </w:t>
      </w:r>
      <w:ins w:id="71" w:author="Kelsey Ruehling" w:date="2022-09-13T14:56:00Z">
        <w:r w:rsidR="002B7F5F">
          <w:t xml:space="preserve">but the </w:t>
        </w:r>
      </w:ins>
      <w:del w:id="72" w:author="Kelsey Ruehling" w:date="2022-09-13T14:56:00Z">
        <w:r w:rsidR="00DE4DBE" w:rsidDel="002B7F5F">
          <w:delText>compared to the</w:delText>
        </w:r>
      </w:del>
      <w:r w:rsidR="00DE4DBE">
        <w:t xml:space="preserve"> resampled population </w:t>
      </w:r>
      <w:del w:id="73" w:author="Kelsey Ruehling" w:date="2022-09-13T14:56:00Z">
        <w:r w:rsidR="00DE4DBE" w:rsidDel="002B7F5F">
          <w:delText xml:space="preserve">where </w:delText>
        </w:r>
      </w:del>
      <w:ins w:id="74" w:author="Kelsey Ruehling" w:date="2022-09-13T14:56:00Z">
        <w:r w:rsidR="002B7F5F">
          <w:t xml:space="preserve">indicated </w:t>
        </w:r>
      </w:ins>
      <w:r w:rsidR="00DE4DBE">
        <w:t>the shifts were positive</w:t>
      </w:r>
      <w:ins w:id="75" w:author="Kelsey Ruehling" w:date="2022-09-13T14:56:00Z">
        <w:r w:rsidR="002B7F5F">
          <w:t xml:space="preserve"> (X%)</w:t>
        </w:r>
      </w:ins>
      <w:r w:rsidR="00DE4DBE">
        <w:t>, positive</w:t>
      </w:r>
      <w:ins w:id="76" w:author="Kelsey Ruehling" w:date="2022-09-13T14:56:00Z">
        <w:r w:rsidR="002B7F5F">
          <w:t xml:space="preserve"> (X%)</w:t>
        </w:r>
      </w:ins>
      <w:r w:rsidR="00DE4DBE">
        <w:t>, negative</w:t>
      </w:r>
      <w:ins w:id="77" w:author="Kelsey Ruehling" w:date="2022-09-13T14:57:00Z">
        <w:r w:rsidR="002B7F5F">
          <w:t xml:space="preserve"> (X%)</w:t>
        </w:r>
      </w:ins>
      <w:r w:rsidR="00DE4DBE">
        <w:t>, and negative</w:t>
      </w:r>
      <w:ins w:id="78" w:author="Kelsey Ruehling" w:date="2022-09-13T14:57:00Z">
        <w:r w:rsidR="002B7F5F">
          <w:t xml:space="preserve"> (X%)</w:t>
        </w:r>
      </w:ins>
      <w:r w:rsidR="00DE4DBE">
        <w:t xml:space="preserve">, </w:t>
      </w:r>
      <w:commentRangeStart w:id="79"/>
      <w:r w:rsidR="00DE4DBE">
        <w:t>respectively</w:t>
      </w:r>
      <w:commentRangeEnd w:id="79"/>
      <w:r w:rsidR="002B7F5F">
        <w:rPr>
          <w:rStyle w:val="CommentReference"/>
        </w:rPr>
        <w:commentReference w:id="79"/>
      </w:r>
      <w:r w:rsidR="00DE4DBE">
        <w:t>. Finally, in the Xeric ecoregion, N-limited lakes increase</w:t>
      </w:r>
      <w:ins w:id="80" w:author="Kelsey Ruehling" w:date="2022-09-13T14:58:00Z">
        <w:r w:rsidR="002B7F5F">
          <w:t xml:space="preserve">d by </w:t>
        </w:r>
      </w:ins>
      <w:del w:id="81" w:author="Kelsey Ruehling" w:date="2022-09-13T14:58:00Z">
        <w:r w:rsidR="00DE4DBE" w:rsidDel="002B7F5F">
          <w:delText xml:space="preserve"> significantly (</w:delText>
        </w:r>
      </w:del>
      <w:r w:rsidR="00DE4DBE">
        <w:t>16.5%</w:t>
      </w:r>
      <w:del w:id="82" w:author="Kelsey Ruehling" w:date="2022-09-13T14:58:00Z">
        <w:r w:rsidR="00DE4DBE" w:rsidDel="002B7F5F">
          <w:delText>)</w:delText>
        </w:r>
      </w:del>
      <w:r w:rsidR="00DE4DBE">
        <w:t xml:space="preserve"> in the full population assessment</w:t>
      </w:r>
      <w:ins w:id="83" w:author="Kelsey Ruehling" w:date="2022-09-13T14:58:00Z">
        <w:r w:rsidR="002B7F5F">
          <w:t xml:space="preserve"> but showed no net change in the resampled lakes</w:t>
        </w:r>
      </w:ins>
      <w:r w:rsidR="00DE4DBE">
        <w:t xml:space="preserve">. </w:t>
      </w:r>
    </w:p>
    <w:p w14:paraId="73C19FAA" w14:textId="2F5C1630" w:rsidR="00A27B73" w:rsidRDefault="00A27B73" w:rsidP="00A27B73">
      <w:pPr>
        <w:pStyle w:val="Heading3"/>
      </w:pPr>
      <w:r>
        <w:lastRenderedPageBreak/>
        <w:t>Shifts in trophic status at the national scale</w:t>
      </w:r>
    </w:p>
    <w:p w14:paraId="7C2E8CC5" w14:textId="570F5474" w:rsidR="001E720A" w:rsidRDefault="001E720A" w:rsidP="001E720A">
      <w:pPr>
        <w:pStyle w:val="Heading4"/>
      </w:pPr>
      <w:commentRangeStart w:id="84"/>
      <w:r>
        <w:t>Lakes sampled in both 2007 and 2017</w:t>
      </w:r>
      <w:commentRangeEnd w:id="84"/>
      <w:r w:rsidR="00D613B6">
        <w:rPr>
          <w:rStyle w:val="CommentReference"/>
          <w:rFonts w:asciiTheme="minorHAnsi" w:eastAsiaTheme="minorHAnsi" w:hAnsiTheme="minorHAnsi" w:cstheme="minorBidi"/>
          <w:i w:val="0"/>
          <w:iCs w:val="0"/>
          <w:color w:val="auto"/>
        </w:rPr>
        <w:commentReference w:id="84"/>
      </w:r>
    </w:p>
    <w:p w14:paraId="0227C7B4" w14:textId="08ECD012" w:rsidR="001E720A" w:rsidRPr="001E720A" w:rsidRDefault="001E720A" w:rsidP="001E720A">
      <w:commentRangeStart w:id="85"/>
      <w:r>
        <w:t xml:space="preserve">At the national scale, resampled lakes became less hypereutrophic (-8.3%) and more mesotrophic (9%), </w:t>
      </w:r>
      <w:del w:id="86" w:author="Kelsey Ruehling" w:date="2022-09-13T16:47:00Z">
        <w:r w:rsidDel="00D613B6">
          <w:delText>while showing no significant change</w:delText>
        </w:r>
      </w:del>
      <w:ins w:id="87" w:author="Kelsey Ruehling" w:date="2022-09-13T16:47:00Z">
        <w:r w:rsidR="00D613B6">
          <w:t>with no net change</w:t>
        </w:r>
      </w:ins>
      <w:r>
        <w:t xml:space="preserve"> in oligotrophic and eutrophic lakes. </w:t>
      </w:r>
      <w:commentRangeEnd w:id="85"/>
      <w:r w:rsidR="00D613B6">
        <w:rPr>
          <w:rStyle w:val="CommentReference"/>
        </w:rPr>
        <w:commentReference w:id="85"/>
      </w:r>
      <w:commentRangeStart w:id="88"/>
      <w:ins w:id="89" w:author="Kelsey Ruehling" w:date="2022-09-13T16:49:00Z">
        <w:r w:rsidR="00D613B6">
          <w:t xml:space="preserve">However, at the national scale, </w:t>
        </w:r>
      </w:ins>
      <w:ins w:id="90" w:author="Kelsey Ruehling" w:date="2022-09-13T16:50:00Z">
        <w:r w:rsidR="00D613B6">
          <w:t>changes in trophic state varied by nutrient limitation category</w:t>
        </w:r>
      </w:ins>
      <w:ins w:id="91" w:author="Kelsey Ruehling" w:date="2022-09-13T16:56:00Z">
        <w:r w:rsidR="00D613B6">
          <w:t xml:space="preserve"> (Figure 7)</w:t>
        </w:r>
      </w:ins>
      <w:ins w:id="92" w:author="Kelsey Ruehling" w:date="2022-09-13T16:50:00Z">
        <w:r w:rsidR="00D613B6">
          <w:t xml:space="preserve">. </w:t>
        </w:r>
        <w:commentRangeEnd w:id="88"/>
        <w:r w:rsidR="00D613B6">
          <w:rPr>
            <w:rStyle w:val="CommentReference"/>
          </w:rPr>
          <w:commentReference w:id="88"/>
        </w:r>
      </w:ins>
      <w:r>
        <w:t xml:space="preserve">Co-nutrient limited lakes followed the overall </w:t>
      </w:r>
      <w:r w:rsidR="00844206">
        <w:t xml:space="preserve">national </w:t>
      </w:r>
      <w:r>
        <w:t xml:space="preserve">pattern, with these lakes becoming less hypereutrophic (-10.4%) and more mesotrophic (14%) </w:t>
      </w:r>
      <w:del w:id="93" w:author="Kelsey Ruehling" w:date="2022-09-13T16:51:00Z">
        <w:r w:rsidDel="00D613B6">
          <w:delText>and there was not significant change in</w:delText>
        </w:r>
      </w:del>
      <w:ins w:id="94" w:author="Kelsey Ruehling" w:date="2022-09-13T16:51:00Z">
        <w:r w:rsidR="00D613B6">
          <w:t>with marginal changes in the percentage of</w:t>
        </w:r>
      </w:ins>
      <w:r>
        <w:t xml:space="preserve"> oligotrophic or eutrophic co-limited lakes. </w:t>
      </w:r>
      <w:ins w:id="95" w:author="Kelsey Ruehling" w:date="2022-09-13T16:52:00Z">
        <w:r w:rsidR="00D613B6">
          <w:t xml:space="preserve">The only substantial shift in trophic state of </w:t>
        </w:r>
      </w:ins>
      <w:r>
        <w:t xml:space="preserve">N-limited lakes only </w:t>
      </w:r>
      <w:del w:id="96" w:author="Kelsey Ruehling" w:date="2022-09-13T16:52:00Z">
        <w:r w:rsidDel="00D613B6">
          <w:delText>had a significant increase in shifting toward</w:delText>
        </w:r>
      </w:del>
      <w:ins w:id="97" w:author="Kelsey Ruehling" w:date="2022-09-13T16:52:00Z">
        <w:r w:rsidR="00D613B6">
          <w:t>occurred with an increase in</w:t>
        </w:r>
      </w:ins>
      <w:r>
        <w:t xml:space="preserve"> hypereutroph</w:t>
      </w:r>
      <w:ins w:id="98" w:author="Kelsey Ruehling" w:date="2022-09-13T16:52:00Z">
        <w:r w:rsidR="00D613B6">
          <w:t>ic systems</w:t>
        </w:r>
      </w:ins>
      <w:del w:id="99" w:author="Kelsey Ruehling" w:date="2022-09-13T16:52:00Z">
        <w:r w:rsidDel="00D613B6">
          <w:delText>y</w:delText>
        </w:r>
      </w:del>
      <w:r>
        <w:t xml:space="preserve"> (13.7%). </w:t>
      </w:r>
      <w:commentRangeStart w:id="100"/>
      <w:ins w:id="101" w:author="Kelsey Ruehling" w:date="2022-09-13T16:53:00Z">
        <w:r w:rsidR="00D613B6">
          <w:t>P-limited lakes showed the most widespread changes in trophic state. Specifically,</w:t>
        </w:r>
      </w:ins>
      <w:del w:id="102" w:author="Kelsey Ruehling" w:date="2022-09-13T16:54:00Z">
        <w:r w:rsidDel="00D613B6">
          <w:delText>P-limited lakes</w:delText>
        </w:r>
      </w:del>
      <w:ins w:id="103" w:author="Kelsey Ruehling" w:date="2022-09-13T16:52:00Z">
        <w:r w:rsidR="00D613B6">
          <w:t xml:space="preserve"> </w:t>
        </w:r>
      </w:ins>
      <w:del w:id="104" w:author="Kelsey Ruehling" w:date="2022-09-13T16:52:00Z">
        <w:r w:rsidDel="00D613B6">
          <w:delText xml:space="preserve"> showed now significant change in mesotrophic state, but decreased</w:delText>
        </w:r>
      </w:del>
      <w:ins w:id="105" w:author="Kelsey Ruehling" w:date="2022-09-13T16:52:00Z">
        <w:r w:rsidR="00D613B6">
          <w:t>the percen</w:t>
        </w:r>
      </w:ins>
      <w:ins w:id="106" w:author="Kelsey Ruehling" w:date="2022-09-13T16:53:00Z">
        <w:r w:rsidR="00D613B6">
          <w:t>tage of</w:t>
        </w:r>
      </w:ins>
      <w:del w:id="107" w:author="Kelsey Ruehling" w:date="2022-09-13T16:53:00Z">
        <w:r w:rsidDel="00D613B6">
          <w:delText xml:space="preserve"> in</w:delText>
        </w:r>
      </w:del>
      <w:r>
        <w:t xml:space="preserve"> oligotrophic</w:t>
      </w:r>
      <w:ins w:id="108" w:author="Kelsey Ruehling" w:date="2022-09-13T16:53:00Z">
        <w:r w:rsidR="00D613B6">
          <w:t xml:space="preserve"> </w:t>
        </w:r>
      </w:ins>
      <w:ins w:id="109" w:author="Kelsey Ruehling" w:date="2022-09-13T16:54:00Z">
        <w:r w:rsidR="00D613B6">
          <w:t xml:space="preserve">and </w:t>
        </w:r>
      </w:ins>
      <w:del w:id="110" w:author="Kelsey Ruehling" w:date="2022-09-13T16:54:00Z">
        <w:r w:rsidDel="00D613B6">
          <w:delText xml:space="preserve"> (</w:delText>
        </w:r>
      </w:del>
      <w:del w:id="111" w:author="Kelsey Ruehling" w:date="2022-09-13T16:53:00Z">
        <w:r w:rsidDel="00D613B6">
          <w:delText>-</w:delText>
        </w:r>
        <w:r w:rsidR="00844206" w:rsidDel="00D613B6">
          <w:delText>12.9</w:delText>
        </w:r>
        <w:r w:rsidDel="00D613B6">
          <w:delText>%</w:delText>
        </w:r>
      </w:del>
      <w:del w:id="112" w:author="Kelsey Ruehling" w:date="2022-09-13T16:54:00Z">
        <w:r w:rsidDel="00D613B6">
          <w:delText xml:space="preserve">) and </w:delText>
        </w:r>
      </w:del>
      <w:r>
        <w:t xml:space="preserve">hypereutrophic </w:t>
      </w:r>
      <w:ins w:id="113" w:author="Kelsey Ruehling" w:date="2022-09-13T16:54:00Z">
        <w:r w:rsidR="00D613B6">
          <w:t xml:space="preserve">lakes decreased </w:t>
        </w:r>
      </w:ins>
      <w:r>
        <w:t>(</w:t>
      </w:r>
      <w:ins w:id="114" w:author="Kelsey Ruehling" w:date="2022-09-13T16:53:00Z">
        <w:r w:rsidR="00D613B6">
          <w:t xml:space="preserve">-12.9% and </w:t>
        </w:r>
      </w:ins>
      <w:r>
        <w:t>-</w:t>
      </w:r>
      <w:r w:rsidR="00844206">
        <w:t>23.9</w:t>
      </w:r>
      <w:r>
        <w:t>%</w:t>
      </w:r>
      <w:ins w:id="115" w:author="Kelsey Ruehling" w:date="2022-09-13T16:53:00Z">
        <w:r w:rsidR="00D613B6">
          <w:t xml:space="preserve"> respectively</w:t>
        </w:r>
      </w:ins>
      <w:r>
        <w:t>)</w:t>
      </w:r>
      <w:ins w:id="116" w:author="Kelsey Ruehling" w:date="2022-09-13T16:54:00Z">
        <w:r w:rsidR="00D613B6">
          <w:t xml:space="preserve">, while the </w:t>
        </w:r>
      </w:ins>
      <w:del w:id="117" w:author="Kelsey Ruehling" w:date="2022-09-13T16:54:00Z">
        <w:r w:rsidDel="00D613B6">
          <w:delText xml:space="preserve"> states and increased in eutrophic </w:delText>
        </w:r>
        <w:r w:rsidR="00844206" w:rsidDel="00D613B6">
          <w:delText>state</w:delText>
        </w:r>
      </w:del>
      <w:ins w:id="118" w:author="Kelsey Ruehling" w:date="2022-09-13T16:54:00Z">
        <w:r w:rsidR="00D613B6">
          <w:t>percentage of eutrophic lakes increased by</w:t>
        </w:r>
      </w:ins>
      <w:r w:rsidR="00844206">
        <w:t xml:space="preserve"> </w:t>
      </w:r>
      <w:del w:id="119" w:author="Kelsey Ruehling" w:date="2022-09-13T16:54:00Z">
        <w:r w:rsidR="00844206" w:rsidDel="00D613B6">
          <w:delText>(</w:delText>
        </w:r>
      </w:del>
      <w:r w:rsidR="00844206">
        <w:t>35%</w:t>
      </w:r>
      <w:del w:id="120" w:author="Kelsey Ruehling" w:date="2022-09-13T16:54:00Z">
        <w:r w:rsidR="00844206" w:rsidDel="00D613B6">
          <w:delText>)</w:delText>
        </w:r>
      </w:del>
      <w:del w:id="121" w:author="Kelsey Ruehling" w:date="2022-09-13T16:56:00Z">
        <w:r w:rsidR="00AC03F2" w:rsidDel="00D613B6">
          <w:delText xml:space="preserve"> (Figure 7)</w:delText>
        </w:r>
      </w:del>
      <w:r w:rsidR="00844206">
        <w:t>.</w:t>
      </w:r>
      <w:r>
        <w:t xml:space="preserve"> </w:t>
      </w:r>
      <w:commentRangeEnd w:id="100"/>
      <w:r w:rsidR="00D613B6">
        <w:rPr>
          <w:rStyle w:val="CommentReference"/>
        </w:rPr>
        <w:commentReference w:id="100"/>
      </w:r>
    </w:p>
    <w:p w14:paraId="3FC2381C" w14:textId="77777777" w:rsidR="001E720A" w:rsidRPr="00853C76" w:rsidRDefault="001E720A" w:rsidP="001E720A">
      <w:pPr>
        <w:pStyle w:val="Heading4"/>
      </w:pPr>
      <w:r>
        <w:t xml:space="preserve">Full population of lakes </w:t>
      </w:r>
    </w:p>
    <w:p w14:paraId="7BD6B781" w14:textId="46A5DC1F" w:rsidR="00A27B73" w:rsidRDefault="00A27B73" w:rsidP="00A27B73">
      <w:r>
        <w:t>Th</w:t>
      </w:r>
      <w:r w:rsidR="001E720A">
        <w:t>e resampled lakes</w:t>
      </w:r>
      <w:r>
        <w:t xml:space="preserve"> result</w:t>
      </w:r>
      <w:r w:rsidR="001E720A">
        <w:t>s</w:t>
      </w:r>
      <w:r>
        <w:t xml:space="preserve"> differ</w:t>
      </w:r>
      <w:r w:rsidR="001E720A">
        <w:t>ed</w:t>
      </w:r>
      <w:r>
        <w:t xml:space="preserve"> significantly from the full population estimate</w:t>
      </w:r>
      <w:ins w:id="122" w:author="Kelsey Ruehling" w:date="2022-09-13T16:56:00Z">
        <w:r w:rsidR="00D613B6">
          <w:t xml:space="preserve"> (Figure 7)</w:t>
        </w:r>
      </w:ins>
      <w:r>
        <w:t xml:space="preserve">. When </w:t>
      </w:r>
      <w:commentRangeStart w:id="123"/>
      <w:r>
        <w:t>considering all the lakes in the NLA survey years 2007 and 2017</w:t>
      </w:r>
      <w:commentRangeEnd w:id="123"/>
      <w:r w:rsidR="00D613B6">
        <w:rPr>
          <w:rStyle w:val="CommentReference"/>
        </w:rPr>
        <w:commentReference w:id="123"/>
      </w:r>
      <w:r>
        <w:t>,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734E">
        <w:t>13.2</w:t>
      </w:r>
      <w:r w:rsidR="00844206">
        <w:t>%) and hypereutrophic (-</w:t>
      </w:r>
      <w:r w:rsidR="008D734E">
        <w:t>4</w:t>
      </w:r>
      <w:r w:rsidR="00844206">
        <w:t>%) toward eutrophic (</w:t>
      </w:r>
      <w:r w:rsidR="008D734E">
        <w:t>21</w:t>
      </w:r>
      <w:r w:rsidR="00844206">
        <w:t>%) status with no significant change in oligotrophic status. N-limited lakes followed the national pattern, becoming less oligotrophic (-</w:t>
      </w:r>
      <w:r w:rsidR="008D734E">
        <w:t>3.8</w:t>
      </w:r>
      <w:r w:rsidR="00844206">
        <w:t>%) and mesotrophic (-</w:t>
      </w:r>
      <w:r w:rsidR="008D734E">
        <w:t>19.6</w:t>
      </w:r>
      <w:r w:rsidR="00844206">
        <w:t>%) and more eutrophic (</w:t>
      </w:r>
      <w:r w:rsidR="008D734E">
        <w:t>7.9</w:t>
      </w:r>
      <w:r w:rsidR="00844206">
        <w:t>%) and hypereutrophic (</w:t>
      </w:r>
      <w:r w:rsidR="008D734E">
        <w:t>15.6</w:t>
      </w:r>
      <w:r w:rsidR="00844206">
        <w:t>%). P-limited lakes showed a significant decrease in oligotrophic lakes (-</w:t>
      </w:r>
      <w:r w:rsidR="008D734E">
        <w:t>5.8</w:t>
      </w:r>
      <w:r w:rsidR="00844206">
        <w:t xml:space="preserve">%) and </w:t>
      </w:r>
      <w:r w:rsidR="008D734E">
        <w:t>a significant increase in eutrophic lakes (14.6%) with no significant changes in mesotrophic or hypereutrophic status lakes</w:t>
      </w:r>
      <w:ins w:id="124" w:author="Kelsey Ruehling" w:date="2022-09-13T16:57:00Z">
        <w:r w:rsidR="0087176F">
          <w:t>.</w:t>
        </w:r>
      </w:ins>
      <w:del w:id="125" w:author="Kelsey Ruehling" w:date="2022-09-13T16:57:00Z">
        <w:r w:rsidR="00AC03F2" w:rsidDel="0087176F">
          <w:delText xml:space="preserve"> (Figure 7)</w:delText>
        </w:r>
        <w:r w:rsidR="008D734E" w:rsidDel="0087176F">
          <w:delText xml:space="preserve">. </w:delText>
        </w:r>
      </w:del>
    </w:p>
    <w:p w14:paraId="6F19B3B5" w14:textId="3C5A805D" w:rsidR="00735EBD" w:rsidRDefault="00735EBD" w:rsidP="00735EBD">
      <w:pPr>
        <w:pStyle w:val="Heading1"/>
      </w:pPr>
      <w:r>
        <w:t>Discussion</w:t>
      </w:r>
    </w:p>
    <w:p w14:paraId="76FB4892" w14:textId="113A8618" w:rsidR="002F6299" w:rsidRDefault="00A520EF" w:rsidP="002F6299">
      <w:pPr>
        <w:pStyle w:val="ListParagraph"/>
        <w:numPr>
          <w:ilvl w:val="0"/>
          <w:numId w:val="18"/>
        </w:numPr>
      </w:pPr>
      <w:r>
        <w:t xml:space="preserve">This study intended to answer questions of nutrient limitation and water quality in </w:t>
      </w:r>
      <w:r w:rsidR="00A52440">
        <w:t xml:space="preserve">U.S. </w:t>
      </w:r>
      <w:r>
        <w:t xml:space="preserve">lakes and through that to support efforts related to nutrient management strategies. </w:t>
      </w:r>
    </w:p>
    <w:p w14:paraId="76DA5C0A" w14:textId="71225317" w:rsidR="002F6299" w:rsidRDefault="00A520EF" w:rsidP="00A520EF">
      <w:pPr>
        <w:pStyle w:val="ListParagraph"/>
        <w:numPr>
          <w:ilvl w:val="1"/>
          <w:numId w:val="18"/>
        </w:numPr>
      </w:pPr>
      <w:r>
        <w:t xml:space="preserve">We found important regional differences in the drivers of trophic state. In the Western US, TN </w:t>
      </w:r>
      <w:commentRangeStart w:id="126"/>
      <w:r>
        <w:t xml:space="preserve">was the stronger driver of </w:t>
      </w:r>
      <w:commentRangeEnd w:id="126"/>
      <w:r w:rsidR="0087176F">
        <w:rPr>
          <w:rStyle w:val="CommentReference"/>
        </w:rPr>
        <w:commentReference w:id="126"/>
      </w:r>
      <w:r>
        <w:t xml:space="preserve">eutrophication compared to in the Easter </w:t>
      </w:r>
      <w:r w:rsidR="00A52440">
        <w:t xml:space="preserve">U.S. </w:t>
      </w:r>
      <w:r>
        <w:t>where TP was the more influential driver</w:t>
      </w:r>
      <w:r w:rsidR="004F142C">
        <w:t xml:space="preserve"> (Figures 1, 2)</w:t>
      </w:r>
      <w:r>
        <w:t xml:space="preserve">. </w:t>
      </w:r>
    </w:p>
    <w:p w14:paraId="0DDF0AB3" w14:textId="4BC4AA19" w:rsidR="00120F07" w:rsidRDefault="00120F07" w:rsidP="00120F07">
      <w:pPr>
        <w:pStyle w:val="ListParagraph"/>
        <w:numPr>
          <w:ilvl w:val="2"/>
          <w:numId w:val="18"/>
        </w:numPr>
      </w:pPr>
      <w:r>
        <w:t xml:space="preserve">Regional scale processes can influence nutrient composition in lakes, including N-deposition </w:t>
      </w:r>
      <w:r w:rsidR="00B66DB4">
        <w:fldChar w:fldCharType="begin"/>
      </w:r>
      <w:r w:rsidR="00B66DB4">
        <w:instrText xml:space="preserve"> ADDIN ZOTERO_ITEM CSL_CITATION {"citationID":"j6xYiCLh","properties":{"formattedCitation":"(Burns, 2004)","plainCitation":"(Burns, 2004)","noteIndex":0},"citationItems":[{"id":750,"uris":["http://zotero.org/users/7424350/items/IDYIJXHG"],"itemData":{"id":750,"type":"article-journal","abstract":"The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reserved.","container-title":"Environmental pollution (Barking, Essex : 1987)","DOI":"10.1016/S0269-7491(03)00264-1","issue":"2","note":"publisher: Environ Pollut","page":"257-269","title":"The effects of atmospheric nitrogen deposition in the Rocky Mountains of Colorado and southern Wyoming, USA-a critical review","volume":"127","author":[{"family":"Burns","given":"Douglas A."}],"issued":{"date-parts":[["2004",2]]}}}],"schema":"https://github.com/citation-style-language/schema/raw/master/csl-citation.json"} </w:instrText>
      </w:r>
      <w:r w:rsidR="00B66DB4">
        <w:fldChar w:fldCharType="separate"/>
      </w:r>
      <w:r w:rsidR="00B66DB4" w:rsidRPr="00B66DB4">
        <w:rPr>
          <w:rFonts w:ascii="Calibri" w:hAnsi="Calibri" w:cs="Calibri"/>
        </w:rPr>
        <w:t>(Burns, 2004)</w:t>
      </w:r>
      <w:r w:rsidR="00B66DB4">
        <w:fldChar w:fldCharType="end"/>
      </w:r>
      <w:r w:rsidR="00B66DB4">
        <w:t xml:space="preserve"> </w:t>
      </w:r>
      <w:r>
        <w:t xml:space="preserve">and vegetation characteristics </w:t>
      </w:r>
      <w:r>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fldChar w:fldCharType="separate"/>
      </w:r>
      <w:r w:rsidR="00B66DB4" w:rsidRPr="00B66DB4">
        <w:rPr>
          <w:rFonts w:ascii="Calibri" w:hAnsi="Calibri" w:cs="Calibri"/>
          <w:szCs w:val="24"/>
        </w:rPr>
        <w:t>(Kopáček et al., 2000)</w:t>
      </w:r>
      <w:r>
        <w:fldChar w:fldCharType="end"/>
      </w:r>
      <w:r>
        <w:t>.</w:t>
      </w:r>
    </w:p>
    <w:p w14:paraId="119A01A0" w14:textId="7C8D1786" w:rsidR="0018252A" w:rsidRDefault="0018252A" w:rsidP="0018252A">
      <w:pPr>
        <w:pStyle w:val="ListParagraph"/>
        <w:numPr>
          <w:ilvl w:val="2"/>
          <w:numId w:val="18"/>
        </w:numPr>
      </w:pPr>
      <w:r>
        <w:t xml:space="preserve">Potential explanations for </w:t>
      </w:r>
      <w:r w:rsidR="00B66DB4">
        <w:t xml:space="preserve">the difference in trophic state predictor </w:t>
      </w:r>
      <w:r>
        <w:t xml:space="preserve">include the differences between the Eastern and Western US. The ecoregions of the eastern </w:t>
      </w:r>
      <w:r w:rsidR="00A52440">
        <w:t xml:space="preserve">U.S. </w:t>
      </w:r>
      <w:r>
        <w:t xml:space="preserve">are generally characterized by greater forest and agricultural land cover, whereas the Western </w:t>
      </w:r>
      <w:r w:rsidR="00A52440">
        <w:t xml:space="preserve">U.S. </w:t>
      </w:r>
      <w:r>
        <w:t xml:space="preserve">is characterized by greater grasslands and </w:t>
      </w:r>
      <w:proofErr w:type="gramStart"/>
      <w:r>
        <w:t>pasture land</w:t>
      </w:r>
      <w:proofErr w:type="gramEnd"/>
      <w:r>
        <w:t xml:space="preserve"> cover.</w:t>
      </w:r>
    </w:p>
    <w:p w14:paraId="43729238" w14:textId="523C6EB6" w:rsidR="0018252A" w:rsidRDefault="0018252A" w:rsidP="0018252A">
      <w:pPr>
        <w:pStyle w:val="ListParagraph"/>
        <w:numPr>
          <w:ilvl w:val="2"/>
          <w:numId w:val="18"/>
        </w:numPr>
      </w:pPr>
      <w:commentRangeStart w:id="127"/>
      <w:r>
        <w:t xml:space="preserve">Additionally, N-deposition has demonstrated its potential detrimental impacts on Western ecosystems </w:t>
      </w:r>
      <w:r>
        <w:fldChar w:fldCharType="begin"/>
      </w:r>
      <w:r>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fldChar w:fldCharType="separate"/>
      </w:r>
      <w:r w:rsidRPr="0018252A">
        <w:rPr>
          <w:rFonts w:ascii="Calibri" w:hAnsi="Calibri" w:cs="Calibri"/>
        </w:rPr>
        <w:t>(Fenn et al., 2003)</w:t>
      </w:r>
      <w:r>
        <w:fldChar w:fldCharType="end"/>
      </w:r>
      <w:commentRangeEnd w:id="127"/>
      <w:r w:rsidR="0087176F">
        <w:rPr>
          <w:rStyle w:val="CommentReference"/>
        </w:rPr>
        <w:commentReference w:id="127"/>
      </w:r>
      <w:r>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120F07">
        <w:rPr>
          <w:rFonts w:ascii="Calibri" w:hAnsi="Calibri" w:cs="Calibri"/>
        </w:rPr>
        <w:t>(Sabo et al., 2021)</w:t>
      </w:r>
      <w:r w:rsidR="00120F07">
        <w:fldChar w:fldCharType="end"/>
      </w:r>
      <w:r w:rsidR="00120F07">
        <w:t>.</w:t>
      </w:r>
    </w:p>
    <w:p w14:paraId="4462D999" w14:textId="547CB3DF" w:rsidR="00120F07" w:rsidRDefault="00120F07" w:rsidP="0018252A">
      <w:pPr>
        <w:pStyle w:val="ListParagraph"/>
        <w:numPr>
          <w:ilvl w:val="2"/>
          <w:numId w:val="18"/>
        </w:numPr>
      </w:pPr>
      <w:commentRangeStart w:id="128"/>
      <w:r>
        <w:t xml:space="preserve">Understanding these different regional drivers may assist in eutrophication management and mitigation. </w:t>
      </w:r>
      <w:commentRangeEnd w:id="128"/>
      <w:r w:rsidR="0087176F">
        <w:rPr>
          <w:rStyle w:val="CommentReference"/>
        </w:rPr>
        <w:commentReference w:id="128"/>
      </w:r>
    </w:p>
    <w:p w14:paraId="77DC1BE4" w14:textId="503A1974" w:rsidR="00AE3978" w:rsidRDefault="002131B6" w:rsidP="00120F07">
      <w:pPr>
        <w:pStyle w:val="ListParagraph"/>
        <w:numPr>
          <w:ilvl w:val="0"/>
          <w:numId w:val="18"/>
        </w:numPr>
      </w:pPr>
      <w:commentRangeStart w:id="129"/>
      <w:r>
        <w:lastRenderedPageBreak/>
        <w:t xml:space="preserve">Assessing shifts only in the lakes </w:t>
      </w:r>
      <w:ins w:id="130" w:author="Kelsey Ruehling" w:date="2022-09-13T17:00:00Z">
        <w:r w:rsidR="0087176F">
          <w:t>re-</w:t>
        </w:r>
      </w:ins>
      <w:r>
        <w:t>sampled in multiple NLA surveys can help provide general trends but may not adequately estimate the changes in the full population of lakes.</w:t>
      </w:r>
      <w:commentRangeEnd w:id="129"/>
      <w:r w:rsidR="0087176F">
        <w:rPr>
          <w:rStyle w:val="CommentReference"/>
        </w:rPr>
        <w:commentReference w:id="129"/>
      </w:r>
    </w:p>
    <w:p w14:paraId="0817CF1E" w14:textId="5BF51678" w:rsidR="002131B6" w:rsidRDefault="002131B6" w:rsidP="00AE3978">
      <w:pPr>
        <w:pStyle w:val="ListParagraph"/>
        <w:numPr>
          <w:ilvl w:val="1"/>
          <w:numId w:val="18"/>
        </w:numPr>
      </w:pPr>
      <w:r>
        <w:t>Therefore, this discussion uses the shift estimates from the full population</w:t>
      </w:r>
      <w:r w:rsidR="00AE3978">
        <w:t>, but note that there is significant error around both these population estimates as well as the resampled lake shift estimates (</w:t>
      </w:r>
      <w:commentRangeStart w:id="131"/>
      <w:r w:rsidR="00AE3978">
        <w:t>solid bars in Figure 6, 7)</w:t>
      </w:r>
      <w:r>
        <w:t xml:space="preserve">. </w:t>
      </w:r>
      <w:commentRangeEnd w:id="131"/>
      <w:r w:rsidR="0087176F">
        <w:rPr>
          <w:rStyle w:val="CommentReference"/>
        </w:rPr>
        <w:commentReference w:id="131"/>
      </w:r>
    </w:p>
    <w:p w14:paraId="3E770F00" w14:textId="304B063C" w:rsidR="00D915AE" w:rsidRDefault="00D915AE" w:rsidP="00D915AE">
      <w:pPr>
        <w:pStyle w:val="ListParagraph"/>
        <w:numPr>
          <w:ilvl w:val="1"/>
          <w:numId w:val="18"/>
        </w:numPr>
      </w:pPr>
      <w:commentRangeStart w:id="132"/>
      <w:r>
        <w:t xml:space="preserve">We should note that in this study, we are assuming limitation for whole lake ecosystems and using total and dissolved nutrient pools rather than understanding specifics about the real species communities and their nutrient requirements.  </w:t>
      </w:r>
      <w:r>
        <w:tab/>
      </w:r>
    </w:p>
    <w:p w14:paraId="493AFC6B" w14:textId="7CA032D9" w:rsidR="00D915AE" w:rsidRDefault="00D915AE" w:rsidP="00D915AE">
      <w:pPr>
        <w:pStyle w:val="ListParagraph"/>
        <w:numPr>
          <w:ilvl w:val="2"/>
          <w:numId w:val="18"/>
        </w:numPr>
      </w:pPr>
      <w:r>
        <w:t xml:space="preserve">We acknowledge that limitation and trophic status likely depend on a lot of criteria, and here we are using the readily available nutrient and chlorophyll-a concentrations as proxy measurements. </w:t>
      </w:r>
    </w:p>
    <w:p w14:paraId="5FF5945C" w14:textId="3F6BC826" w:rsidR="00D915AE" w:rsidRDefault="00D915AE" w:rsidP="00AE3978">
      <w:pPr>
        <w:pStyle w:val="ListParagraph"/>
        <w:numPr>
          <w:ilvl w:val="3"/>
          <w:numId w:val="18"/>
        </w:numPr>
      </w:pPr>
      <w:r>
        <w:t>Rather than relying on experimental data</w:t>
      </w:r>
      <w:r w:rsidR="00AE3978">
        <w:t xml:space="preserve">, which requires extensive time and money, we hope this may serve as a method to estimate limitation and water quality using the resources available. </w:t>
      </w:r>
      <w:commentRangeEnd w:id="132"/>
      <w:r w:rsidR="0087176F">
        <w:rPr>
          <w:rStyle w:val="CommentReference"/>
        </w:rPr>
        <w:commentReference w:id="132"/>
      </w:r>
    </w:p>
    <w:p w14:paraId="4F0D5032" w14:textId="72723AED" w:rsidR="00120F07" w:rsidRDefault="00B66DB4" w:rsidP="00D915AE">
      <w:pPr>
        <w:pStyle w:val="ListParagraph"/>
        <w:numPr>
          <w:ilvl w:val="0"/>
          <w:numId w:val="18"/>
        </w:numPr>
      </w:pPr>
      <w:commentRangeStart w:id="133"/>
      <w:r>
        <w:t xml:space="preserve">Across the conterminous US, co-nutrient limited lakes increased between 2007 and 2017, while single nutrient limitation decreased. However, N-limited lakes were still the most prevalent. </w:t>
      </w:r>
    </w:p>
    <w:p w14:paraId="5AE71072" w14:textId="75B5C7D8" w:rsidR="00B66DB4" w:rsidRDefault="00B66DB4" w:rsidP="00AE3978">
      <w:pPr>
        <w:pStyle w:val="ListParagraph"/>
        <w:numPr>
          <w:ilvl w:val="1"/>
          <w:numId w:val="18"/>
        </w:numPr>
      </w:pPr>
      <w:r>
        <w:t xml:space="preserve">Within the nine aggregated ecoregions, we see N-limitation increasing in the Southern Plains and Xeric regions, and co-nutrient limitation increasing in the Northern Appalachians, Temperate Plains, Upper Midwest, Northern Plains, and Western Mountains. P-limitation did not increase in any of the ecoregions. </w:t>
      </w:r>
    </w:p>
    <w:p w14:paraId="589CF8A7" w14:textId="3F2C6051" w:rsidR="002131B6" w:rsidRDefault="002131B6" w:rsidP="00AE3978">
      <w:pPr>
        <w:pStyle w:val="ListParagraph"/>
        <w:numPr>
          <w:ilvl w:val="2"/>
          <w:numId w:val="18"/>
        </w:numPr>
      </w:pPr>
      <w:r>
        <w:t xml:space="preserve">These shifts toward co-nutrient limitation in addition to the shift toward greater eutrophication across the </w:t>
      </w:r>
      <w:r w:rsidR="00A52440">
        <w:t xml:space="preserve">U.S. </w:t>
      </w:r>
      <w:r w:rsidR="005063AA">
        <w:t xml:space="preserve">in all limitation categories </w:t>
      </w:r>
      <w:r>
        <w:t>may</w:t>
      </w:r>
      <w:r w:rsidR="004F142C">
        <w:t xml:space="preserve"> be indicative of the extent of nutrient excess plaguing our freshwaters </w:t>
      </w:r>
      <w:r w:rsidR="004F142C">
        <w:fldChar w:fldCharType="begin"/>
      </w:r>
      <w:r w:rsidR="004F142C">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rsidR="004F142C">
        <w:fldChar w:fldCharType="separate"/>
      </w:r>
      <w:r w:rsidR="004F142C" w:rsidRPr="00AE3978">
        <w:rPr>
          <w:rFonts w:ascii="Calibri" w:hAnsi="Calibri" w:cs="Calibri"/>
        </w:rPr>
        <w:t>(Dodds et al., 2008, 2011)</w:t>
      </w:r>
      <w:r w:rsidR="004F142C">
        <w:fldChar w:fldCharType="end"/>
      </w:r>
      <w:r w:rsidR="004F142C">
        <w:t xml:space="preserve"> and the potential for these lakes to swing back and forth between limitation statuses as some of these co-nutrient limited lakes occur in high nutrient conditions (Figure 3). </w:t>
      </w:r>
      <w:commentRangeEnd w:id="133"/>
      <w:r w:rsidR="0087176F">
        <w:rPr>
          <w:rStyle w:val="CommentReference"/>
        </w:rPr>
        <w:commentReference w:id="133"/>
      </w:r>
    </w:p>
    <w:p w14:paraId="246F9817" w14:textId="18D9EB7F" w:rsidR="004F142C" w:rsidRDefault="00B514BE" w:rsidP="004F142C">
      <w:pPr>
        <w:pStyle w:val="ListParagraph"/>
        <w:numPr>
          <w:ilvl w:val="0"/>
          <w:numId w:val="18"/>
        </w:numPr>
      </w:pPr>
      <w:commentRangeStart w:id="134"/>
      <w:r>
        <w:t xml:space="preserve">Nutrient limitation and trophic state shifts in </w:t>
      </w:r>
      <w:r w:rsidR="00A52440">
        <w:t xml:space="preserve">U.S. </w:t>
      </w:r>
      <w:r>
        <w:t xml:space="preserve">lakes may help identify key nutrients to focus on in induvial management plans. </w:t>
      </w:r>
    </w:p>
    <w:p w14:paraId="5ADF24BA" w14:textId="5656F4A6" w:rsidR="00B514BE" w:rsidRDefault="00B514BE" w:rsidP="00B514BE">
      <w:pPr>
        <w:pStyle w:val="ListParagraph"/>
        <w:numPr>
          <w:ilvl w:val="1"/>
          <w:numId w:val="18"/>
        </w:numPr>
      </w:pPr>
      <w:r>
        <w:t xml:space="preserve">Hypereutrophic lakes across the </w:t>
      </w:r>
      <w:r w:rsidR="00A52440">
        <w:t xml:space="preserve">U.S. </w:t>
      </w:r>
      <w:r>
        <w:t xml:space="preserve">increased in </w:t>
      </w:r>
      <w:r w:rsidR="005063AA">
        <w:t xml:space="preserve">N-limited lakes only, while oligotrophic lakes decreased in single-nutrient limited lakes. </w:t>
      </w:r>
    </w:p>
    <w:p w14:paraId="4A6099A3" w14:textId="28EF53FA" w:rsidR="00B347C3" w:rsidRDefault="005063AA" w:rsidP="005063AA">
      <w:pPr>
        <w:pStyle w:val="ListParagraph"/>
        <w:numPr>
          <w:ilvl w:val="2"/>
          <w:numId w:val="18"/>
        </w:numPr>
      </w:pPr>
      <w:r>
        <w:t xml:space="preserve">Understanding which nutrient is more impactful via its limitation status can serve as a starting point for determining strategies toward improved water </w:t>
      </w:r>
      <w:r w:rsidR="00B347C3">
        <w:t>quality and may require a balanced approach</w:t>
      </w:r>
      <w:r>
        <w:t>.</w:t>
      </w:r>
    </w:p>
    <w:p w14:paraId="00756CB9" w14:textId="2151F36B" w:rsidR="00B347C3" w:rsidRDefault="00B347C3" w:rsidP="00B347C3">
      <w:pPr>
        <w:pStyle w:val="ListParagraph"/>
        <w:numPr>
          <w:ilvl w:val="3"/>
          <w:numId w:val="18"/>
        </w:numPr>
      </w:pPr>
      <w:r>
        <w:t xml:space="preserve">For example, reductions in P pollution lead to the accumulation of N in large lakes across the world </w:t>
      </w:r>
      <w:r>
        <w:fldChar w:fldCharType="begin"/>
      </w:r>
      <w:r>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fldChar w:fldCharType="separate"/>
      </w:r>
      <w:r w:rsidRPr="00B347C3">
        <w:rPr>
          <w:rFonts w:ascii="Calibri" w:hAnsi="Calibri" w:cs="Calibri"/>
        </w:rPr>
        <w:t>(Finlay et al., 2013)</w:t>
      </w:r>
      <w:r>
        <w:fldChar w:fldCharType="end"/>
      </w:r>
      <w:r>
        <w:t>.</w:t>
      </w:r>
    </w:p>
    <w:p w14:paraId="5FF40B83" w14:textId="4117D003" w:rsidR="00B347C3" w:rsidRDefault="00B347C3" w:rsidP="00B347C3">
      <w:pPr>
        <w:pStyle w:val="ListParagraph"/>
        <w:numPr>
          <w:ilvl w:val="3"/>
          <w:numId w:val="18"/>
        </w:numPr>
      </w:pPr>
      <w:r>
        <w:t>Additionally, balancing nutrient stoichiometry may be one way to remediate eutrophic lakes</w:t>
      </w:r>
      <w:r w:rsidR="0053396B">
        <w:t xml:space="preserve">, while also controlling the input of excess nutrients </w:t>
      </w:r>
      <w:r w:rsidR="0053396B">
        <w:fldChar w:fldCharType="begin"/>
      </w:r>
      <w:r w:rsidR="0053396B">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rsidR="0053396B">
        <w:fldChar w:fldCharType="separate"/>
      </w:r>
      <w:r w:rsidR="0053396B" w:rsidRPr="0053396B">
        <w:rPr>
          <w:rFonts w:ascii="Calibri" w:hAnsi="Calibri" w:cs="Calibri"/>
        </w:rPr>
        <w:t>(Stutter et al., 2018)</w:t>
      </w:r>
      <w:r w:rsidR="0053396B">
        <w:fldChar w:fldCharType="end"/>
      </w:r>
      <w:r w:rsidR="0053396B">
        <w:t>.</w:t>
      </w:r>
    </w:p>
    <w:p w14:paraId="4993DD87" w14:textId="5DAD27E0" w:rsidR="0053396B" w:rsidRDefault="0053396B" w:rsidP="008B1793">
      <w:pPr>
        <w:pStyle w:val="ListParagraph"/>
        <w:numPr>
          <w:ilvl w:val="1"/>
          <w:numId w:val="18"/>
        </w:numPr>
      </w:pPr>
      <w:r>
        <w:t xml:space="preserve">Across the two surveys, DIN:TP stoichiometry was highest in P-limited lakes and lowest in N-limited lakes with the ratio decreasing with increasing trophic status as well, consistent with previous studies (e.g., </w:t>
      </w:r>
      <w:r>
        <w:fldChar w:fldCharType="begin"/>
      </w:r>
      <w:r w:rsidR="008B1793">
        <w:instrText xml:space="preserve"> ADDIN ZOTERO_ITEM CSL_CITATION {"citationID":"gxkUtoou","properties":{"formattedCitation":"(Downing &amp; McCauley, 1992)","plainCitation":"(Downing &amp; McCauley, 1992)","dontUpdate":true,"noteIndex":0},"citationItems":[{"id":542,"uris":["http://zotero.org/users/7424350/items/LYSQGYLW"],"itemData":{"id":542,"type":"article-journal","abstract":"This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A."},{"family":"McCauley","given":"Edward"}],"issued":{"date-parts":[["1992",7,1]]}}}],"schema":"https://github.com/citation-style-language/schema/raw/master/csl-citation.json"} </w:instrText>
      </w:r>
      <w:r>
        <w:fldChar w:fldCharType="separate"/>
      </w:r>
      <w:r w:rsidRPr="0053396B">
        <w:rPr>
          <w:rFonts w:ascii="Calibri" w:hAnsi="Calibri" w:cs="Calibri"/>
        </w:rPr>
        <w:t>Downing &amp; McCauley, 1992)</w:t>
      </w:r>
      <w:r>
        <w:fldChar w:fldCharType="end"/>
      </w:r>
      <w:r>
        <w:t xml:space="preserve">. </w:t>
      </w:r>
    </w:p>
    <w:p w14:paraId="1B92F117" w14:textId="4EA9A2D0" w:rsidR="008B1793" w:rsidRDefault="008B1793" w:rsidP="008B1793">
      <w:pPr>
        <w:pStyle w:val="ListParagraph"/>
        <w:numPr>
          <w:ilvl w:val="2"/>
          <w:numId w:val="18"/>
        </w:numPr>
      </w:pPr>
      <w:r>
        <w:t xml:space="preserve">In N-limited lakes, however, there was no difference in nutrient stoichiometry between oligotrophic and mesotrophic lakes; compared to in P-limited lakes where there was no stoichiometric difference between eutrophic and </w:t>
      </w:r>
      <w:r>
        <w:lastRenderedPageBreak/>
        <w:t xml:space="preserve">hypereutrophic lakes. These variations from the overall trend may be a result of the extents of excess and lack of nutrients. </w:t>
      </w:r>
      <w:commentRangeEnd w:id="134"/>
      <w:r w:rsidR="00EF7171">
        <w:rPr>
          <w:rStyle w:val="CommentReference"/>
        </w:rPr>
        <w:commentReference w:id="134"/>
      </w:r>
    </w:p>
    <w:p w14:paraId="3C9ACDC9" w14:textId="5F219925" w:rsidR="008B1793" w:rsidRDefault="008B1793" w:rsidP="008B1793">
      <w:pPr>
        <w:pStyle w:val="ListParagraph"/>
        <w:numPr>
          <w:ilvl w:val="0"/>
          <w:numId w:val="18"/>
        </w:numPr>
      </w:pPr>
      <w:r>
        <w:t xml:space="preserve">There is complexity in nutrient management strategies related to nutrient proportions and forms, and managing only N or P can lead to unintended ecological consequences caused by availability of the other nutrient </w:t>
      </w:r>
      <w:r>
        <w:fldChar w:fldCharType="begin"/>
      </w:r>
      <w:r>
        <w:instrText xml:space="preserve"> ADDIN ZOTERO_ITEM CSL_CITATION {"citationID":"WVtMzZI3","properties":{"formattedCitation":"(Glibert, 2017)","plainCitation":"(Glibert, 2017)","noteIndex":0},"citationItems":[{"id":3605,"uris":["http://zotero.org/users/7424350/items/4F2FULMR"],"itemData":{"id":3605,"type":"article-journal","abstract":"Eutrophication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M."}],"issued":{"date-parts":[["2017",11,30]]}}}],"schema":"https://github.com/citation-style-language/schema/raw/master/csl-citation.json"} </w:instrText>
      </w:r>
      <w:r>
        <w:fldChar w:fldCharType="separate"/>
      </w:r>
      <w:r w:rsidRPr="00767269">
        <w:rPr>
          <w:rFonts w:ascii="Calibri" w:hAnsi="Calibri" w:cs="Calibri"/>
        </w:rPr>
        <w:t>(Glibert, 2017)</w:t>
      </w:r>
      <w:r>
        <w:fldChar w:fldCharType="end"/>
      </w:r>
      <w:r>
        <w:t>.</w:t>
      </w:r>
    </w:p>
    <w:p w14:paraId="68451279" w14:textId="1F5651FF" w:rsidR="00573C09" w:rsidRDefault="00573C09" w:rsidP="00573C09">
      <w:pPr>
        <w:pStyle w:val="ListParagraph"/>
        <w:numPr>
          <w:ilvl w:val="1"/>
          <w:numId w:val="18"/>
        </w:numPr>
      </w:pPr>
      <w:r>
        <w:t xml:space="preserve">Changing climate and other human-induced stressors will likely exacerbate eutrophication and the need for management. Assuming a single nutrient is limiting can lead 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3592">
        <w:rPr>
          <w:rFonts w:ascii="Calibri" w:hAnsi="Calibri" w:cs="Calibri"/>
        </w:rPr>
        <w:t>(Wurtsbaugh et al., 2019)</w:t>
      </w:r>
      <w:r>
        <w:fldChar w:fldCharType="end"/>
      </w:r>
      <w:r>
        <w:t xml:space="preserve">. </w:t>
      </w:r>
    </w:p>
    <w:p w14:paraId="5A42FDBD" w14:textId="777760C6" w:rsidR="00573C09" w:rsidRDefault="00573C09" w:rsidP="00573C09">
      <w:pPr>
        <w:pStyle w:val="ListParagraph"/>
        <w:numPr>
          <w:ilvl w:val="1"/>
          <w:numId w:val="18"/>
        </w:numPr>
        <w:rPr>
          <w:ins w:id="135" w:author="Kelsey Ruehling" w:date="2022-09-13T17:09:00Z"/>
        </w:rPr>
      </w:pPr>
      <w:r>
        <w:t xml:space="preserve">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070653">
        <w:rPr>
          <w:rFonts w:ascii="Calibri" w:hAnsi="Calibri" w:cs="Calibri"/>
        </w:rPr>
        <w:t>(Conley et al., 2009)</w:t>
      </w:r>
      <w:r>
        <w:fldChar w:fldCharType="end"/>
      </w:r>
      <w:r>
        <w:t>.</w:t>
      </w:r>
    </w:p>
    <w:p w14:paraId="39C878A7" w14:textId="5CFD42B0" w:rsidR="00EF7171" w:rsidRDefault="00EF7171">
      <w:pPr>
        <w:pStyle w:val="ListParagraph"/>
        <w:numPr>
          <w:ilvl w:val="0"/>
          <w:numId w:val="18"/>
        </w:numPr>
        <w:pPrChange w:id="136" w:author="Kelsey Ruehling" w:date="2022-09-13T17:09:00Z">
          <w:pPr>
            <w:pStyle w:val="ListParagraph"/>
            <w:numPr>
              <w:ilvl w:val="1"/>
              <w:numId w:val="18"/>
            </w:numPr>
            <w:ind w:left="1440" w:hanging="360"/>
          </w:pPr>
        </w:pPrChange>
      </w:pPr>
      <w:ins w:id="137" w:author="Kelsey Ruehling" w:date="2022-09-13T17:09:00Z">
        <w:r>
          <w:t>You may not have enough space in the document, but if you do want to end with something broad you can have a conclusion paragraph that summarizes that</w:t>
        </w:r>
      </w:ins>
      <w:ins w:id="138" w:author="Kelsey Ruehling" w:date="2022-09-13T17:10:00Z">
        <w:r>
          <w:t xml:space="preserve"> both N and P matter, that nutrient limitation varies both through space and time, and that future work should look at identifying why some of these shifts through time appear to be so large (and whether management interventions can help prevent large chan</w:t>
        </w:r>
      </w:ins>
      <w:ins w:id="139" w:author="Kelsey Ruehling" w:date="2022-09-13T17:11:00Z">
        <w:r>
          <w:t xml:space="preserve">ges toward eutrophic/hypereutrophic systems in the future). </w:t>
        </w:r>
      </w:ins>
    </w:p>
    <w:p w14:paraId="1DDDFC3C" w14:textId="08702D64" w:rsidR="00F01B93" w:rsidRDefault="00F01B93" w:rsidP="00573C09">
      <w:pPr>
        <w:pStyle w:val="Heading1"/>
      </w:pPr>
      <w:r>
        <w:lastRenderedPageBreak/>
        <w:t>Figures and Tables</w:t>
      </w:r>
    </w:p>
    <w:p w14:paraId="43910F1B" w14:textId="05B742ED" w:rsidR="00F01B93" w:rsidRDefault="00573C09" w:rsidP="001968F8">
      <w:r>
        <w:rPr>
          <w:noProof/>
        </w:rPr>
        <w:drawing>
          <wp:anchor distT="0" distB="0" distL="114300" distR="114300" simplePos="0" relativeHeight="251659264" behindDoc="1" locked="0" layoutInCell="1" allowOverlap="1" wp14:anchorId="70342894" wp14:editId="66D867F7">
            <wp:simplePos x="0" y="0"/>
            <wp:positionH relativeFrom="margin">
              <wp:align>right</wp:align>
            </wp:positionH>
            <wp:positionV relativeFrom="paragraph">
              <wp:posOffset>273050</wp:posOffset>
            </wp:positionV>
            <wp:extent cx="5848350" cy="4111625"/>
            <wp:effectExtent l="0" t="0" r="0" b="3175"/>
            <wp:wrapTight wrapText="bothSides">
              <wp:wrapPolygon edited="0">
                <wp:start x="0" y="0"/>
                <wp:lineTo x="0" y="21517"/>
                <wp:lineTo x="21530" y="2151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8350" cy="4111625"/>
                    </a:xfrm>
                    <a:prstGeom prst="rect">
                      <a:avLst/>
                    </a:prstGeom>
                    <a:noFill/>
                    <a:ln>
                      <a:noFill/>
                    </a:ln>
                  </pic:spPr>
                </pic:pic>
              </a:graphicData>
            </a:graphic>
          </wp:anchor>
        </w:drawing>
      </w:r>
    </w:p>
    <w:p w14:paraId="081346F5" w14:textId="3957E252" w:rsidR="001968F8" w:rsidRDefault="001968F8" w:rsidP="001968F8"/>
    <w:p w14:paraId="67A061AA" w14:textId="75274CA7" w:rsidR="00F01B93" w:rsidRDefault="00F01B93" w:rsidP="001968F8"/>
    <w:p w14:paraId="48282DB7" w14:textId="5441CA49" w:rsidR="00F01B93" w:rsidRDefault="00F01B93" w:rsidP="001968F8"/>
    <w:p w14:paraId="5816709F" w14:textId="46B9D1C2" w:rsidR="00F01B93" w:rsidRDefault="00F01B93" w:rsidP="001968F8"/>
    <w:p w14:paraId="3649EDE6" w14:textId="7D245239" w:rsidR="00F01B93" w:rsidRDefault="00F01B93" w:rsidP="001968F8"/>
    <w:p w14:paraId="074282C8" w14:textId="2208BC33" w:rsidR="00F01B93" w:rsidRDefault="00F01B93" w:rsidP="001968F8"/>
    <w:p w14:paraId="1C07241C" w14:textId="628F38C4" w:rsidR="00F01B93" w:rsidRDefault="00573C09" w:rsidP="001968F8">
      <w:r>
        <w:rPr>
          <w:noProof/>
        </w:rPr>
        <w:lastRenderedPageBreak/>
        <w:drawing>
          <wp:anchor distT="0" distB="0" distL="114300" distR="114300" simplePos="0" relativeHeight="251658240" behindDoc="1" locked="0" layoutInCell="1" allowOverlap="1" wp14:anchorId="323AD79F" wp14:editId="565919B1">
            <wp:simplePos x="0" y="0"/>
            <wp:positionH relativeFrom="margin">
              <wp:posOffset>76200</wp:posOffset>
            </wp:positionH>
            <wp:positionV relativeFrom="paragraph">
              <wp:posOffset>0</wp:posOffset>
            </wp:positionV>
            <wp:extent cx="5943600" cy="4114165"/>
            <wp:effectExtent l="0" t="0" r="0" b="0"/>
            <wp:wrapTight wrapText="bothSides">
              <wp:wrapPolygon edited="0">
                <wp:start x="2077" y="2500"/>
                <wp:lineTo x="762" y="4301"/>
                <wp:lineTo x="762" y="4601"/>
                <wp:lineTo x="2285" y="5901"/>
                <wp:lineTo x="2631" y="5901"/>
                <wp:lineTo x="762" y="6701"/>
                <wp:lineTo x="762" y="7201"/>
                <wp:lineTo x="2492" y="7701"/>
                <wp:lineTo x="2700" y="9101"/>
                <wp:lineTo x="762" y="9101"/>
                <wp:lineTo x="762" y="9701"/>
                <wp:lineTo x="2908" y="10702"/>
                <wp:lineTo x="762" y="11602"/>
                <wp:lineTo x="762" y="12202"/>
                <wp:lineTo x="2631" y="12302"/>
                <wp:lineTo x="2285" y="13902"/>
                <wp:lineTo x="762" y="13902"/>
                <wp:lineTo x="762" y="14502"/>
                <wp:lineTo x="2077" y="15502"/>
                <wp:lineTo x="1385" y="16603"/>
                <wp:lineTo x="1592" y="17003"/>
                <wp:lineTo x="10800" y="17103"/>
                <wp:lineTo x="69" y="18103"/>
                <wp:lineTo x="69" y="18703"/>
                <wp:lineTo x="415" y="19003"/>
                <wp:lineTo x="17100" y="19003"/>
                <wp:lineTo x="17862" y="18703"/>
                <wp:lineTo x="17931" y="18403"/>
                <wp:lineTo x="16962" y="18103"/>
                <wp:lineTo x="10800" y="17103"/>
                <wp:lineTo x="14815" y="17003"/>
                <wp:lineTo x="15092" y="16703"/>
                <wp:lineTo x="14469" y="15502"/>
                <wp:lineTo x="16823" y="14502"/>
                <wp:lineTo x="16823" y="14202"/>
                <wp:lineTo x="14331" y="13902"/>
                <wp:lineTo x="16269" y="12302"/>
                <wp:lineTo x="16962" y="12302"/>
                <wp:lineTo x="19177" y="11102"/>
                <wp:lineTo x="19315" y="9601"/>
                <wp:lineTo x="18415" y="9101"/>
                <wp:lineTo x="20146" y="9101"/>
                <wp:lineTo x="21185" y="8801"/>
                <wp:lineTo x="21115" y="7501"/>
                <wp:lineTo x="15646" y="5901"/>
                <wp:lineTo x="16754" y="4801"/>
                <wp:lineTo x="16823" y="4501"/>
                <wp:lineTo x="15923" y="4301"/>
                <wp:lineTo x="15715" y="2500"/>
                <wp:lineTo x="2077" y="25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4114165"/>
                    </a:xfrm>
                    <a:prstGeom prst="rect">
                      <a:avLst/>
                    </a:prstGeom>
                    <a:noFill/>
                    <a:ln>
                      <a:noFill/>
                    </a:ln>
                  </pic:spPr>
                </pic:pic>
              </a:graphicData>
            </a:graphic>
          </wp:anchor>
        </w:drawing>
      </w:r>
    </w:p>
    <w:p w14:paraId="1805897E" w14:textId="227D6329" w:rsidR="00F01B93" w:rsidRDefault="00F01B93" w:rsidP="001968F8"/>
    <w:p w14:paraId="52053A13" w14:textId="36721037" w:rsidR="00F01B93" w:rsidRDefault="00F01B93" w:rsidP="001968F8"/>
    <w:p w14:paraId="4A80925A" w14:textId="675A72F6" w:rsidR="00F01B93" w:rsidRDefault="00F01B93" w:rsidP="001968F8"/>
    <w:p w14:paraId="3704E47E" w14:textId="4A691ED3" w:rsidR="00F01B93" w:rsidRDefault="00F01B93" w:rsidP="001968F8"/>
    <w:p w14:paraId="1436E721" w14:textId="32DE462A" w:rsidR="00F01B93" w:rsidRDefault="00F01B93" w:rsidP="001968F8"/>
    <w:p w14:paraId="4E4D46AE" w14:textId="4DE184FB" w:rsidR="00F01B93" w:rsidRDefault="00F01B93" w:rsidP="001968F8"/>
    <w:p w14:paraId="6C3AE9E7" w14:textId="35804DFC" w:rsidR="00F01B93" w:rsidRDefault="00F01B93" w:rsidP="001968F8"/>
    <w:p w14:paraId="591290DF" w14:textId="3385692C" w:rsidR="00F01B93" w:rsidRDefault="00F01B93" w:rsidP="001968F8"/>
    <w:p w14:paraId="6E645071" w14:textId="596E83AC" w:rsidR="00F01B93" w:rsidRDefault="00F01B93" w:rsidP="001968F8"/>
    <w:p w14:paraId="4E803D9C" w14:textId="30E5B249" w:rsidR="00F01B93" w:rsidRDefault="00F01B93" w:rsidP="001968F8"/>
    <w:p w14:paraId="2A790BF2" w14:textId="77777777" w:rsidR="00F01B93" w:rsidRDefault="00F01B93" w:rsidP="001968F8"/>
    <w:p w14:paraId="2DEE7286" w14:textId="75103295" w:rsidR="00F01B93" w:rsidRDefault="00F01B93" w:rsidP="001968F8"/>
    <w:p w14:paraId="00CCEF01" w14:textId="2E8119F6" w:rsidR="00F01B93" w:rsidRDefault="00B32192" w:rsidP="001968F8">
      <w:r>
        <w:rPr>
          <w:noProof/>
        </w:rPr>
        <w:drawing>
          <wp:anchor distT="0" distB="0" distL="114300" distR="114300" simplePos="0" relativeHeight="251661312" behindDoc="1" locked="0" layoutInCell="1" allowOverlap="1" wp14:anchorId="27683497" wp14:editId="29CDC923">
            <wp:simplePos x="0" y="0"/>
            <wp:positionH relativeFrom="margin">
              <wp:align>right</wp:align>
            </wp:positionH>
            <wp:positionV relativeFrom="paragraph">
              <wp:posOffset>227330</wp:posOffset>
            </wp:positionV>
            <wp:extent cx="5943600" cy="4114800"/>
            <wp:effectExtent l="0" t="0" r="0" b="0"/>
            <wp:wrapTight wrapText="bothSides">
              <wp:wrapPolygon edited="0">
                <wp:start x="2492" y="100"/>
                <wp:lineTo x="1592" y="1300"/>
                <wp:lineTo x="1592" y="1400"/>
                <wp:lineTo x="2492" y="1900"/>
                <wp:lineTo x="1800" y="2600"/>
                <wp:lineTo x="1108" y="3500"/>
                <wp:lineTo x="1108" y="3700"/>
                <wp:lineTo x="2354" y="5100"/>
                <wp:lineTo x="692" y="6000"/>
                <wp:lineTo x="69" y="6400"/>
                <wp:lineTo x="208" y="12000"/>
                <wp:lineTo x="1800" y="13100"/>
                <wp:lineTo x="2492" y="13100"/>
                <wp:lineTo x="1592" y="14500"/>
                <wp:lineTo x="1592" y="14700"/>
                <wp:lineTo x="2492" y="14700"/>
                <wp:lineTo x="2008" y="16300"/>
                <wp:lineTo x="969" y="16500"/>
                <wp:lineTo x="1038" y="17100"/>
                <wp:lineTo x="3738" y="17900"/>
                <wp:lineTo x="3738" y="18300"/>
                <wp:lineTo x="6438" y="19500"/>
                <wp:lineTo x="7269" y="19500"/>
                <wp:lineTo x="69" y="19900"/>
                <wp:lineTo x="138" y="21300"/>
                <wp:lineTo x="10938" y="21300"/>
                <wp:lineTo x="10938" y="21100"/>
                <wp:lineTo x="21531" y="20600"/>
                <wp:lineTo x="21531" y="19900"/>
                <wp:lineTo x="10385" y="19500"/>
                <wp:lineTo x="11492" y="19500"/>
                <wp:lineTo x="15023" y="18300"/>
                <wp:lineTo x="14954" y="17900"/>
                <wp:lineTo x="15577" y="16900"/>
                <wp:lineTo x="15577" y="16500"/>
                <wp:lineTo x="14954" y="16300"/>
                <wp:lineTo x="14954" y="14700"/>
                <wp:lineTo x="15577" y="14700"/>
                <wp:lineTo x="15577" y="14300"/>
                <wp:lineTo x="14954" y="13100"/>
                <wp:lineTo x="15577" y="12600"/>
                <wp:lineTo x="15577" y="12200"/>
                <wp:lineTo x="14954" y="11500"/>
                <wp:lineTo x="19385" y="10900"/>
                <wp:lineTo x="19385" y="10300"/>
                <wp:lineTo x="14954" y="9900"/>
                <wp:lineTo x="18831" y="9900"/>
                <wp:lineTo x="21254" y="9300"/>
                <wp:lineTo x="21323" y="8100"/>
                <wp:lineTo x="14954" y="6700"/>
                <wp:lineTo x="15577" y="6100"/>
                <wp:lineTo x="15577" y="5700"/>
                <wp:lineTo x="15023" y="5100"/>
                <wp:lineTo x="15646" y="3500"/>
                <wp:lineTo x="14954" y="1900"/>
                <wp:lineTo x="15577" y="1800"/>
                <wp:lineTo x="15577" y="1300"/>
                <wp:lineTo x="14954" y="100"/>
                <wp:lineTo x="2492" y="1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15027A5F" w14:textId="4FA9904D" w:rsidR="00F01B93" w:rsidRDefault="00F01B93" w:rsidP="001968F8"/>
    <w:p w14:paraId="4FEEB0C0" w14:textId="38FF2026" w:rsidR="00F01B93" w:rsidRDefault="00F01B93" w:rsidP="001968F8"/>
    <w:p w14:paraId="70A4ABFE" w14:textId="6EA03EFA" w:rsidR="00F01B93" w:rsidRDefault="00686B74" w:rsidP="001968F8">
      <w:r>
        <w:rPr>
          <w:noProof/>
        </w:rPr>
        <w:lastRenderedPageBreak/>
        <w:drawing>
          <wp:anchor distT="0" distB="0" distL="114300" distR="114300" simplePos="0" relativeHeight="251662336" behindDoc="1" locked="0" layoutInCell="1" allowOverlap="1" wp14:anchorId="149CF0AA" wp14:editId="2D911962">
            <wp:simplePos x="0" y="0"/>
            <wp:positionH relativeFrom="margin">
              <wp:align>right</wp:align>
            </wp:positionH>
            <wp:positionV relativeFrom="paragraph">
              <wp:posOffset>4111625</wp:posOffset>
            </wp:positionV>
            <wp:extent cx="5943600" cy="4114800"/>
            <wp:effectExtent l="0" t="0" r="0" b="0"/>
            <wp:wrapTight wrapText="bothSides">
              <wp:wrapPolygon edited="0">
                <wp:start x="0" y="0"/>
                <wp:lineTo x="0" y="21500"/>
                <wp:lineTo x="21531" y="21500"/>
                <wp:lineTo x="21531" y="0"/>
                <wp:lineTo x="0" y="0"/>
              </wp:wrapPolygon>
            </wp:wrapTight>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r w:rsidR="00F01B93">
        <w:rPr>
          <w:noProof/>
        </w:rPr>
        <w:drawing>
          <wp:anchor distT="0" distB="0" distL="114300" distR="114300" simplePos="0" relativeHeight="251660288" behindDoc="1" locked="0" layoutInCell="1" allowOverlap="1" wp14:anchorId="2A32C2ED" wp14:editId="4A21D158">
            <wp:simplePos x="0" y="0"/>
            <wp:positionH relativeFrom="margin">
              <wp:align>right</wp:align>
            </wp:positionH>
            <wp:positionV relativeFrom="paragraph">
              <wp:posOffset>0</wp:posOffset>
            </wp:positionV>
            <wp:extent cx="5943600" cy="4114800"/>
            <wp:effectExtent l="0" t="0" r="0" b="0"/>
            <wp:wrapTight wrapText="bothSides">
              <wp:wrapPolygon edited="0">
                <wp:start x="0" y="0"/>
                <wp:lineTo x="0" y="21500"/>
                <wp:lineTo x="21531" y="2150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25E6577D" w14:textId="3AB40749" w:rsidR="00F01B93" w:rsidRDefault="00686B74" w:rsidP="001968F8">
      <w:commentRangeStart w:id="140"/>
      <w:commentRangeStart w:id="141"/>
      <w:r>
        <w:rPr>
          <w:noProof/>
        </w:rPr>
        <w:lastRenderedPageBreak/>
        <w:drawing>
          <wp:inline distT="0" distB="0" distL="0" distR="0" wp14:anchorId="278858F5" wp14:editId="0A2E25CC">
            <wp:extent cx="5943600" cy="77724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commentRangeEnd w:id="140"/>
      <w:r w:rsidR="00E50255">
        <w:rPr>
          <w:rStyle w:val="CommentReference"/>
        </w:rPr>
        <w:commentReference w:id="140"/>
      </w:r>
      <w:commentRangeEnd w:id="141"/>
      <w:r w:rsidR="00E50255">
        <w:rPr>
          <w:rStyle w:val="CommentReference"/>
        </w:rPr>
        <w:commentReference w:id="141"/>
      </w:r>
    </w:p>
    <w:p w14:paraId="5B59003C" w14:textId="00EC4955" w:rsidR="00F01B93" w:rsidRDefault="00F01B93" w:rsidP="001968F8"/>
    <w:p w14:paraId="2193EF36" w14:textId="3ECCD17E" w:rsidR="00F01B93" w:rsidRDefault="00F01B93" w:rsidP="001968F8"/>
    <w:p w14:paraId="70733832" w14:textId="0C98E03B" w:rsidR="00F01B93" w:rsidRDefault="00F01B93" w:rsidP="001968F8"/>
    <w:p w14:paraId="1D749851" w14:textId="49CCAEC1" w:rsidR="00F01B93" w:rsidRDefault="00F01B93" w:rsidP="001968F8">
      <w:r>
        <w:rPr>
          <w:noProof/>
        </w:rPr>
        <w:drawing>
          <wp:inline distT="0" distB="0" distL="0" distR="0" wp14:anchorId="17003F68" wp14:editId="256FB703">
            <wp:extent cx="59436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06245E03" w14:textId="77777777" w:rsidR="00EE2ACD" w:rsidRDefault="00EE2ACD">
      <w:pPr>
        <w:sectPr w:rsidR="00EE2ACD">
          <w:pgSz w:w="12240" w:h="15840"/>
          <w:pgMar w:top="1440" w:right="1440" w:bottom="1440" w:left="1440" w:header="720" w:footer="720" w:gutter="0"/>
          <w:cols w:space="720"/>
          <w:docGrid w:linePitch="360"/>
        </w:sectPr>
      </w:pPr>
    </w:p>
    <w:p w14:paraId="41BF0E71" w14:textId="04B674BA" w:rsidR="00AC03F2" w:rsidRDefault="00AC03F2"/>
    <w:p w14:paraId="777EF64B" w14:textId="77777777" w:rsidR="00F01B93" w:rsidRDefault="00F01B93" w:rsidP="001968F8"/>
    <w:p w14:paraId="78793FC4" w14:textId="5158B0FC" w:rsidR="00A470ED" w:rsidRPr="00A470ED" w:rsidRDefault="00A470ED" w:rsidP="00A470ED">
      <w:pPr>
        <w:pStyle w:val="Caption"/>
        <w:keepNext/>
        <w:rPr>
          <w:sz w:val="22"/>
          <w:szCs w:val="22"/>
        </w:rPr>
      </w:pPr>
      <w:r w:rsidRPr="00A470ED">
        <w:rPr>
          <w:sz w:val="22"/>
          <w:szCs w:val="22"/>
        </w:rPr>
        <w:t xml:space="preserve">Table </w:t>
      </w:r>
      <w:r w:rsidRPr="00A470ED">
        <w:rPr>
          <w:sz w:val="22"/>
          <w:szCs w:val="22"/>
        </w:rPr>
        <w:fldChar w:fldCharType="begin"/>
      </w:r>
      <w:r w:rsidRPr="00A470ED">
        <w:rPr>
          <w:sz w:val="22"/>
          <w:szCs w:val="22"/>
        </w:rPr>
        <w:instrText xml:space="preserve"> SEQ Table \* ARABIC </w:instrText>
      </w:r>
      <w:r w:rsidRPr="00A470ED">
        <w:rPr>
          <w:sz w:val="22"/>
          <w:szCs w:val="22"/>
        </w:rPr>
        <w:fldChar w:fldCharType="separate"/>
      </w:r>
      <w:r w:rsidRPr="00A470ED">
        <w:rPr>
          <w:noProof/>
          <w:sz w:val="22"/>
          <w:szCs w:val="22"/>
        </w:rPr>
        <w:t>1</w:t>
      </w:r>
      <w:r w:rsidRPr="00A470ED">
        <w:rPr>
          <w:sz w:val="22"/>
          <w:szCs w:val="22"/>
        </w:rPr>
        <w:fldChar w:fldCharType="end"/>
      </w:r>
      <w:r>
        <w:rPr>
          <w:sz w:val="22"/>
          <w:szCs w:val="22"/>
        </w:rPr>
        <w:t>.</w:t>
      </w:r>
      <w:r w:rsidRPr="00A470ED">
        <w:rPr>
          <w:sz w:val="22"/>
          <w:szCs w:val="22"/>
        </w:rPr>
        <w:t xml:space="preserve"> Nutrient molar ratios and concentration thresholds used in limitation calculations.</w:t>
      </w:r>
    </w:p>
    <w:tbl>
      <w:tblPr>
        <w:tblStyle w:val="PlainTable5"/>
        <w:tblW w:w="14050" w:type="dxa"/>
        <w:tblInd w:w="-1095" w:type="dxa"/>
        <w:tblLook w:val="04A0" w:firstRow="1" w:lastRow="0" w:firstColumn="1" w:lastColumn="0" w:noHBand="0" w:noVBand="1"/>
      </w:tblPr>
      <w:tblGrid>
        <w:gridCol w:w="1443"/>
        <w:gridCol w:w="744"/>
        <w:gridCol w:w="716"/>
        <w:gridCol w:w="908"/>
        <w:gridCol w:w="744"/>
        <w:gridCol w:w="786"/>
        <w:gridCol w:w="663"/>
        <w:gridCol w:w="764"/>
        <w:gridCol w:w="830"/>
        <w:gridCol w:w="749"/>
        <w:gridCol w:w="733"/>
        <w:gridCol w:w="870"/>
        <w:gridCol w:w="744"/>
        <w:gridCol w:w="839"/>
        <w:gridCol w:w="839"/>
        <w:gridCol w:w="839"/>
        <w:gridCol w:w="839"/>
      </w:tblGrid>
      <w:tr w:rsidR="00A470ED" w:rsidRPr="00EE2ACD" w14:paraId="10BE84CD" w14:textId="77777777" w:rsidTr="00A470ED">
        <w:trPr>
          <w:cnfStyle w:val="100000000000" w:firstRow="1" w:lastRow="0" w:firstColumn="0" w:lastColumn="0" w:oddVBand="0" w:evenVBand="0" w:oddHBand="0" w:evenHBand="0" w:firstRowFirstColumn="0" w:firstRowLastColumn="0" w:lastRowFirstColumn="0" w:lastRowLastColumn="0"/>
          <w:trHeight w:val="980"/>
        </w:trPr>
        <w:tc>
          <w:tcPr>
            <w:cnfStyle w:val="001000000100" w:firstRow="0" w:lastRow="0" w:firstColumn="1" w:lastColumn="0" w:oddVBand="0" w:evenVBand="0" w:oddHBand="0" w:evenHBand="0" w:firstRowFirstColumn="1" w:firstRowLastColumn="0" w:lastRowFirstColumn="0" w:lastRowLastColumn="0"/>
            <w:tcW w:w="1443" w:type="dxa"/>
            <w:tcBorders>
              <w:bottom w:val="none" w:sz="0" w:space="0" w:color="auto"/>
              <w:right w:val="single" w:sz="4" w:space="0" w:color="auto"/>
            </w:tcBorders>
            <w:noWrap/>
            <w:hideMark/>
          </w:tcPr>
          <w:p w14:paraId="5E028F94" w14:textId="77777777" w:rsidR="00AC03F2" w:rsidRPr="00AC03F2" w:rsidRDefault="00AC03F2" w:rsidP="00AC03F2">
            <w:pPr>
              <w:rPr>
                <w:rFonts w:ascii="Calibri" w:eastAsia="Times New Roman" w:hAnsi="Calibri" w:cs="Calibri"/>
                <w:b/>
                <w:bCs/>
              </w:rPr>
            </w:pPr>
            <w:r w:rsidRPr="00AC03F2">
              <w:rPr>
                <w:rFonts w:ascii="Calibri" w:eastAsia="Times New Roman" w:hAnsi="Calibri" w:cs="Calibri"/>
                <w:b/>
                <w:bCs/>
              </w:rPr>
              <w:t> </w:t>
            </w:r>
          </w:p>
        </w:tc>
        <w:tc>
          <w:tcPr>
            <w:tcW w:w="1460" w:type="dxa"/>
            <w:gridSpan w:val="2"/>
            <w:tcBorders>
              <w:top w:val="single" w:sz="4" w:space="0" w:color="auto"/>
              <w:left w:val="single" w:sz="4" w:space="0" w:color="auto"/>
              <w:bottom w:val="none" w:sz="0" w:space="0" w:color="auto"/>
              <w:right w:val="single" w:sz="4" w:space="0" w:color="auto"/>
            </w:tcBorders>
            <w:hideMark/>
          </w:tcPr>
          <w:p w14:paraId="234B0C24"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DIN:TP molar ratio</w:t>
            </w:r>
          </w:p>
        </w:tc>
        <w:tc>
          <w:tcPr>
            <w:tcW w:w="1652" w:type="dxa"/>
            <w:gridSpan w:val="2"/>
            <w:tcBorders>
              <w:top w:val="single" w:sz="4" w:space="0" w:color="auto"/>
              <w:left w:val="single" w:sz="4" w:space="0" w:color="auto"/>
              <w:bottom w:val="none" w:sz="0" w:space="0" w:color="auto"/>
              <w:right w:val="single" w:sz="4" w:space="0" w:color="auto"/>
            </w:tcBorders>
            <w:hideMark/>
          </w:tcPr>
          <w:p w14:paraId="111D7FB9"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TN:TP molar ratio</w:t>
            </w:r>
          </w:p>
        </w:tc>
        <w:tc>
          <w:tcPr>
            <w:tcW w:w="1449" w:type="dxa"/>
            <w:gridSpan w:val="2"/>
            <w:tcBorders>
              <w:top w:val="single" w:sz="4" w:space="0" w:color="auto"/>
              <w:left w:val="single" w:sz="4" w:space="0" w:color="auto"/>
              <w:bottom w:val="none" w:sz="0" w:space="0" w:color="auto"/>
              <w:right w:val="single" w:sz="4" w:space="0" w:color="auto"/>
            </w:tcBorders>
            <w:hideMark/>
          </w:tcPr>
          <w:p w14:paraId="33B989FD"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DIN mg L-1 from all lakes </w:t>
            </w:r>
          </w:p>
        </w:tc>
        <w:tc>
          <w:tcPr>
            <w:tcW w:w="1594" w:type="dxa"/>
            <w:gridSpan w:val="2"/>
            <w:tcBorders>
              <w:top w:val="single" w:sz="4" w:space="0" w:color="auto"/>
              <w:left w:val="single" w:sz="4" w:space="0" w:color="auto"/>
              <w:bottom w:val="none" w:sz="0" w:space="0" w:color="auto"/>
              <w:right w:val="single" w:sz="4" w:space="0" w:color="auto"/>
            </w:tcBorders>
            <w:hideMark/>
          </w:tcPr>
          <w:p w14:paraId="6FEF8812"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482" w:type="dxa"/>
            <w:gridSpan w:val="2"/>
            <w:tcBorders>
              <w:top w:val="single" w:sz="4" w:space="0" w:color="auto"/>
              <w:left w:val="single" w:sz="4" w:space="0" w:color="auto"/>
              <w:bottom w:val="none" w:sz="0" w:space="0" w:color="auto"/>
              <w:right w:val="single" w:sz="4" w:space="0" w:color="auto"/>
            </w:tcBorders>
            <w:hideMark/>
          </w:tcPr>
          <w:p w14:paraId="53442096"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14" w:type="dxa"/>
            <w:gridSpan w:val="2"/>
            <w:tcBorders>
              <w:top w:val="single" w:sz="4" w:space="0" w:color="auto"/>
              <w:left w:val="single" w:sz="4" w:space="0" w:color="auto"/>
              <w:bottom w:val="none" w:sz="0" w:space="0" w:color="auto"/>
              <w:right w:val="single" w:sz="4" w:space="0" w:color="auto"/>
            </w:tcBorders>
            <w:hideMark/>
          </w:tcPr>
          <w:p w14:paraId="77A2F2AE"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4144F56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0D870B0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6F4543" w:rsidRPr="00EE2ACD" w14:paraId="606D5D32"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bottom w:val="single" w:sz="4" w:space="0" w:color="auto"/>
              <w:right w:val="single" w:sz="4" w:space="0" w:color="auto"/>
            </w:tcBorders>
            <w:noWrap/>
            <w:hideMark/>
          </w:tcPr>
          <w:p w14:paraId="77F978F9" w14:textId="3ADD245D" w:rsidR="00AC03F2" w:rsidRPr="00AC03F2" w:rsidRDefault="00AC03F2" w:rsidP="00AC03F2">
            <w:pPr>
              <w:rPr>
                <w:rFonts w:ascii="Calibri" w:eastAsia="Times New Roman" w:hAnsi="Calibri" w:cs="Calibri"/>
                <w:b/>
                <w:bCs/>
                <w:color w:val="000000"/>
              </w:rPr>
            </w:pPr>
          </w:p>
        </w:tc>
        <w:tc>
          <w:tcPr>
            <w:tcW w:w="744" w:type="dxa"/>
            <w:tcBorders>
              <w:left w:val="single" w:sz="4" w:space="0" w:color="auto"/>
              <w:bottom w:val="single" w:sz="4" w:space="0" w:color="auto"/>
            </w:tcBorders>
            <w:noWrap/>
            <w:hideMark/>
          </w:tcPr>
          <w:p w14:paraId="38A2D3C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16" w:type="dxa"/>
            <w:tcBorders>
              <w:bottom w:val="single" w:sz="4" w:space="0" w:color="auto"/>
              <w:right w:val="single" w:sz="4" w:space="0" w:color="auto"/>
            </w:tcBorders>
            <w:noWrap/>
            <w:hideMark/>
          </w:tcPr>
          <w:p w14:paraId="59A2712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47DB971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E3F6654"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6" w:type="dxa"/>
            <w:tcBorders>
              <w:left w:val="single" w:sz="4" w:space="0" w:color="auto"/>
              <w:bottom w:val="single" w:sz="4" w:space="0" w:color="auto"/>
            </w:tcBorders>
            <w:noWrap/>
            <w:hideMark/>
          </w:tcPr>
          <w:p w14:paraId="714587B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63" w:type="dxa"/>
            <w:tcBorders>
              <w:bottom w:val="single" w:sz="4" w:space="0" w:color="auto"/>
              <w:right w:val="single" w:sz="4" w:space="0" w:color="auto"/>
            </w:tcBorders>
            <w:noWrap/>
            <w:hideMark/>
          </w:tcPr>
          <w:p w14:paraId="13748A9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4" w:type="dxa"/>
            <w:tcBorders>
              <w:left w:val="single" w:sz="4" w:space="0" w:color="auto"/>
              <w:bottom w:val="single" w:sz="4" w:space="0" w:color="auto"/>
            </w:tcBorders>
            <w:noWrap/>
            <w:hideMark/>
          </w:tcPr>
          <w:p w14:paraId="78F4A5B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0" w:type="dxa"/>
            <w:tcBorders>
              <w:bottom w:val="single" w:sz="4" w:space="0" w:color="auto"/>
              <w:right w:val="single" w:sz="4" w:space="0" w:color="auto"/>
            </w:tcBorders>
            <w:noWrap/>
            <w:hideMark/>
          </w:tcPr>
          <w:p w14:paraId="5C86D49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49" w:type="dxa"/>
            <w:tcBorders>
              <w:left w:val="single" w:sz="4" w:space="0" w:color="auto"/>
              <w:bottom w:val="single" w:sz="4" w:space="0" w:color="auto"/>
            </w:tcBorders>
            <w:noWrap/>
            <w:hideMark/>
          </w:tcPr>
          <w:p w14:paraId="3B96A72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3" w:type="dxa"/>
            <w:tcBorders>
              <w:bottom w:val="single" w:sz="4" w:space="0" w:color="auto"/>
              <w:right w:val="single" w:sz="4" w:space="0" w:color="auto"/>
            </w:tcBorders>
            <w:noWrap/>
            <w:hideMark/>
          </w:tcPr>
          <w:p w14:paraId="1D977E8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70" w:type="dxa"/>
            <w:tcBorders>
              <w:left w:val="single" w:sz="4" w:space="0" w:color="auto"/>
              <w:bottom w:val="single" w:sz="4" w:space="0" w:color="auto"/>
            </w:tcBorders>
            <w:noWrap/>
            <w:hideMark/>
          </w:tcPr>
          <w:p w14:paraId="57DCCD9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CC7F29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2DB1A74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136B194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0EB55B0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5E72427B"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6F4543" w:rsidRPr="00EE2ACD" w14:paraId="3E3A4D92" w14:textId="77777777" w:rsidTr="00A470ED">
        <w:trPr>
          <w:trHeight w:val="398"/>
        </w:trPr>
        <w:tc>
          <w:tcPr>
            <w:cnfStyle w:val="001000000000" w:firstRow="0" w:lastRow="0" w:firstColumn="1" w:lastColumn="0" w:oddVBand="0" w:evenVBand="0" w:oddHBand="0" w:evenHBand="0" w:firstRowFirstColumn="0" w:firstRowLastColumn="0" w:lastRowFirstColumn="0" w:lastRowLastColumn="0"/>
            <w:tcW w:w="1443" w:type="dxa"/>
            <w:tcBorders>
              <w:top w:val="single" w:sz="4" w:space="0" w:color="auto"/>
              <w:right w:val="single" w:sz="4" w:space="0" w:color="auto"/>
            </w:tcBorders>
            <w:noWrap/>
            <w:hideMark/>
          </w:tcPr>
          <w:p w14:paraId="5E9D324F"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44" w:type="dxa"/>
            <w:tcBorders>
              <w:top w:val="single" w:sz="4" w:space="0" w:color="auto"/>
              <w:left w:val="single" w:sz="4" w:space="0" w:color="auto"/>
            </w:tcBorders>
            <w:noWrap/>
            <w:hideMark/>
          </w:tcPr>
          <w:p w14:paraId="4F9FF729" w14:textId="20FABA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21.54</w:t>
            </w:r>
          </w:p>
        </w:tc>
        <w:tc>
          <w:tcPr>
            <w:tcW w:w="716" w:type="dxa"/>
            <w:tcBorders>
              <w:top w:val="single" w:sz="4" w:space="0" w:color="auto"/>
              <w:right w:val="single" w:sz="4" w:space="0" w:color="auto"/>
            </w:tcBorders>
            <w:noWrap/>
            <w:hideMark/>
          </w:tcPr>
          <w:p w14:paraId="46D9C067" w14:textId="04EC3C4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3.99</w:t>
            </w:r>
          </w:p>
        </w:tc>
        <w:tc>
          <w:tcPr>
            <w:tcW w:w="908" w:type="dxa"/>
            <w:tcBorders>
              <w:top w:val="single" w:sz="4" w:space="0" w:color="auto"/>
              <w:left w:val="single" w:sz="4" w:space="0" w:color="auto"/>
            </w:tcBorders>
            <w:noWrap/>
            <w:hideMark/>
          </w:tcPr>
          <w:p w14:paraId="2AB70776" w14:textId="6A52C6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108.49</w:t>
            </w:r>
          </w:p>
        </w:tc>
        <w:tc>
          <w:tcPr>
            <w:tcW w:w="744" w:type="dxa"/>
            <w:tcBorders>
              <w:top w:val="single" w:sz="4" w:space="0" w:color="auto"/>
              <w:right w:val="single" w:sz="4" w:space="0" w:color="auto"/>
            </w:tcBorders>
            <w:noWrap/>
            <w:hideMark/>
          </w:tcPr>
          <w:p w14:paraId="4AA5FDC0" w14:textId="136C324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62.62</w:t>
            </w:r>
          </w:p>
        </w:tc>
        <w:tc>
          <w:tcPr>
            <w:tcW w:w="786" w:type="dxa"/>
            <w:tcBorders>
              <w:top w:val="single" w:sz="4" w:space="0" w:color="auto"/>
              <w:left w:val="single" w:sz="4" w:space="0" w:color="auto"/>
            </w:tcBorders>
            <w:noWrap/>
            <w:hideMark/>
          </w:tcPr>
          <w:p w14:paraId="5D049E51" w14:textId="6C66DEC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top w:val="single" w:sz="4" w:space="0" w:color="auto"/>
              <w:right w:val="single" w:sz="4" w:space="0" w:color="auto"/>
            </w:tcBorders>
            <w:noWrap/>
            <w:hideMark/>
          </w:tcPr>
          <w:p w14:paraId="153A7507" w14:textId="698934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top w:val="single" w:sz="4" w:space="0" w:color="auto"/>
              <w:left w:val="single" w:sz="4" w:space="0" w:color="auto"/>
            </w:tcBorders>
            <w:noWrap/>
            <w:hideMark/>
          </w:tcPr>
          <w:p w14:paraId="7EA83AB9" w14:textId="3BDA7E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top w:val="single" w:sz="4" w:space="0" w:color="auto"/>
              <w:right w:val="single" w:sz="4" w:space="0" w:color="auto"/>
            </w:tcBorders>
            <w:noWrap/>
            <w:hideMark/>
          </w:tcPr>
          <w:p w14:paraId="16E1B95B" w14:textId="0B81531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top w:val="single" w:sz="4" w:space="0" w:color="auto"/>
              <w:left w:val="single" w:sz="4" w:space="0" w:color="auto"/>
            </w:tcBorders>
            <w:noWrap/>
            <w:hideMark/>
          </w:tcPr>
          <w:p w14:paraId="6C908C22" w14:textId="5667B49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top w:val="single" w:sz="4" w:space="0" w:color="auto"/>
              <w:right w:val="single" w:sz="4" w:space="0" w:color="auto"/>
            </w:tcBorders>
            <w:noWrap/>
            <w:hideMark/>
          </w:tcPr>
          <w:p w14:paraId="005CD769" w14:textId="0467E7A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top w:val="single" w:sz="4" w:space="0" w:color="auto"/>
              <w:left w:val="single" w:sz="4" w:space="0" w:color="auto"/>
            </w:tcBorders>
            <w:noWrap/>
            <w:hideMark/>
          </w:tcPr>
          <w:p w14:paraId="04C08FB8" w14:textId="7F01D1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744" w:type="dxa"/>
            <w:tcBorders>
              <w:top w:val="single" w:sz="4" w:space="0" w:color="auto"/>
              <w:right w:val="single" w:sz="4" w:space="0" w:color="auto"/>
            </w:tcBorders>
            <w:noWrap/>
            <w:hideMark/>
          </w:tcPr>
          <w:p w14:paraId="6A563EA3" w14:textId="7536870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839" w:type="dxa"/>
            <w:tcBorders>
              <w:top w:val="single" w:sz="4" w:space="0" w:color="auto"/>
              <w:left w:val="single" w:sz="4" w:space="0" w:color="auto"/>
            </w:tcBorders>
            <w:noWrap/>
            <w:hideMark/>
          </w:tcPr>
          <w:p w14:paraId="09ADF5A8" w14:textId="28BAADA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839" w:type="dxa"/>
            <w:tcBorders>
              <w:top w:val="single" w:sz="4" w:space="0" w:color="auto"/>
              <w:right w:val="single" w:sz="4" w:space="0" w:color="auto"/>
            </w:tcBorders>
            <w:noWrap/>
            <w:hideMark/>
          </w:tcPr>
          <w:p w14:paraId="71B5D3B8" w14:textId="672551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839" w:type="dxa"/>
            <w:tcBorders>
              <w:top w:val="single" w:sz="4" w:space="0" w:color="auto"/>
              <w:left w:val="single" w:sz="4" w:space="0" w:color="auto"/>
            </w:tcBorders>
            <w:noWrap/>
            <w:hideMark/>
          </w:tcPr>
          <w:p w14:paraId="678821B1" w14:textId="0BC2072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839" w:type="dxa"/>
            <w:tcBorders>
              <w:top w:val="single" w:sz="4" w:space="0" w:color="auto"/>
              <w:right w:val="single" w:sz="4" w:space="0" w:color="auto"/>
            </w:tcBorders>
            <w:noWrap/>
            <w:hideMark/>
          </w:tcPr>
          <w:p w14:paraId="6C817A36" w14:textId="0AC976B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6F4543" w:rsidRPr="00EE2ACD" w14:paraId="518F6574"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DBEBFD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44" w:type="dxa"/>
            <w:tcBorders>
              <w:left w:val="single" w:sz="4" w:space="0" w:color="auto"/>
            </w:tcBorders>
            <w:noWrap/>
            <w:hideMark/>
          </w:tcPr>
          <w:p w14:paraId="79D37BB7" w14:textId="0D5C2EB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38.07</w:t>
            </w:r>
          </w:p>
        </w:tc>
        <w:tc>
          <w:tcPr>
            <w:tcW w:w="716" w:type="dxa"/>
            <w:tcBorders>
              <w:right w:val="single" w:sz="4" w:space="0" w:color="auto"/>
            </w:tcBorders>
            <w:noWrap/>
            <w:hideMark/>
          </w:tcPr>
          <w:p w14:paraId="413E140A" w14:textId="6140E5F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14.14</w:t>
            </w:r>
          </w:p>
        </w:tc>
        <w:tc>
          <w:tcPr>
            <w:tcW w:w="908" w:type="dxa"/>
            <w:tcBorders>
              <w:left w:val="single" w:sz="4" w:space="0" w:color="auto"/>
            </w:tcBorders>
            <w:noWrap/>
            <w:hideMark/>
          </w:tcPr>
          <w:p w14:paraId="0593A784" w14:textId="2734E88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96.36</w:t>
            </w:r>
          </w:p>
        </w:tc>
        <w:tc>
          <w:tcPr>
            <w:tcW w:w="744" w:type="dxa"/>
            <w:tcBorders>
              <w:right w:val="single" w:sz="4" w:space="0" w:color="auto"/>
            </w:tcBorders>
            <w:noWrap/>
            <w:hideMark/>
          </w:tcPr>
          <w:p w14:paraId="0C8E2B4D" w14:textId="61FCC0F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61.84</w:t>
            </w:r>
          </w:p>
        </w:tc>
        <w:tc>
          <w:tcPr>
            <w:tcW w:w="786" w:type="dxa"/>
            <w:tcBorders>
              <w:left w:val="single" w:sz="4" w:space="0" w:color="auto"/>
            </w:tcBorders>
            <w:noWrap/>
            <w:hideMark/>
          </w:tcPr>
          <w:p w14:paraId="451FF33A" w14:textId="1C54B31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right w:val="single" w:sz="4" w:space="0" w:color="auto"/>
            </w:tcBorders>
            <w:noWrap/>
            <w:hideMark/>
          </w:tcPr>
          <w:p w14:paraId="75C2D222" w14:textId="367B1FE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E0448EE" w14:textId="7BBF339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156E9F91" w14:textId="0720F3E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4FEC2DA1" w14:textId="40522A6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329F5CEB" w14:textId="2DA2E4F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6BC7EA3" w14:textId="31F780C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744" w:type="dxa"/>
            <w:tcBorders>
              <w:right w:val="single" w:sz="4" w:space="0" w:color="auto"/>
            </w:tcBorders>
            <w:noWrap/>
            <w:hideMark/>
          </w:tcPr>
          <w:p w14:paraId="2852EFD5" w14:textId="5B6B577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839" w:type="dxa"/>
            <w:tcBorders>
              <w:left w:val="single" w:sz="4" w:space="0" w:color="auto"/>
            </w:tcBorders>
            <w:noWrap/>
            <w:hideMark/>
          </w:tcPr>
          <w:p w14:paraId="10C79633" w14:textId="7FB7D03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839" w:type="dxa"/>
            <w:tcBorders>
              <w:right w:val="single" w:sz="4" w:space="0" w:color="auto"/>
            </w:tcBorders>
            <w:noWrap/>
            <w:hideMark/>
          </w:tcPr>
          <w:p w14:paraId="53D9D182" w14:textId="1ED1293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839" w:type="dxa"/>
            <w:tcBorders>
              <w:left w:val="single" w:sz="4" w:space="0" w:color="auto"/>
            </w:tcBorders>
            <w:noWrap/>
            <w:hideMark/>
          </w:tcPr>
          <w:p w14:paraId="66473DCB" w14:textId="6662550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839" w:type="dxa"/>
            <w:tcBorders>
              <w:right w:val="single" w:sz="4" w:space="0" w:color="auto"/>
            </w:tcBorders>
            <w:noWrap/>
            <w:hideMark/>
          </w:tcPr>
          <w:p w14:paraId="561A7F38" w14:textId="6B0D350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A470ED" w:rsidRPr="00EE2ACD" w14:paraId="6DF8B3DE"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533F261"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44" w:type="dxa"/>
            <w:tcBorders>
              <w:left w:val="single" w:sz="4" w:space="0" w:color="auto"/>
            </w:tcBorders>
            <w:noWrap/>
            <w:hideMark/>
          </w:tcPr>
          <w:p w14:paraId="34E6218C" w14:textId="7AF977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w:t>
            </w:r>
          </w:p>
        </w:tc>
        <w:tc>
          <w:tcPr>
            <w:tcW w:w="716" w:type="dxa"/>
            <w:tcBorders>
              <w:right w:val="single" w:sz="4" w:space="0" w:color="auto"/>
            </w:tcBorders>
            <w:noWrap/>
            <w:hideMark/>
          </w:tcPr>
          <w:p w14:paraId="7BA1B513" w14:textId="6744FBB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5.90</w:t>
            </w:r>
          </w:p>
        </w:tc>
        <w:tc>
          <w:tcPr>
            <w:tcW w:w="908" w:type="dxa"/>
            <w:tcBorders>
              <w:left w:val="single" w:sz="4" w:space="0" w:color="auto"/>
            </w:tcBorders>
            <w:noWrap/>
            <w:hideMark/>
          </w:tcPr>
          <w:p w14:paraId="05AC831B" w14:textId="4C73EEB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43.78</w:t>
            </w:r>
          </w:p>
        </w:tc>
        <w:tc>
          <w:tcPr>
            <w:tcW w:w="744" w:type="dxa"/>
            <w:tcBorders>
              <w:right w:val="single" w:sz="4" w:space="0" w:color="auto"/>
            </w:tcBorders>
            <w:noWrap/>
            <w:hideMark/>
          </w:tcPr>
          <w:p w14:paraId="462E572F" w14:textId="121108C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46.17</w:t>
            </w:r>
          </w:p>
        </w:tc>
        <w:tc>
          <w:tcPr>
            <w:tcW w:w="786" w:type="dxa"/>
            <w:tcBorders>
              <w:left w:val="single" w:sz="4" w:space="0" w:color="auto"/>
            </w:tcBorders>
            <w:noWrap/>
            <w:hideMark/>
          </w:tcPr>
          <w:p w14:paraId="7AD37EA3" w14:textId="2F3B9A1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1EAE27E1" w14:textId="3486CB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1A3CB589" w14:textId="181F16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260D1799" w14:textId="2D6EDD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5F4EFF5A" w14:textId="5C033F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74A7176E" w14:textId="55C77A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493ABAD7" w14:textId="1CDAD29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744" w:type="dxa"/>
            <w:tcBorders>
              <w:right w:val="single" w:sz="4" w:space="0" w:color="auto"/>
            </w:tcBorders>
            <w:noWrap/>
            <w:hideMark/>
          </w:tcPr>
          <w:p w14:paraId="6D1EA8E3" w14:textId="0CF436A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839" w:type="dxa"/>
            <w:tcBorders>
              <w:left w:val="single" w:sz="4" w:space="0" w:color="auto"/>
            </w:tcBorders>
            <w:noWrap/>
            <w:hideMark/>
          </w:tcPr>
          <w:p w14:paraId="4C42040D" w14:textId="590F8F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839" w:type="dxa"/>
            <w:tcBorders>
              <w:right w:val="single" w:sz="4" w:space="0" w:color="auto"/>
            </w:tcBorders>
            <w:noWrap/>
            <w:hideMark/>
          </w:tcPr>
          <w:p w14:paraId="1BA23CAB" w14:textId="09E909D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839" w:type="dxa"/>
            <w:tcBorders>
              <w:left w:val="single" w:sz="4" w:space="0" w:color="auto"/>
            </w:tcBorders>
            <w:noWrap/>
            <w:hideMark/>
          </w:tcPr>
          <w:p w14:paraId="39FE2CB6" w14:textId="1390DCB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839" w:type="dxa"/>
            <w:tcBorders>
              <w:right w:val="single" w:sz="4" w:space="0" w:color="auto"/>
            </w:tcBorders>
            <w:noWrap/>
            <w:hideMark/>
          </w:tcPr>
          <w:p w14:paraId="67060B9F" w14:textId="063095E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6F4543" w:rsidRPr="00EE2ACD" w14:paraId="5ECC6CB5"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79193512"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44" w:type="dxa"/>
            <w:tcBorders>
              <w:left w:val="single" w:sz="4" w:space="0" w:color="auto"/>
            </w:tcBorders>
            <w:noWrap/>
            <w:hideMark/>
          </w:tcPr>
          <w:p w14:paraId="5715E342" w14:textId="0176A77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6.34</w:t>
            </w:r>
          </w:p>
        </w:tc>
        <w:tc>
          <w:tcPr>
            <w:tcW w:w="716" w:type="dxa"/>
            <w:tcBorders>
              <w:right w:val="single" w:sz="4" w:space="0" w:color="auto"/>
            </w:tcBorders>
            <w:noWrap/>
            <w:hideMark/>
          </w:tcPr>
          <w:p w14:paraId="7DBC2E38" w14:textId="5A2D8706"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6.67</w:t>
            </w:r>
          </w:p>
        </w:tc>
        <w:tc>
          <w:tcPr>
            <w:tcW w:w="908" w:type="dxa"/>
            <w:tcBorders>
              <w:left w:val="single" w:sz="4" w:space="0" w:color="auto"/>
            </w:tcBorders>
            <w:noWrap/>
            <w:hideMark/>
          </w:tcPr>
          <w:p w14:paraId="374612FB" w14:textId="1E691FC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46.14</w:t>
            </w:r>
          </w:p>
        </w:tc>
        <w:tc>
          <w:tcPr>
            <w:tcW w:w="744" w:type="dxa"/>
            <w:tcBorders>
              <w:right w:val="single" w:sz="4" w:space="0" w:color="auto"/>
            </w:tcBorders>
            <w:noWrap/>
            <w:hideMark/>
          </w:tcPr>
          <w:p w14:paraId="1652EBBF" w14:textId="158584D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46.36</w:t>
            </w:r>
          </w:p>
        </w:tc>
        <w:tc>
          <w:tcPr>
            <w:tcW w:w="786" w:type="dxa"/>
            <w:tcBorders>
              <w:left w:val="single" w:sz="4" w:space="0" w:color="auto"/>
            </w:tcBorders>
            <w:noWrap/>
            <w:hideMark/>
          </w:tcPr>
          <w:p w14:paraId="062AB995" w14:textId="352A4B9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301E4FA3" w14:textId="024282E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15E1F722" w14:textId="5C62777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30" w:type="dxa"/>
            <w:tcBorders>
              <w:right w:val="single" w:sz="4" w:space="0" w:color="auto"/>
            </w:tcBorders>
            <w:noWrap/>
            <w:hideMark/>
          </w:tcPr>
          <w:p w14:paraId="18D2A1CE" w14:textId="6DD0EC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49" w:type="dxa"/>
            <w:tcBorders>
              <w:left w:val="single" w:sz="4" w:space="0" w:color="auto"/>
            </w:tcBorders>
            <w:noWrap/>
            <w:hideMark/>
          </w:tcPr>
          <w:p w14:paraId="63961621" w14:textId="18C670F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33" w:type="dxa"/>
            <w:tcBorders>
              <w:right w:val="single" w:sz="4" w:space="0" w:color="auto"/>
            </w:tcBorders>
            <w:noWrap/>
            <w:hideMark/>
          </w:tcPr>
          <w:p w14:paraId="0FDBD5F8" w14:textId="3CC70F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70" w:type="dxa"/>
            <w:tcBorders>
              <w:left w:val="single" w:sz="4" w:space="0" w:color="auto"/>
            </w:tcBorders>
            <w:noWrap/>
            <w:hideMark/>
          </w:tcPr>
          <w:p w14:paraId="7FAC46BC" w14:textId="07A3B78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744" w:type="dxa"/>
            <w:tcBorders>
              <w:right w:val="single" w:sz="4" w:space="0" w:color="auto"/>
            </w:tcBorders>
            <w:noWrap/>
            <w:hideMark/>
          </w:tcPr>
          <w:p w14:paraId="0F228A9E" w14:textId="643304D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839" w:type="dxa"/>
            <w:tcBorders>
              <w:left w:val="single" w:sz="4" w:space="0" w:color="auto"/>
            </w:tcBorders>
            <w:noWrap/>
            <w:hideMark/>
          </w:tcPr>
          <w:p w14:paraId="3B2C8DAA" w14:textId="5C5A5F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839" w:type="dxa"/>
            <w:tcBorders>
              <w:right w:val="single" w:sz="4" w:space="0" w:color="auto"/>
            </w:tcBorders>
            <w:noWrap/>
            <w:hideMark/>
          </w:tcPr>
          <w:p w14:paraId="37438A6D" w14:textId="798A5A0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839" w:type="dxa"/>
            <w:tcBorders>
              <w:left w:val="single" w:sz="4" w:space="0" w:color="auto"/>
            </w:tcBorders>
            <w:noWrap/>
            <w:hideMark/>
          </w:tcPr>
          <w:p w14:paraId="35223F01" w14:textId="672892E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839" w:type="dxa"/>
            <w:tcBorders>
              <w:right w:val="single" w:sz="4" w:space="0" w:color="auto"/>
            </w:tcBorders>
            <w:noWrap/>
            <w:hideMark/>
          </w:tcPr>
          <w:p w14:paraId="7DD7E72C" w14:textId="1B5A8E6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A470ED" w:rsidRPr="00EE2ACD" w14:paraId="397E9B2B"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637340F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44" w:type="dxa"/>
            <w:tcBorders>
              <w:left w:val="single" w:sz="4" w:space="0" w:color="auto"/>
            </w:tcBorders>
            <w:noWrap/>
            <w:hideMark/>
          </w:tcPr>
          <w:p w14:paraId="5790C63B" w14:textId="4B6228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17.81</w:t>
            </w:r>
          </w:p>
        </w:tc>
        <w:tc>
          <w:tcPr>
            <w:tcW w:w="716" w:type="dxa"/>
            <w:tcBorders>
              <w:right w:val="single" w:sz="4" w:space="0" w:color="auto"/>
            </w:tcBorders>
            <w:noWrap/>
            <w:hideMark/>
          </w:tcPr>
          <w:p w14:paraId="6811B899" w14:textId="14D1643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13.83</w:t>
            </w:r>
          </w:p>
        </w:tc>
        <w:tc>
          <w:tcPr>
            <w:tcW w:w="908" w:type="dxa"/>
            <w:tcBorders>
              <w:left w:val="single" w:sz="4" w:space="0" w:color="auto"/>
            </w:tcBorders>
            <w:noWrap/>
            <w:hideMark/>
          </w:tcPr>
          <w:p w14:paraId="0AE3A665" w14:textId="056589E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132.50</w:t>
            </w:r>
          </w:p>
        </w:tc>
        <w:tc>
          <w:tcPr>
            <w:tcW w:w="744" w:type="dxa"/>
            <w:tcBorders>
              <w:right w:val="single" w:sz="4" w:space="0" w:color="auto"/>
            </w:tcBorders>
            <w:noWrap/>
            <w:hideMark/>
          </w:tcPr>
          <w:p w14:paraId="5A7317E1" w14:textId="488381B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88.94</w:t>
            </w:r>
          </w:p>
        </w:tc>
        <w:tc>
          <w:tcPr>
            <w:tcW w:w="786" w:type="dxa"/>
            <w:tcBorders>
              <w:left w:val="single" w:sz="4" w:space="0" w:color="auto"/>
            </w:tcBorders>
            <w:noWrap/>
            <w:hideMark/>
          </w:tcPr>
          <w:p w14:paraId="0C67EC81" w14:textId="416C21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09E8DB92" w14:textId="2149CD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53C2730" w14:textId="52D30BE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30" w:type="dxa"/>
            <w:tcBorders>
              <w:right w:val="single" w:sz="4" w:space="0" w:color="auto"/>
            </w:tcBorders>
            <w:noWrap/>
            <w:hideMark/>
          </w:tcPr>
          <w:p w14:paraId="2FB82A4A" w14:textId="7F9A605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749" w:type="dxa"/>
            <w:tcBorders>
              <w:left w:val="single" w:sz="4" w:space="0" w:color="auto"/>
            </w:tcBorders>
            <w:noWrap/>
            <w:hideMark/>
          </w:tcPr>
          <w:p w14:paraId="473B2828" w14:textId="0626E1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33" w:type="dxa"/>
            <w:tcBorders>
              <w:right w:val="single" w:sz="4" w:space="0" w:color="auto"/>
            </w:tcBorders>
            <w:noWrap/>
            <w:hideMark/>
          </w:tcPr>
          <w:p w14:paraId="4380671D" w14:textId="62A9C73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870" w:type="dxa"/>
            <w:tcBorders>
              <w:left w:val="single" w:sz="4" w:space="0" w:color="auto"/>
            </w:tcBorders>
            <w:noWrap/>
            <w:hideMark/>
          </w:tcPr>
          <w:p w14:paraId="3000A28C" w14:textId="743A26C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744" w:type="dxa"/>
            <w:tcBorders>
              <w:right w:val="single" w:sz="4" w:space="0" w:color="auto"/>
            </w:tcBorders>
            <w:noWrap/>
            <w:hideMark/>
          </w:tcPr>
          <w:p w14:paraId="236894A0" w14:textId="764408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839" w:type="dxa"/>
            <w:tcBorders>
              <w:left w:val="single" w:sz="4" w:space="0" w:color="auto"/>
            </w:tcBorders>
            <w:noWrap/>
            <w:hideMark/>
          </w:tcPr>
          <w:p w14:paraId="7E1A87B3" w14:textId="5CBFA5D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839" w:type="dxa"/>
            <w:tcBorders>
              <w:right w:val="single" w:sz="4" w:space="0" w:color="auto"/>
            </w:tcBorders>
            <w:noWrap/>
            <w:hideMark/>
          </w:tcPr>
          <w:p w14:paraId="5AD4EC77" w14:textId="208BEE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839" w:type="dxa"/>
            <w:tcBorders>
              <w:left w:val="single" w:sz="4" w:space="0" w:color="auto"/>
            </w:tcBorders>
            <w:noWrap/>
            <w:hideMark/>
          </w:tcPr>
          <w:p w14:paraId="3580769C" w14:textId="7BFE141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839" w:type="dxa"/>
            <w:tcBorders>
              <w:right w:val="single" w:sz="4" w:space="0" w:color="auto"/>
            </w:tcBorders>
            <w:noWrap/>
            <w:hideMark/>
          </w:tcPr>
          <w:p w14:paraId="1C530F4C" w14:textId="26FC73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6F4543" w:rsidRPr="00EE2ACD" w14:paraId="6756E5D7"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4913A22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44" w:type="dxa"/>
            <w:tcBorders>
              <w:left w:val="single" w:sz="4" w:space="0" w:color="auto"/>
            </w:tcBorders>
            <w:noWrap/>
            <w:hideMark/>
          </w:tcPr>
          <w:p w14:paraId="11418539" w14:textId="3765078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4.43</w:t>
            </w:r>
          </w:p>
        </w:tc>
        <w:tc>
          <w:tcPr>
            <w:tcW w:w="716" w:type="dxa"/>
            <w:tcBorders>
              <w:right w:val="single" w:sz="4" w:space="0" w:color="auto"/>
            </w:tcBorders>
            <w:noWrap/>
            <w:hideMark/>
          </w:tcPr>
          <w:p w14:paraId="19A08C43" w14:textId="2B74E09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23.89</w:t>
            </w:r>
          </w:p>
        </w:tc>
        <w:tc>
          <w:tcPr>
            <w:tcW w:w="908" w:type="dxa"/>
            <w:tcBorders>
              <w:left w:val="single" w:sz="4" w:space="0" w:color="auto"/>
            </w:tcBorders>
            <w:noWrap/>
            <w:hideMark/>
          </w:tcPr>
          <w:p w14:paraId="3F31B4CA" w14:textId="62CF65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48.86</w:t>
            </w:r>
          </w:p>
        </w:tc>
        <w:tc>
          <w:tcPr>
            <w:tcW w:w="744" w:type="dxa"/>
            <w:tcBorders>
              <w:right w:val="single" w:sz="4" w:space="0" w:color="auto"/>
            </w:tcBorders>
            <w:noWrap/>
            <w:hideMark/>
          </w:tcPr>
          <w:p w14:paraId="70F18A0A" w14:textId="38BDFA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67.02</w:t>
            </w:r>
          </w:p>
        </w:tc>
        <w:tc>
          <w:tcPr>
            <w:tcW w:w="786" w:type="dxa"/>
            <w:tcBorders>
              <w:left w:val="single" w:sz="4" w:space="0" w:color="auto"/>
            </w:tcBorders>
            <w:noWrap/>
            <w:hideMark/>
          </w:tcPr>
          <w:p w14:paraId="7D49879B" w14:textId="0FFCC22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663" w:type="dxa"/>
            <w:tcBorders>
              <w:right w:val="single" w:sz="4" w:space="0" w:color="auto"/>
            </w:tcBorders>
            <w:noWrap/>
            <w:hideMark/>
          </w:tcPr>
          <w:p w14:paraId="08E44DC2" w14:textId="3C1AFF0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3987B61D" w14:textId="625C2845"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0" w:type="dxa"/>
            <w:tcBorders>
              <w:right w:val="single" w:sz="4" w:space="0" w:color="auto"/>
            </w:tcBorders>
            <w:noWrap/>
            <w:hideMark/>
          </w:tcPr>
          <w:p w14:paraId="26623793" w14:textId="0006E94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49" w:type="dxa"/>
            <w:tcBorders>
              <w:left w:val="single" w:sz="4" w:space="0" w:color="auto"/>
            </w:tcBorders>
            <w:noWrap/>
            <w:hideMark/>
          </w:tcPr>
          <w:p w14:paraId="20FACF5B" w14:textId="031E5F7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50F19E70" w14:textId="135B14E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70" w:type="dxa"/>
            <w:tcBorders>
              <w:left w:val="single" w:sz="4" w:space="0" w:color="auto"/>
            </w:tcBorders>
            <w:noWrap/>
            <w:hideMark/>
          </w:tcPr>
          <w:p w14:paraId="60581A5C" w14:textId="468BBED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744" w:type="dxa"/>
            <w:tcBorders>
              <w:right w:val="single" w:sz="4" w:space="0" w:color="auto"/>
            </w:tcBorders>
            <w:noWrap/>
            <w:hideMark/>
          </w:tcPr>
          <w:p w14:paraId="2EF815F0" w14:textId="2757DE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839" w:type="dxa"/>
            <w:tcBorders>
              <w:left w:val="single" w:sz="4" w:space="0" w:color="auto"/>
            </w:tcBorders>
            <w:noWrap/>
            <w:hideMark/>
          </w:tcPr>
          <w:p w14:paraId="7E6E5BD8" w14:textId="6BA7C074"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9" w:type="dxa"/>
            <w:tcBorders>
              <w:right w:val="single" w:sz="4" w:space="0" w:color="auto"/>
            </w:tcBorders>
            <w:noWrap/>
            <w:hideMark/>
          </w:tcPr>
          <w:p w14:paraId="6AC66E7E" w14:textId="1633E695"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839" w:type="dxa"/>
            <w:tcBorders>
              <w:left w:val="single" w:sz="4" w:space="0" w:color="auto"/>
            </w:tcBorders>
            <w:noWrap/>
            <w:hideMark/>
          </w:tcPr>
          <w:p w14:paraId="5989CFE2" w14:textId="0491C02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39" w:type="dxa"/>
            <w:tcBorders>
              <w:right w:val="single" w:sz="4" w:space="0" w:color="auto"/>
            </w:tcBorders>
            <w:noWrap/>
            <w:hideMark/>
          </w:tcPr>
          <w:p w14:paraId="16F8F189" w14:textId="4CFA43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A470ED" w:rsidRPr="00EE2ACD" w14:paraId="7BA0859D"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BBC577A"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44" w:type="dxa"/>
            <w:tcBorders>
              <w:left w:val="single" w:sz="4" w:space="0" w:color="auto"/>
            </w:tcBorders>
            <w:noWrap/>
            <w:hideMark/>
          </w:tcPr>
          <w:p w14:paraId="5374AC26" w14:textId="1037293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3.61</w:t>
            </w:r>
          </w:p>
        </w:tc>
        <w:tc>
          <w:tcPr>
            <w:tcW w:w="716" w:type="dxa"/>
            <w:tcBorders>
              <w:right w:val="single" w:sz="4" w:space="0" w:color="auto"/>
            </w:tcBorders>
            <w:noWrap/>
            <w:hideMark/>
          </w:tcPr>
          <w:p w14:paraId="3DFD1CEC" w14:textId="416C278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1.99</w:t>
            </w:r>
          </w:p>
        </w:tc>
        <w:tc>
          <w:tcPr>
            <w:tcW w:w="908" w:type="dxa"/>
            <w:tcBorders>
              <w:left w:val="single" w:sz="4" w:space="0" w:color="auto"/>
            </w:tcBorders>
            <w:noWrap/>
            <w:hideMark/>
          </w:tcPr>
          <w:p w14:paraId="324B71E3" w14:textId="12417C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41.37</w:t>
            </w:r>
          </w:p>
        </w:tc>
        <w:tc>
          <w:tcPr>
            <w:tcW w:w="744" w:type="dxa"/>
            <w:tcBorders>
              <w:right w:val="single" w:sz="4" w:space="0" w:color="auto"/>
            </w:tcBorders>
            <w:noWrap/>
            <w:hideMark/>
          </w:tcPr>
          <w:p w14:paraId="135CD760" w14:textId="7A8E560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37.89</w:t>
            </w:r>
          </w:p>
        </w:tc>
        <w:tc>
          <w:tcPr>
            <w:tcW w:w="786" w:type="dxa"/>
            <w:tcBorders>
              <w:left w:val="single" w:sz="4" w:space="0" w:color="auto"/>
            </w:tcBorders>
            <w:noWrap/>
            <w:hideMark/>
          </w:tcPr>
          <w:p w14:paraId="6BBF4368" w14:textId="014230F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389DC34" w14:textId="349D08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7AD16E42" w14:textId="61200EB6"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30" w:type="dxa"/>
            <w:tcBorders>
              <w:right w:val="single" w:sz="4" w:space="0" w:color="auto"/>
            </w:tcBorders>
            <w:noWrap/>
            <w:hideMark/>
          </w:tcPr>
          <w:p w14:paraId="4F7FE318" w14:textId="4C7542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749" w:type="dxa"/>
            <w:tcBorders>
              <w:left w:val="single" w:sz="4" w:space="0" w:color="auto"/>
            </w:tcBorders>
            <w:noWrap/>
            <w:hideMark/>
          </w:tcPr>
          <w:p w14:paraId="7837F924" w14:textId="2629FBE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165DC9B9" w14:textId="68C66B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70" w:type="dxa"/>
            <w:tcBorders>
              <w:left w:val="single" w:sz="4" w:space="0" w:color="auto"/>
            </w:tcBorders>
            <w:noWrap/>
            <w:hideMark/>
          </w:tcPr>
          <w:p w14:paraId="27108A90" w14:textId="6BBF55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744" w:type="dxa"/>
            <w:tcBorders>
              <w:right w:val="single" w:sz="4" w:space="0" w:color="auto"/>
            </w:tcBorders>
            <w:noWrap/>
            <w:hideMark/>
          </w:tcPr>
          <w:p w14:paraId="40A06D4F" w14:textId="040BAE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839" w:type="dxa"/>
            <w:tcBorders>
              <w:left w:val="single" w:sz="4" w:space="0" w:color="auto"/>
            </w:tcBorders>
            <w:noWrap/>
            <w:hideMark/>
          </w:tcPr>
          <w:p w14:paraId="658E55F9" w14:textId="0A4B6D2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839" w:type="dxa"/>
            <w:tcBorders>
              <w:right w:val="single" w:sz="4" w:space="0" w:color="auto"/>
            </w:tcBorders>
            <w:noWrap/>
            <w:hideMark/>
          </w:tcPr>
          <w:p w14:paraId="20852F57" w14:textId="4AB3EE6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839" w:type="dxa"/>
            <w:tcBorders>
              <w:left w:val="single" w:sz="4" w:space="0" w:color="auto"/>
            </w:tcBorders>
            <w:noWrap/>
            <w:hideMark/>
          </w:tcPr>
          <w:p w14:paraId="3075D614" w14:textId="46B685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839" w:type="dxa"/>
            <w:tcBorders>
              <w:right w:val="single" w:sz="4" w:space="0" w:color="auto"/>
            </w:tcBorders>
            <w:noWrap/>
            <w:hideMark/>
          </w:tcPr>
          <w:p w14:paraId="33A27CF5" w14:textId="634BB02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6F4543" w:rsidRPr="00EE2ACD" w14:paraId="582C6AC9"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832C43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44" w:type="dxa"/>
            <w:tcBorders>
              <w:left w:val="single" w:sz="4" w:space="0" w:color="auto"/>
            </w:tcBorders>
            <w:noWrap/>
            <w:hideMark/>
          </w:tcPr>
          <w:p w14:paraId="2E9EF05D" w14:textId="0FE640E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29.05</w:t>
            </w:r>
          </w:p>
        </w:tc>
        <w:tc>
          <w:tcPr>
            <w:tcW w:w="716" w:type="dxa"/>
            <w:tcBorders>
              <w:right w:val="single" w:sz="4" w:space="0" w:color="auto"/>
            </w:tcBorders>
            <w:noWrap/>
            <w:hideMark/>
          </w:tcPr>
          <w:p w14:paraId="2277ECF7" w14:textId="54EBAF6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6.45</w:t>
            </w:r>
          </w:p>
        </w:tc>
        <w:tc>
          <w:tcPr>
            <w:tcW w:w="908" w:type="dxa"/>
            <w:tcBorders>
              <w:left w:val="single" w:sz="4" w:space="0" w:color="auto"/>
            </w:tcBorders>
            <w:noWrap/>
            <w:hideMark/>
          </w:tcPr>
          <w:p w14:paraId="6DCA76A7" w14:textId="41F73A5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78.38</w:t>
            </w:r>
          </w:p>
        </w:tc>
        <w:tc>
          <w:tcPr>
            <w:tcW w:w="744" w:type="dxa"/>
            <w:tcBorders>
              <w:right w:val="single" w:sz="4" w:space="0" w:color="auto"/>
            </w:tcBorders>
            <w:noWrap/>
            <w:hideMark/>
          </w:tcPr>
          <w:p w14:paraId="0B36C3FB" w14:textId="4236D7E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43.61</w:t>
            </w:r>
          </w:p>
        </w:tc>
        <w:tc>
          <w:tcPr>
            <w:tcW w:w="786" w:type="dxa"/>
            <w:tcBorders>
              <w:left w:val="single" w:sz="4" w:space="0" w:color="auto"/>
            </w:tcBorders>
            <w:noWrap/>
            <w:hideMark/>
          </w:tcPr>
          <w:p w14:paraId="4F092975" w14:textId="55B7162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D884CF7" w14:textId="230C9DA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60FD62F1" w14:textId="688C2C3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73C98EC4" w14:textId="596DE5A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tcBorders>
            <w:noWrap/>
            <w:hideMark/>
          </w:tcPr>
          <w:p w14:paraId="1676DF87" w14:textId="714DC65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696A0E4A" w14:textId="56504E2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4B31B54" w14:textId="591A492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744" w:type="dxa"/>
            <w:tcBorders>
              <w:right w:val="single" w:sz="4" w:space="0" w:color="auto"/>
            </w:tcBorders>
            <w:noWrap/>
            <w:hideMark/>
          </w:tcPr>
          <w:p w14:paraId="062C3551" w14:textId="7884977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839" w:type="dxa"/>
            <w:tcBorders>
              <w:left w:val="single" w:sz="4" w:space="0" w:color="auto"/>
            </w:tcBorders>
            <w:noWrap/>
            <w:hideMark/>
          </w:tcPr>
          <w:p w14:paraId="6906290F" w14:textId="1B40F27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839" w:type="dxa"/>
            <w:tcBorders>
              <w:right w:val="single" w:sz="4" w:space="0" w:color="auto"/>
            </w:tcBorders>
            <w:noWrap/>
            <w:hideMark/>
          </w:tcPr>
          <w:p w14:paraId="2C620CFA" w14:textId="0DC29B8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839" w:type="dxa"/>
            <w:tcBorders>
              <w:left w:val="single" w:sz="4" w:space="0" w:color="auto"/>
            </w:tcBorders>
            <w:noWrap/>
            <w:hideMark/>
          </w:tcPr>
          <w:p w14:paraId="48989535" w14:textId="5264819A"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839" w:type="dxa"/>
            <w:tcBorders>
              <w:right w:val="single" w:sz="4" w:space="0" w:color="auto"/>
            </w:tcBorders>
            <w:noWrap/>
            <w:hideMark/>
          </w:tcPr>
          <w:p w14:paraId="20A0E98C" w14:textId="6F69D4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6F4543" w:rsidRPr="00EE2ACD" w14:paraId="2ECCCE59" w14:textId="77777777" w:rsidTr="00A470ED">
        <w:trPr>
          <w:trHeight w:val="351"/>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3B099370"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44" w:type="dxa"/>
            <w:tcBorders>
              <w:left w:val="single" w:sz="4" w:space="0" w:color="auto"/>
              <w:bottom w:val="single" w:sz="4" w:space="0" w:color="auto"/>
            </w:tcBorders>
            <w:noWrap/>
            <w:hideMark/>
          </w:tcPr>
          <w:p w14:paraId="7969F12C" w14:textId="04B736E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15.16</w:t>
            </w:r>
          </w:p>
        </w:tc>
        <w:tc>
          <w:tcPr>
            <w:tcW w:w="716" w:type="dxa"/>
            <w:tcBorders>
              <w:bottom w:val="single" w:sz="4" w:space="0" w:color="auto"/>
              <w:right w:val="single" w:sz="4" w:space="0" w:color="auto"/>
            </w:tcBorders>
            <w:noWrap/>
            <w:hideMark/>
          </w:tcPr>
          <w:p w14:paraId="70561BBE" w14:textId="519134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4.38</w:t>
            </w:r>
          </w:p>
        </w:tc>
        <w:tc>
          <w:tcPr>
            <w:tcW w:w="908" w:type="dxa"/>
            <w:tcBorders>
              <w:left w:val="single" w:sz="4" w:space="0" w:color="auto"/>
              <w:bottom w:val="single" w:sz="4" w:space="0" w:color="auto"/>
            </w:tcBorders>
            <w:noWrap/>
            <w:hideMark/>
          </w:tcPr>
          <w:p w14:paraId="3273447B" w14:textId="49821900"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71.70</w:t>
            </w:r>
          </w:p>
        </w:tc>
        <w:tc>
          <w:tcPr>
            <w:tcW w:w="744" w:type="dxa"/>
            <w:tcBorders>
              <w:bottom w:val="single" w:sz="4" w:space="0" w:color="auto"/>
              <w:right w:val="single" w:sz="4" w:space="0" w:color="auto"/>
            </w:tcBorders>
            <w:noWrap/>
            <w:hideMark/>
          </w:tcPr>
          <w:p w14:paraId="0B16F149" w14:textId="3FCE35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44.22</w:t>
            </w:r>
          </w:p>
        </w:tc>
        <w:tc>
          <w:tcPr>
            <w:tcW w:w="786" w:type="dxa"/>
            <w:tcBorders>
              <w:left w:val="single" w:sz="4" w:space="0" w:color="auto"/>
              <w:bottom w:val="single" w:sz="4" w:space="0" w:color="auto"/>
            </w:tcBorders>
            <w:noWrap/>
            <w:hideMark/>
          </w:tcPr>
          <w:p w14:paraId="0A3345C1" w14:textId="62E82C5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bottom w:val="single" w:sz="4" w:space="0" w:color="auto"/>
              <w:right w:val="single" w:sz="4" w:space="0" w:color="auto"/>
            </w:tcBorders>
            <w:noWrap/>
            <w:hideMark/>
          </w:tcPr>
          <w:p w14:paraId="6C07B47C" w14:textId="3478D67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bottom w:val="single" w:sz="4" w:space="0" w:color="auto"/>
            </w:tcBorders>
            <w:noWrap/>
            <w:hideMark/>
          </w:tcPr>
          <w:p w14:paraId="7EA3DBCD" w14:textId="3389899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30" w:type="dxa"/>
            <w:tcBorders>
              <w:bottom w:val="single" w:sz="4" w:space="0" w:color="auto"/>
              <w:right w:val="single" w:sz="4" w:space="0" w:color="auto"/>
            </w:tcBorders>
            <w:noWrap/>
            <w:hideMark/>
          </w:tcPr>
          <w:p w14:paraId="6F3430E5" w14:textId="03F221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bottom w:val="single" w:sz="4" w:space="0" w:color="auto"/>
            </w:tcBorders>
            <w:noWrap/>
            <w:hideMark/>
          </w:tcPr>
          <w:p w14:paraId="4044B0E9" w14:textId="363876F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33" w:type="dxa"/>
            <w:tcBorders>
              <w:bottom w:val="single" w:sz="4" w:space="0" w:color="auto"/>
              <w:right w:val="single" w:sz="4" w:space="0" w:color="auto"/>
            </w:tcBorders>
            <w:noWrap/>
            <w:hideMark/>
          </w:tcPr>
          <w:p w14:paraId="2643ADE4" w14:textId="47D57D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bottom w:val="single" w:sz="4" w:space="0" w:color="auto"/>
            </w:tcBorders>
            <w:noWrap/>
            <w:hideMark/>
          </w:tcPr>
          <w:p w14:paraId="0D72D61A" w14:textId="16ABBEE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744" w:type="dxa"/>
            <w:tcBorders>
              <w:bottom w:val="single" w:sz="4" w:space="0" w:color="auto"/>
              <w:right w:val="single" w:sz="4" w:space="0" w:color="auto"/>
            </w:tcBorders>
            <w:noWrap/>
            <w:hideMark/>
          </w:tcPr>
          <w:p w14:paraId="098C67DC" w14:textId="530A701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839" w:type="dxa"/>
            <w:tcBorders>
              <w:left w:val="single" w:sz="4" w:space="0" w:color="auto"/>
              <w:bottom w:val="single" w:sz="4" w:space="0" w:color="auto"/>
            </w:tcBorders>
            <w:noWrap/>
            <w:hideMark/>
          </w:tcPr>
          <w:p w14:paraId="6A79102D" w14:textId="609D80E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416E8376" w14:textId="2BF08B7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839" w:type="dxa"/>
            <w:tcBorders>
              <w:left w:val="single" w:sz="4" w:space="0" w:color="auto"/>
              <w:bottom w:val="single" w:sz="4" w:space="0" w:color="auto"/>
            </w:tcBorders>
            <w:noWrap/>
            <w:hideMark/>
          </w:tcPr>
          <w:p w14:paraId="47B61C09" w14:textId="74F5413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305E5AC4" w14:textId="7035857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7DA71267" w14:textId="235FACE8" w:rsidR="00F01B93" w:rsidRPr="00EE2ACD" w:rsidRDefault="00F01B93" w:rsidP="001968F8">
      <w:pPr>
        <w:rPr>
          <w:b/>
          <w:bCs/>
        </w:rPr>
      </w:pPr>
    </w:p>
    <w:p w14:paraId="1C922D44" w14:textId="28E43002" w:rsidR="00F01B93" w:rsidRDefault="00F01B93" w:rsidP="001968F8"/>
    <w:p w14:paraId="2DEC624F" w14:textId="77777777" w:rsidR="00573C09" w:rsidRDefault="00573C09" w:rsidP="001968F8">
      <w:pPr>
        <w:sectPr w:rsidR="00573C09" w:rsidSect="00EE2ACD">
          <w:pgSz w:w="15840" w:h="12240" w:orient="landscape"/>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23066829" w14:textId="77777777" w:rsidR="00147AD4" w:rsidRPr="00147AD4" w:rsidRDefault="00573C09" w:rsidP="00147AD4">
      <w:pPr>
        <w:pStyle w:val="Bibliography"/>
        <w:rPr>
          <w:rFonts w:ascii="Calibri" w:hAnsi="Calibri" w:cs="Calibri"/>
        </w:rPr>
      </w:pPr>
      <w:r>
        <w:fldChar w:fldCharType="begin"/>
      </w:r>
      <w:r w:rsidR="00C53890">
        <w:instrText xml:space="preserve"> ADDIN ZOTERO_BIBL {"uncited":[],"omitted":[],"custom":[]} CSL_BIBLIOGRAPHY </w:instrText>
      </w:r>
      <w:r>
        <w:fldChar w:fldCharType="separate"/>
      </w:r>
      <w:proofErr w:type="spellStart"/>
      <w:r w:rsidR="00147AD4" w:rsidRPr="00147AD4">
        <w:rPr>
          <w:rFonts w:ascii="Calibri" w:hAnsi="Calibri" w:cs="Calibri"/>
        </w:rPr>
        <w:t>Bergström</w:t>
      </w:r>
      <w:proofErr w:type="spellEnd"/>
      <w:r w:rsidR="00147AD4" w:rsidRPr="00147AD4">
        <w:rPr>
          <w:rFonts w:ascii="Calibri" w:hAnsi="Calibri" w:cs="Calibri"/>
        </w:rPr>
        <w:t xml:space="preserve">, A. K. (2010). The use of TN:TP and DIN:TP ratios as indicators for phytoplankton nutrient limitation in oligotrophic lakes affected by N deposition. </w:t>
      </w:r>
      <w:r w:rsidR="00147AD4" w:rsidRPr="00147AD4">
        <w:rPr>
          <w:rFonts w:ascii="Calibri" w:hAnsi="Calibri" w:cs="Calibri"/>
          <w:i/>
          <w:iCs/>
        </w:rPr>
        <w:t>Aquatic Sciences</w:t>
      </w:r>
      <w:r w:rsidR="00147AD4" w:rsidRPr="00147AD4">
        <w:rPr>
          <w:rFonts w:ascii="Calibri" w:hAnsi="Calibri" w:cs="Calibri"/>
        </w:rPr>
        <w:t xml:space="preserve">, </w:t>
      </w:r>
      <w:r w:rsidR="00147AD4" w:rsidRPr="00147AD4">
        <w:rPr>
          <w:rFonts w:ascii="Calibri" w:hAnsi="Calibri" w:cs="Calibri"/>
          <w:i/>
          <w:iCs/>
        </w:rPr>
        <w:t>72</w:t>
      </w:r>
      <w:r w:rsidR="00147AD4" w:rsidRPr="00147AD4">
        <w:rPr>
          <w:rFonts w:ascii="Calibri" w:hAnsi="Calibri" w:cs="Calibri"/>
        </w:rPr>
        <w:t>(3), 277–281. https://doi.org/10.1007/S00027-010-0132-0/FIGURES/1</w:t>
      </w:r>
    </w:p>
    <w:p w14:paraId="47D6A52A"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Bergström</w:t>
      </w:r>
      <w:proofErr w:type="spellEnd"/>
      <w:r w:rsidRPr="00147AD4">
        <w:rPr>
          <w:rFonts w:ascii="Calibri" w:hAnsi="Calibri" w:cs="Calibri"/>
        </w:rPr>
        <w:t xml:space="preserve">, A. K., &amp; Jansson, M. (2006). Atmospheric nitrogen deposition has caused nitrogen enrichment and eutrophication of lakes in the northern hemisphere. </w:t>
      </w:r>
      <w:r w:rsidRPr="00147AD4">
        <w:rPr>
          <w:rFonts w:ascii="Calibri" w:hAnsi="Calibri" w:cs="Calibri"/>
          <w:i/>
          <w:iCs/>
        </w:rPr>
        <w:t>Global Change Biology</w:t>
      </w:r>
      <w:r w:rsidRPr="00147AD4">
        <w:rPr>
          <w:rFonts w:ascii="Calibri" w:hAnsi="Calibri" w:cs="Calibri"/>
        </w:rPr>
        <w:t xml:space="preserve">, </w:t>
      </w:r>
      <w:r w:rsidRPr="00147AD4">
        <w:rPr>
          <w:rFonts w:ascii="Calibri" w:hAnsi="Calibri" w:cs="Calibri"/>
          <w:i/>
          <w:iCs/>
        </w:rPr>
        <w:t>12</w:t>
      </w:r>
      <w:r w:rsidRPr="00147AD4">
        <w:rPr>
          <w:rFonts w:ascii="Calibri" w:hAnsi="Calibri" w:cs="Calibri"/>
        </w:rPr>
        <w:t>(4), 635–643. https://doi.org/10.1111/j.1365-2486.2006.01129.x</w:t>
      </w:r>
    </w:p>
    <w:p w14:paraId="108B25E9" w14:textId="77777777" w:rsidR="00147AD4" w:rsidRPr="00147AD4" w:rsidRDefault="00147AD4" w:rsidP="00147AD4">
      <w:pPr>
        <w:pStyle w:val="Bibliography"/>
        <w:rPr>
          <w:rFonts w:ascii="Calibri" w:hAnsi="Calibri" w:cs="Calibri"/>
        </w:rPr>
      </w:pPr>
      <w:r w:rsidRPr="00147AD4">
        <w:rPr>
          <w:rFonts w:ascii="Calibri" w:hAnsi="Calibri" w:cs="Calibri"/>
        </w:rPr>
        <w:t xml:space="preserve">Burns, D. A. (2004). The effects of atmospheric nitrogen deposition in the Rocky Mountains of Colorado and southern Wyoming, USA-a critical review. </w:t>
      </w:r>
      <w:r w:rsidRPr="00147AD4">
        <w:rPr>
          <w:rFonts w:ascii="Calibri" w:hAnsi="Calibri" w:cs="Calibri"/>
          <w:i/>
          <w:iCs/>
        </w:rPr>
        <w:t xml:space="preserve">Environmental Pollution (Barking, </w:t>
      </w:r>
      <w:proofErr w:type="gramStart"/>
      <w:r w:rsidRPr="00147AD4">
        <w:rPr>
          <w:rFonts w:ascii="Calibri" w:hAnsi="Calibri" w:cs="Calibri"/>
          <w:i/>
          <w:iCs/>
        </w:rPr>
        <w:t>Essex :</w:t>
      </w:r>
      <w:proofErr w:type="gramEnd"/>
      <w:r w:rsidRPr="00147AD4">
        <w:rPr>
          <w:rFonts w:ascii="Calibri" w:hAnsi="Calibri" w:cs="Calibri"/>
          <w:i/>
          <w:iCs/>
        </w:rPr>
        <w:t xml:space="preserve"> 1987)</w:t>
      </w:r>
      <w:r w:rsidRPr="00147AD4">
        <w:rPr>
          <w:rFonts w:ascii="Calibri" w:hAnsi="Calibri" w:cs="Calibri"/>
        </w:rPr>
        <w:t xml:space="preserve">, </w:t>
      </w:r>
      <w:r w:rsidRPr="00147AD4">
        <w:rPr>
          <w:rFonts w:ascii="Calibri" w:hAnsi="Calibri" w:cs="Calibri"/>
          <w:i/>
          <w:iCs/>
        </w:rPr>
        <w:t>127</w:t>
      </w:r>
      <w:r w:rsidRPr="00147AD4">
        <w:rPr>
          <w:rFonts w:ascii="Calibri" w:hAnsi="Calibri" w:cs="Calibri"/>
        </w:rPr>
        <w:t>(2), 257–269. https://doi.org/10.1016/S0269-7491(03)00264-1</w:t>
      </w:r>
    </w:p>
    <w:p w14:paraId="453A1377" w14:textId="77777777" w:rsidR="00147AD4" w:rsidRPr="00147AD4" w:rsidRDefault="00147AD4" w:rsidP="00147AD4">
      <w:pPr>
        <w:pStyle w:val="Bibliography"/>
        <w:rPr>
          <w:rFonts w:ascii="Calibri" w:hAnsi="Calibri" w:cs="Calibri"/>
        </w:rPr>
      </w:pPr>
      <w:r w:rsidRPr="00147AD4">
        <w:rPr>
          <w:rFonts w:ascii="Calibri" w:hAnsi="Calibri" w:cs="Calibri"/>
        </w:rPr>
        <w:t xml:space="preserve">Camargo, J. A., &amp; Alonso, Á. (2006). Ecological and toxicological effects of inorganic nitrogen pollution in aquatic ecosystems: A global assessment. </w:t>
      </w:r>
      <w:r w:rsidRPr="00147AD4">
        <w:rPr>
          <w:rFonts w:ascii="Calibri" w:hAnsi="Calibri" w:cs="Calibri"/>
          <w:i/>
          <w:iCs/>
        </w:rPr>
        <w:t>Environment International</w:t>
      </w:r>
      <w:r w:rsidRPr="00147AD4">
        <w:rPr>
          <w:rFonts w:ascii="Calibri" w:hAnsi="Calibri" w:cs="Calibri"/>
        </w:rPr>
        <w:t xml:space="preserve">, </w:t>
      </w:r>
      <w:r w:rsidRPr="00147AD4">
        <w:rPr>
          <w:rFonts w:ascii="Calibri" w:hAnsi="Calibri" w:cs="Calibri"/>
          <w:i/>
          <w:iCs/>
        </w:rPr>
        <w:t>32</w:t>
      </w:r>
      <w:r w:rsidRPr="00147AD4">
        <w:rPr>
          <w:rFonts w:ascii="Calibri" w:hAnsi="Calibri" w:cs="Calibri"/>
        </w:rPr>
        <w:t>(6), 831–849. https://doi.org/10.1016/J.ENVINT.2006.05.002</w:t>
      </w:r>
    </w:p>
    <w:p w14:paraId="6009A26E" w14:textId="77777777" w:rsidR="00147AD4" w:rsidRPr="00147AD4" w:rsidRDefault="00147AD4" w:rsidP="00147AD4">
      <w:pPr>
        <w:pStyle w:val="Bibliography"/>
        <w:rPr>
          <w:rFonts w:ascii="Calibri" w:hAnsi="Calibri" w:cs="Calibri"/>
        </w:rPr>
      </w:pPr>
      <w:r w:rsidRPr="00147AD4">
        <w:rPr>
          <w:rFonts w:ascii="Calibri" w:hAnsi="Calibri" w:cs="Calibri"/>
        </w:rPr>
        <w:t xml:space="preserve">Conley, D. J., </w:t>
      </w:r>
      <w:proofErr w:type="spellStart"/>
      <w:r w:rsidRPr="00147AD4">
        <w:rPr>
          <w:rFonts w:ascii="Calibri" w:hAnsi="Calibri" w:cs="Calibri"/>
        </w:rPr>
        <w:t>Paerl</w:t>
      </w:r>
      <w:proofErr w:type="spellEnd"/>
      <w:r w:rsidRPr="00147AD4">
        <w:rPr>
          <w:rFonts w:ascii="Calibri" w:hAnsi="Calibri" w:cs="Calibri"/>
        </w:rPr>
        <w:t xml:space="preserve">, H. W., Howarth, R. W., </w:t>
      </w:r>
      <w:proofErr w:type="spellStart"/>
      <w:r w:rsidRPr="00147AD4">
        <w:rPr>
          <w:rFonts w:ascii="Calibri" w:hAnsi="Calibri" w:cs="Calibri"/>
        </w:rPr>
        <w:t>Boesch</w:t>
      </w:r>
      <w:proofErr w:type="spellEnd"/>
      <w:r w:rsidRPr="00147AD4">
        <w:rPr>
          <w:rFonts w:ascii="Calibri" w:hAnsi="Calibri" w:cs="Calibri"/>
        </w:rPr>
        <w:t xml:space="preserve">, D. F., </w:t>
      </w:r>
      <w:proofErr w:type="spellStart"/>
      <w:r w:rsidRPr="00147AD4">
        <w:rPr>
          <w:rFonts w:ascii="Calibri" w:hAnsi="Calibri" w:cs="Calibri"/>
        </w:rPr>
        <w:t>Seitzinger</w:t>
      </w:r>
      <w:proofErr w:type="spellEnd"/>
      <w:r w:rsidRPr="00147AD4">
        <w:rPr>
          <w:rFonts w:ascii="Calibri" w:hAnsi="Calibri" w:cs="Calibri"/>
        </w:rPr>
        <w:t xml:space="preserve">, S. P., Havens, K. E., Lancelot, C., &amp; Likens, G. E. (2009). Controlling Eutrophication: Nitrogen and Phosphorus.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323</w:t>
      </w:r>
      <w:r w:rsidRPr="00147AD4">
        <w:rPr>
          <w:rFonts w:ascii="Calibri" w:hAnsi="Calibri" w:cs="Calibri"/>
        </w:rPr>
        <w:t>(5917), 1014–1015. https://doi.org/10.1126/science.1167755</w:t>
      </w:r>
    </w:p>
    <w:p w14:paraId="6CA94CDF"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Correll</w:t>
      </w:r>
      <w:proofErr w:type="spellEnd"/>
      <w:r w:rsidRPr="00147AD4">
        <w:rPr>
          <w:rFonts w:ascii="Calibri" w:hAnsi="Calibri" w:cs="Calibri"/>
        </w:rPr>
        <w:t xml:space="preserve">, D. (1999). Phosphorus: A rate limiting nutrient in surface waters. </w:t>
      </w:r>
      <w:r w:rsidRPr="00147AD4">
        <w:rPr>
          <w:rFonts w:ascii="Calibri" w:hAnsi="Calibri" w:cs="Calibri"/>
          <w:i/>
          <w:iCs/>
        </w:rPr>
        <w:t>Poultry Science</w:t>
      </w:r>
      <w:r w:rsidRPr="00147AD4">
        <w:rPr>
          <w:rFonts w:ascii="Calibri" w:hAnsi="Calibri" w:cs="Calibri"/>
        </w:rPr>
        <w:t xml:space="preserve">, </w:t>
      </w:r>
      <w:r w:rsidRPr="00147AD4">
        <w:rPr>
          <w:rFonts w:ascii="Calibri" w:hAnsi="Calibri" w:cs="Calibri"/>
          <w:i/>
          <w:iCs/>
        </w:rPr>
        <w:t>78</w:t>
      </w:r>
      <w:r w:rsidRPr="00147AD4">
        <w:rPr>
          <w:rFonts w:ascii="Calibri" w:hAnsi="Calibri" w:cs="Calibri"/>
        </w:rPr>
        <w:t>(5), 674–682. https://doi.org/10.1093/ps/78.5.674</w:t>
      </w:r>
    </w:p>
    <w:p w14:paraId="35F6EAF8"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Dodds</w:t>
      </w:r>
      <w:proofErr w:type="spellEnd"/>
      <w:r w:rsidRPr="00147AD4">
        <w:rPr>
          <w:rFonts w:ascii="Calibri" w:hAnsi="Calibri" w:cs="Calibri"/>
        </w:rPr>
        <w:t xml:space="preserve">, W. K., </w:t>
      </w:r>
      <w:proofErr w:type="spellStart"/>
      <w:r w:rsidRPr="00147AD4">
        <w:rPr>
          <w:rFonts w:ascii="Calibri" w:hAnsi="Calibri" w:cs="Calibri"/>
        </w:rPr>
        <w:t>Bouska</w:t>
      </w:r>
      <w:proofErr w:type="spellEnd"/>
      <w:r w:rsidRPr="00147AD4">
        <w:rPr>
          <w:rFonts w:ascii="Calibri" w:hAnsi="Calibri" w:cs="Calibri"/>
        </w:rPr>
        <w:t xml:space="preserve">, W. W., </w:t>
      </w:r>
      <w:proofErr w:type="spellStart"/>
      <w:r w:rsidRPr="00147AD4">
        <w:rPr>
          <w:rFonts w:ascii="Calibri" w:hAnsi="Calibri" w:cs="Calibri"/>
        </w:rPr>
        <w:t>Eitzmann</w:t>
      </w:r>
      <w:proofErr w:type="spellEnd"/>
      <w:r w:rsidRPr="00147AD4">
        <w:rPr>
          <w:rFonts w:ascii="Calibri" w:hAnsi="Calibri" w:cs="Calibri"/>
        </w:rPr>
        <w:t xml:space="preserve">, J. L., Pilger, T. J., Pitts, K. L., Riley, A. J., </w:t>
      </w:r>
      <w:proofErr w:type="spellStart"/>
      <w:r w:rsidRPr="00147AD4">
        <w:rPr>
          <w:rFonts w:ascii="Calibri" w:hAnsi="Calibri" w:cs="Calibri"/>
        </w:rPr>
        <w:t>Schloesser</w:t>
      </w:r>
      <w:proofErr w:type="spellEnd"/>
      <w:r w:rsidRPr="00147AD4">
        <w:rPr>
          <w:rFonts w:ascii="Calibri" w:hAnsi="Calibri" w:cs="Calibri"/>
        </w:rPr>
        <w:t xml:space="preserve">, J. T., &amp; </w:t>
      </w:r>
      <w:proofErr w:type="spellStart"/>
      <w:r w:rsidRPr="00147AD4">
        <w:rPr>
          <w:rFonts w:ascii="Calibri" w:hAnsi="Calibri" w:cs="Calibri"/>
        </w:rPr>
        <w:t>Thornbrugh</w:t>
      </w:r>
      <w:proofErr w:type="spellEnd"/>
      <w:r w:rsidRPr="00147AD4">
        <w:rPr>
          <w:rFonts w:ascii="Calibri" w:hAnsi="Calibri" w:cs="Calibri"/>
        </w:rPr>
        <w:t xml:space="preserve">, D. J. (2008). Eutrophication of U.S. Freshwaters: Analysis of Potential Economic Damages. </w:t>
      </w:r>
      <w:r w:rsidRPr="00147AD4">
        <w:rPr>
          <w:rFonts w:ascii="Calibri" w:hAnsi="Calibri" w:cs="Calibri"/>
          <w:i/>
          <w:iCs/>
        </w:rPr>
        <w:t>Environmental Science and Technology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(1), 12–19. https://doi.org/10.1021/ES801217Q</w:t>
      </w:r>
    </w:p>
    <w:p w14:paraId="5CA0EB8E"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Dodds</w:t>
      </w:r>
      <w:proofErr w:type="spellEnd"/>
      <w:r w:rsidRPr="00147AD4">
        <w:rPr>
          <w:rFonts w:ascii="Calibri" w:hAnsi="Calibri" w:cs="Calibri"/>
        </w:rPr>
        <w:t xml:space="preserve">, W. K., Smith, V. H., &amp; Lohman, K. (2011). Nitrogen and phosphorus relationships to benthic algal biomass in temperate streams. </w:t>
      </w:r>
      <w:r w:rsidRPr="00147AD4">
        <w:rPr>
          <w:rFonts w:ascii="Calibri" w:hAnsi="Calibri" w:cs="Calibri"/>
          <w:i/>
          <w:iCs/>
        </w:rPr>
        <w:t>Https://Doi.Org/10.1139/F02-063</w:t>
      </w:r>
      <w:r w:rsidRPr="00147AD4">
        <w:rPr>
          <w:rFonts w:ascii="Calibri" w:hAnsi="Calibri" w:cs="Calibri"/>
        </w:rPr>
        <w:t xml:space="preserve">, </w:t>
      </w:r>
      <w:r w:rsidRPr="00147AD4">
        <w:rPr>
          <w:rFonts w:ascii="Calibri" w:hAnsi="Calibri" w:cs="Calibri"/>
          <w:i/>
          <w:iCs/>
        </w:rPr>
        <w:t>59</w:t>
      </w:r>
      <w:r w:rsidRPr="00147AD4">
        <w:rPr>
          <w:rFonts w:ascii="Calibri" w:hAnsi="Calibri" w:cs="Calibri"/>
        </w:rPr>
        <w:t>(5), 865–874. https://doi.org/10.1139/F02-063</w:t>
      </w:r>
    </w:p>
    <w:p w14:paraId="2479A105" w14:textId="77777777" w:rsidR="00147AD4" w:rsidRPr="00147AD4" w:rsidRDefault="00147AD4" w:rsidP="00147AD4">
      <w:pPr>
        <w:pStyle w:val="Bibliography"/>
        <w:rPr>
          <w:rFonts w:ascii="Calibri" w:hAnsi="Calibri" w:cs="Calibri"/>
        </w:rPr>
      </w:pPr>
      <w:r w:rsidRPr="00147AD4">
        <w:rPr>
          <w:rFonts w:ascii="Calibri" w:hAnsi="Calibri" w:cs="Calibri"/>
        </w:rPr>
        <w:t xml:space="preserve">Downing, J. A., &amp; McCauley, E. (1992). The nitrogen: Phosphorus relationship in lakes.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(5), 936–945. https://doi.org/10.4319/LO.1992.37.5.0936</w:t>
      </w:r>
    </w:p>
    <w:p w14:paraId="69230F03"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Dumelle</w:t>
      </w:r>
      <w:proofErr w:type="spellEnd"/>
      <w:r w:rsidRPr="00147AD4">
        <w:rPr>
          <w:rFonts w:ascii="Calibri" w:hAnsi="Calibri" w:cs="Calibri"/>
        </w:rPr>
        <w:t xml:space="preserve">, M., Kincaid, T. M., Olsen, A. R., &amp; Weber, M. H. (2022). </w:t>
      </w:r>
      <w:proofErr w:type="spellStart"/>
      <w:r w:rsidRPr="00147AD4">
        <w:rPr>
          <w:rFonts w:ascii="Calibri" w:hAnsi="Calibri" w:cs="Calibri"/>
          <w:i/>
          <w:iCs/>
        </w:rPr>
        <w:t>spsurvey</w:t>
      </w:r>
      <w:proofErr w:type="spellEnd"/>
      <w:r w:rsidRPr="00147AD4">
        <w:rPr>
          <w:rFonts w:ascii="Calibri" w:hAnsi="Calibri" w:cs="Calibri"/>
          <w:i/>
          <w:iCs/>
        </w:rPr>
        <w:t>: Spatial Sampling Design and Analysis</w:t>
      </w:r>
      <w:r w:rsidRPr="00147AD4">
        <w:rPr>
          <w:rFonts w:ascii="Calibri" w:hAnsi="Calibri" w:cs="Calibri"/>
        </w:rPr>
        <w:t>.</w:t>
      </w:r>
    </w:p>
    <w:p w14:paraId="0103C9E6"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Elser</w:t>
      </w:r>
      <w:proofErr w:type="spellEnd"/>
      <w:r w:rsidRPr="00147AD4">
        <w:rPr>
          <w:rFonts w:ascii="Calibri" w:hAnsi="Calibri" w:cs="Calibri"/>
        </w:rPr>
        <w:t xml:space="preserve">, J. J., </w:t>
      </w:r>
      <w:proofErr w:type="spellStart"/>
      <w:r w:rsidRPr="00147AD4">
        <w:rPr>
          <w:rFonts w:ascii="Calibri" w:hAnsi="Calibri" w:cs="Calibri"/>
        </w:rPr>
        <w:t>Marzolf</w:t>
      </w:r>
      <w:proofErr w:type="spellEnd"/>
      <w:r w:rsidRPr="00147AD4">
        <w:rPr>
          <w:rFonts w:ascii="Calibri" w:hAnsi="Calibri" w:cs="Calibri"/>
        </w:rPr>
        <w:t xml:space="preserve">, E. R., </w:t>
      </w:r>
      <w:proofErr w:type="spellStart"/>
      <w:r w:rsidRPr="00147AD4">
        <w:rPr>
          <w:rFonts w:ascii="Calibri" w:hAnsi="Calibri" w:cs="Calibri"/>
        </w:rPr>
        <w:t>Goldrnan</w:t>
      </w:r>
      <w:proofErr w:type="spellEnd"/>
      <w:r w:rsidRPr="00147AD4">
        <w:rPr>
          <w:rFonts w:ascii="Calibri" w:hAnsi="Calibri" w:cs="Calibri"/>
        </w:rPr>
        <w:t xml:space="preserve">, C. R., </w:t>
      </w:r>
      <w:proofErr w:type="spellStart"/>
      <w:r w:rsidRPr="00147AD4">
        <w:rPr>
          <w:rFonts w:ascii="Calibri" w:hAnsi="Calibri" w:cs="Calibri"/>
        </w:rPr>
        <w:t>Marnoif</w:t>
      </w:r>
      <w:proofErr w:type="spellEnd"/>
      <w:r w:rsidRPr="00147AD4">
        <w:rPr>
          <w:rFonts w:ascii="Calibri" w:hAnsi="Calibri" w:cs="Calibri"/>
        </w:rPr>
        <w:t xml:space="preserve">, E. R., &amp; Goldman, C. 8. (2011). Phosphorus and Nitrogen Limitation of Phytoplankton Growth in the Freshwaters of North America: A Review and Critique of Experimental Enrichments. </w:t>
      </w:r>
      <w:r w:rsidRPr="00147AD4">
        <w:rPr>
          <w:rFonts w:ascii="Calibri" w:hAnsi="Calibri" w:cs="Calibri"/>
          <w:i/>
          <w:iCs/>
        </w:rPr>
        <w:t>Https://Doi.Org/10.1139/F90-165</w:t>
      </w:r>
      <w:r w:rsidRPr="00147AD4">
        <w:rPr>
          <w:rFonts w:ascii="Calibri" w:hAnsi="Calibri" w:cs="Calibri"/>
        </w:rPr>
        <w:t xml:space="preserve">, </w:t>
      </w:r>
      <w:r w:rsidRPr="00147AD4">
        <w:rPr>
          <w:rFonts w:ascii="Calibri" w:hAnsi="Calibri" w:cs="Calibri"/>
          <w:i/>
          <w:iCs/>
        </w:rPr>
        <w:t>47</w:t>
      </w:r>
      <w:r w:rsidRPr="00147AD4">
        <w:rPr>
          <w:rFonts w:ascii="Calibri" w:hAnsi="Calibri" w:cs="Calibri"/>
        </w:rPr>
        <w:t>(7), 1468–1477. https://doi.org/10.1139/F90-165</w:t>
      </w:r>
    </w:p>
    <w:p w14:paraId="09652DF0" w14:textId="77777777" w:rsidR="00147AD4" w:rsidRPr="00147AD4" w:rsidRDefault="00147AD4" w:rsidP="00147AD4">
      <w:pPr>
        <w:pStyle w:val="Bibliography"/>
        <w:rPr>
          <w:rFonts w:ascii="Calibri" w:hAnsi="Calibri" w:cs="Calibri"/>
        </w:rPr>
      </w:pPr>
      <w:r w:rsidRPr="00147AD4">
        <w:rPr>
          <w:rFonts w:ascii="Calibri" w:hAnsi="Calibri" w:cs="Calibri"/>
        </w:rPr>
        <w:t xml:space="preserve">Fenn, M. E., Baron, J. S., Allen, E. B., </w:t>
      </w:r>
      <w:proofErr w:type="spellStart"/>
      <w:r w:rsidRPr="00147AD4">
        <w:rPr>
          <w:rFonts w:ascii="Calibri" w:hAnsi="Calibri" w:cs="Calibri"/>
        </w:rPr>
        <w:t>Rueth</w:t>
      </w:r>
      <w:proofErr w:type="spellEnd"/>
      <w:r w:rsidRPr="00147AD4">
        <w:rPr>
          <w:rFonts w:ascii="Calibri" w:hAnsi="Calibri" w:cs="Calibri"/>
        </w:rPr>
        <w:t xml:space="preserve">, H. M., </w:t>
      </w:r>
      <w:proofErr w:type="spellStart"/>
      <w:r w:rsidRPr="00147AD4">
        <w:rPr>
          <w:rFonts w:ascii="Calibri" w:hAnsi="Calibri" w:cs="Calibri"/>
        </w:rPr>
        <w:t>Nydick</w:t>
      </w:r>
      <w:proofErr w:type="spellEnd"/>
      <w:r w:rsidRPr="00147AD4">
        <w:rPr>
          <w:rFonts w:ascii="Calibri" w:hAnsi="Calibri" w:cs="Calibri"/>
        </w:rPr>
        <w:t xml:space="preserve">, K. R., Geiser, L., Bowman, W. D., </w:t>
      </w:r>
      <w:proofErr w:type="spellStart"/>
      <w:r w:rsidRPr="00147AD4">
        <w:rPr>
          <w:rFonts w:ascii="Calibri" w:hAnsi="Calibri" w:cs="Calibri"/>
        </w:rPr>
        <w:t>Sickman</w:t>
      </w:r>
      <w:proofErr w:type="spellEnd"/>
      <w:r w:rsidRPr="00147AD4">
        <w:rPr>
          <w:rFonts w:ascii="Calibri" w:hAnsi="Calibri" w:cs="Calibri"/>
        </w:rPr>
        <w:t xml:space="preserve">, J. O., </w:t>
      </w:r>
      <w:proofErr w:type="spellStart"/>
      <w:r w:rsidRPr="00147AD4">
        <w:rPr>
          <w:rFonts w:ascii="Calibri" w:hAnsi="Calibri" w:cs="Calibri"/>
        </w:rPr>
        <w:t>Meixner</w:t>
      </w:r>
      <w:proofErr w:type="spellEnd"/>
      <w:r w:rsidRPr="00147AD4">
        <w:rPr>
          <w:rFonts w:ascii="Calibri" w:hAnsi="Calibri" w:cs="Calibri"/>
        </w:rPr>
        <w:t xml:space="preserve">, T., Johnson, D. W., &amp; </w:t>
      </w:r>
      <w:proofErr w:type="spellStart"/>
      <w:r w:rsidRPr="00147AD4">
        <w:rPr>
          <w:rFonts w:ascii="Calibri" w:hAnsi="Calibri" w:cs="Calibri"/>
        </w:rPr>
        <w:t>Neitlich</w:t>
      </w:r>
      <w:proofErr w:type="spellEnd"/>
      <w:r w:rsidRPr="00147AD4">
        <w:rPr>
          <w:rFonts w:ascii="Calibri" w:hAnsi="Calibri" w:cs="Calibri"/>
        </w:rPr>
        <w:t xml:space="preserve">, P. (2003). Ecological Effects of Nitrogen Deposition in the Western United States. </w:t>
      </w:r>
      <w:proofErr w:type="spellStart"/>
      <w:r w:rsidRPr="00147AD4">
        <w:rPr>
          <w:rFonts w:ascii="Calibri" w:hAnsi="Calibri" w:cs="Calibri"/>
          <w:i/>
          <w:iCs/>
        </w:rPr>
        <w:t>BioScience</w:t>
      </w:r>
      <w:proofErr w:type="spellEnd"/>
      <w:r w:rsidRPr="00147AD4">
        <w:rPr>
          <w:rFonts w:ascii="Calibri" w:hAnsi="Calibri" w:cs="Calibri"/>
        </w:rPr>
        <w:t xml:space="preserve">, </w:t>
      </w:r>
      <w:r w:rsidRPr="00147AD4">
        <w:rPr>
          <w:rFonts w:ascii="Calibri" w:hAnsi="Calibri" w:cs="Calibri"/>
          <w:i/>
          <w:iCs/>
        </w:rPr>
        <w:t>53</w:t>
      </w:r>
      <w:r w:rsidRPr="00147AD4">
        <w:rPr>
          <w:rFonts w:ascii="Calibri" w:hAnsi="Calibri" w:cs="Calibri"/>
        </w:rPr>
        <w:t>(4), 404–420. https://doi.org/10.1641/0006-3568(2003)053[</w:t>
      </w:r>
      <w:proofErr w:type="gramStart"/>
      <w:r w:rsidRPr="00147AD4">
        <w:rPr>
          <w:rFonts w:ascii="Calibri" w:hAnsi="Calibri" w:cs="Calibri"/>
        </w:rPr>
        <w:t>0404:EEONDI</w:t>
      </w:r>
      <w:proofErr w:type="gramEnd"/>
      <w:r w:rsidRPr="00147AD4">
        <w:rPr>
          <w:rFonts w:ascii="Calibri" w:hAnsi="Calibri" w:cs="Calibri"/>
        </w:rPr>
        <w:t>]2.0.CO;2</w:t>
      </w:r>
    </w:p>
    <w:p w14:paraId="099FF834" w14:textId="77777777" w:rsidR="00147AD4" w:rsidRPr="00147AD4" w:rsidRDefault="00147AD4" w:rsidP="00147AD4">
      <w:pPr>
        <w:pStyle w:val="Bibliography"/>
        <w:rPr>
          <w:rFonts w:ascii="Calibri" w:hAnsi="Calibri" w:cs="Calibri"/>
        </w:rPr>
      </w:pPr>
      <w:r w:rsidRPr="00147AD4">
        <w:rPr>
          <w:rFonts w:ascii="Calibri" w:hAnsi="Calibri" w:cs="Calibri"/>
        </w:rPr>
        <w:t xml:space="preserve">Finlay, J. C., Small, G. E., &amp; Sterner, R. W. (2013). Human influences on nitrogen removal in lakes.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342</w:t>
      </w:r>
      <w:r w:rsidRPr="00147AD4">
        <w:rPr>
          <w:rFonts w:ascii="Calibri" w:hAnsi="Calibri" w:cs="Calibri"/>
        </w:rPr>
        <w:t>(6155), 247–250. https://doi.org/10.1126/SCIENCE.1242575</w:t>
      </w:r>
    </w:p>
    <w:p w14:paraId="5901A1B8"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Glibert</w:t>
      </w:r>
      <w:proofErr w:type="spellEnd"/>
      <w:r w:rsidRPr="00147AD4">
        <w:rPr>
          <w:rFonts w:ascii="Calibri" w:hAnsi="Calibri" w:cs="Calibri"/>
        </w:rPr>
        <w:t xml:space="preserve">, P. M. (2017). Eutrophication, harmful </w:t>
      </w:r>
      <w:proofErr w:type="gramStart"/>
      <w:r w:rsidRPr="00147AD4">
        <w:rPr>
          <w:rFonts w:ascii="Calibri" w:hAnsi="Calibri" w:cs="Calibri"/>
        </w:rPr>
        <w:t>algae</w:t>
      </w:r>
      <w:proofErr w:type="gramEnd"/>
      <w:r w:rsidRPr="00147AD4">
        <w:rPr>
          <w:rFonts w:ascii="Calibri" w:hAnsi="Calibri" w:cs="Calibri"/>
        </w:rPr>
        <w:t xml:space="preserve"> and biodiversity—Challenging paradigms in a world of complex nutrient changes. </w:t>
      </w:r>
      <w:r w:rsidRPr="00147AD4">
        <w:rPr>
          <w:rFonts w:ascii="Calibri" w:hAnsi="Calibri" w:cs="Calibri"/>
          <w:i/>
          <w:iCs/>
        </w:rPr>
        <w:t>Marine Pollution Bulletin</w:t>
      </w:r>
      <w:r w:rsidRPr="00147AD4">
        <w:rPr>
          <w:rFonts w:ascii="Calibri" w:hAnsi="Calibri" w:cs="Calibri"/>
        </w:rPr>
        <w:t xml:space="preserve">, </w:t>
      </w:r>
      <w:r w:rsidRPr="00147AD4">
        <w:rPr>
          <w:rFonts w:ascii="Calibri" w:hAnsi="Calibri" w:cs="Calibri"/>
          <w:i/>
          <w:iCs/>
        </w:rPr>
        <w:t>124</w:t>
      </w:r>
      <w:r w:rsidRPr="00147AD4">
        <w:rPr>
          <w:rFonts w:ascii="Calibri" w:hAnsi="Calibri" w:cs="Calibri"/>
        </w:rPr>
        <w:t>(2), 591–606. https://doi.org/10.1016/j.marpolbul.2017.04.027</w:t>
      </w:r>
    </w:p>
    <w:p w14:paraId="2EA5E23B" w14:textId="77777777" w:rsidR="00147AD4" w:rsidRPr="00147AD4" w:rsidRDefault="00147AD4" w:rsidP="00147AD4">
      <w:pPr>
        <w:pStyle w:val="Bibliography"/>
        <w:rPr>
          <w:rFonts w:ascii="Calibri" w:hAnsi="Calibri" w:cs="Calibri"/>
        </w:rPr>
      </w:pPr>
      <w:r w:rsidRPr="00147AD4">
        <w:rPr>
          <w:rFonts w:ascii="Calibri" w:hAnsi="Calibri" w:cs="Calibri"/>
        </w:rPr>
        <w:t xml:space="preserve">Guildford, S. J., &amp; </w:t>
      </w:r>
      <w:proofErr w:type="spellStart"/>
      <w:r w:rsidRPr="00147AD4">
        <w:rPr>
          <w:rFonts w:ascii="Calibri" w:hAnsi="Calibri" w:cs="Calibri"/>
        </w:rPr>
        <w:t>Hecky</w:t>
      </w:r>
      <w:proofErr w:type="spellEnd"/>
      <w:r w:rsidRPr="00147AD4">
        <w:rPr>
          <w:rFonts w:ascii="Calibri" w:hAnsi="Calibri" w:cs="Calibri"/>
        </w:rPr>
        <w:t xml:space="preserve">, R. E. (2000). Total nitrogen, total phosphorus, and nutrient limitation in lakes and oceans: Is there a common relationship?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45</w:t>
      </w:r>
      <w:r w:rsidRPr="00147AD4">
        <w:rPr>
          <w:rFonts w:ascii="Calibri" w:hAnsi="Calibri" w:cs="Calibri"/>
        </w:rPr>
        <w:t>(6), 1213–1223. https://doi.org/10.4319/lo.2000.45.6.1213</w:t>
      </w:r>
    </w:p>
    <w:p w14:paraId="2CE4AD14"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Havens, K. E. (1995). Secondary nitrogen limitation in a subtropical lake impacted by non-point source agricultural pollution. </w:t>
      </w:r>
      <w:r w:rsidRPr="00147AD4">
        <w:rPr>
          <w:rFonts w:ascii="Calibri" w:hAnsi="Calibri" w:cs="Calibri"/>
          <w:i/>
          <w:iCs/>
        </w:rPr>
        <w:t>Environmental Pollution</w:t>
      </w:r>
      <w:r w:rsidRPr="00147AD4">
        <w:rPr>
          <w:rFonts w:ascii="Calibri" w:hAnsi="Calibri" w:cs="Calibri"/>
        </w:rPr>
        <w:t xml:space="preserve">, </w:t>
      </w:r>
      <w:r w:rsidRPr="00147AD4">
        <w:rPr>
          <w:rFonts w:ascii="Calibri" w:hAnsi="Calibri" w:cs="Calibri"/>
          <w:i/>
          <w:iCs/>
        </w:rPr>
        <w:t>89</w:t>
      </w:r>
      <w:r w:rsidRPr="00147AD4">
        <w:rPr>
          <w:rFonts w:ascii="Calibri" w:hAnsi="Calibri" w:cs="Calibri"/>
        </w:rPr>
        <w:t>(3), 241–246. https://doi.org/10.1016/0269-7491(94)00076-P</w:t>
      </w:r>
    </w:p>
    <w:p w14:paraId="5BD0A238"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Hellström</w:t>
      </w:r>
      <w:proofErr w:type="spellEnd"/>
      <w:r w:rsidRPr="00147AD4">
        <w:rPr>
          <w:rFonts w:ascii="Calibri" w:hAnsi="Calibri" w:cs="Calibri"/>
        </w:rPr>
        <w:t xml:space="preserve">, T. (1996). An empirical study of nitrogen dynamics in lakes. </w:t>
      </w:r>
      <w:r w:rsidRPr="00147AD4">
        <w:rPr>
          <w:rFonts w:ascii="Calibri" w:hAnsi="Calibri" w:cs="Calibri"/>
          <w:i/>
          <w:iCs/>
        </w:rPr>
        <w:t>Water Environment Research</w:t>
      </w:r>
      <w:r w:rsidRPr="00147AD4">
        <w:rPr>
          <w:rFonts w:ascii="Calibri" w:hAnsi="Calibri" w:cs="Calibri"/>
        </w:rPr>
        <w:t xml:space="preserve">, </w:t>
      </w:r>
      <w:r w:rsidRPr="00147AD4">
        <w:rPr>
          <w:rFonts w:ascii="Calibri" w:hAnsi="Calibri" w:cs="Calibri"/>
          <w:i/>
          <w:iCs/>
        </w:rPr>
        <w:t>68</w:t>
      </w:r>
      <w:r w:rsidRPr="00147AD4">
        <w:rPr>
          <w:rFonts w:ascii="Calibri" w:hAnsi="Calibri" w:cs="Calibri"/>
        </w:rPr>
        <w:t>(1), 55–65. https://doi.org/10.2175/106143096X127208</w:t>
      </w:r>
    </w:p>
    <w:p w14:paraId="6DEC22E5" w14:textId="77777777" w:rsidR="00147AD4" w:rsidRPr="00147AD4" w:rsidRDefault="00147AD4" w:rsidP="00147AD4">
      <w:pPr>
        <w:pStyle w:val="Bibliography"/>
        <w:rPr>
          <w:rFonts w:ascii="Calibri" w:hAnsi="Calibri" w:cs="Calibri"/>
        </w:rPr>
      </w:pPr>
      <w:r w:rsidRPr="00147AD4">
        <w:rPr>
          <w:rFonts w:ascii="Calibri" w:hAnsi="Calibri" w:cs="Calibri"/>
        </w:rPr>
        <w:t xml:space="preserve">Hogan, E. J., McGowan, S., &amp; Anderson, N. J. (2014). Nutrient limitation of periphyton growth in arctic lakes in south-west Greenland. </w:t>
      </w:r>
      <w:r w:rsidRPr="00147AD4">
        <w:rPr>
          <w:rFonts w:ascii="Calibri" w:hAnsi="Calibri" w:cs="Calibri"/>
          <w:i/>
          <w:iCs/>
        </w:rPr>
        <w:t>Polar Biology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(9), 1331–1342. https://doi.org/10.1007/s00300-014-1524-8</w:t>
      </w:r>
    </w:p>
    <w:p w14:paraId="1703A241"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Kopáček</w:t>
      </w:r>
      <w:proofErr w:type="spellEnd"/>
      <w:r w:rsidRPr="00147AD4">
        <w:rPr>
          <w:rFonts w:ascii="Calibri" w:hAnsi="Calibri" w:cs="Calibri"/>
        </w:rPr>
        <w:t xml:space="preserve">, J., </w:t>
      </w:r>
      <w:proofErr w:type="spellStart"/>
      <w:r w:rsidRPr="00147AD4">
        <w:rPr>
          <w:rFonts w:ascii="Calibri" w:hAnsi="Calibri" w:cs="Calibri"/>
        </w:rPr>
        <w:t>Stuchlík</w:t>
      </w:r>
      <w:proofErr w:type="spellEnd"/>
      <w:r w:rsidRPr="00147AD4">
        <w:rPr>
          <w:rFonts w:ascii="Calibri" w:hAnsi="Calibri" w:cs="Calibri"/>
        </w:rPr>
        <w:t xml:space="preserve">, E., </w:t>
      </w:r>
      <w:proofErr w:type="spellStart"/>
      <w:r w:rsidRPr="00147AD4">
        <w:rPr>
          <w:rFonts w:ascii="Calibri" w:hAnsi="Calibri" w:cs="Calibri"/>
        </w:rPr>
        <w:t>Straškrabová</w:t>
      </w:r>
      <w:proofErr w:type="spellEnd"/>
      <w:r w:rsidRPr="00147AD4">
        <w:rPr>
          <w:rFonts w:ascii="Calibri" w:hAnsi="Calibri" w:cs="Calibri"/>
        </w:rPr>
        <w:t xml:space="preserve">, V., &amp; </w:t>
      </w:r>
      <w:proofErr w:type="spellStart"/>
      <w:r w:rsidRPr="00147AD4">
        <w:rPr>
          <w:rFonts w:ascii="Calibri" w:hAnsi="Calibri" w:cs="Calibri"/>
        </w:rPr>
        <w:t>Pšenáková</w:t>
      </w:r>
      <w:proofErr w:type="spellEnd"/>
      <w:r w:rsidRPr="00147AD4">
        <w:rPr>
          <w:rFonts w:ascii="Calibri" w:hAnsi="Calibri" w:cs="Calibri"/>
        </w:rPr>
        <w:t xml:space="preserve">, P. (2000). Factors governing nutrient status of mountain lakes in the Tatra Mountains. </w:t>
      </w:r>
      <w:r w:rsidRPr="00147AD4">
        <w:rPr>
          <w:rFonts w:ascii="Calibri" w:hAnsi="Calibri" w:cs="Calibri"/>
          <w:i/>
          <w:iCs/>
        </w:rPr>
        <w:t>Freshwater Biology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(3), 369–383. https://doi.org/10.1046/J.1365-2427.2000.00569.X</w:t>
      </w:r>
    </w:p>
    <w:p w14:paraId="01746338" w14:textId="77777777" w:rsidR="00147AD4" w:rsidRPr="00147AD4" w:rsidRDefault="00147AD4" w:rsidP="00147AD4">
      <w:pPr>
        <w:pStyle w:val="Bibliography"/>
        <w:rPr>
          <w:rFonts w:ascii="Calibri" w:hAnsi="Calibri" w:cs="Calibri"/>
        </w:rPr>
      </w:pPr>
      <w:r w:rsidRPr="00147AD4">
        <w:rPr>
          <w:rFonts w:ascii="Calibri" w:hAnsi="Calibri" w:cs="Calibri"/>
        </w:rPr>
        <w:t xml:space="preserve">Oleksy, I. A., Baron, J. S., Leavitt, P. R., &amp; Spaulding, S. A. (2020). Nutrients and warming interact to force mountain lakes into unprecedented ecological states. </w:t>
      </w:r>
      <w:r w:rsidRPr="00147AD4">
        <w:rPr>
          <w:rFonts w:ascii="Calibri" w:hAnsi="Calibri" w:cs="Calibri"/>
          <w:i/>
          <w:iCs/>
        </w:rPr>
        <w:t>Proceedings of the Royal Society B</w:t>
      </w:r>
      <w:r w:rsidRPr="00147AD4">
        <w:rPr>
          <w:rFonts w:ascii="Calibri" w:hAnsi="Calibri" w:cs="Calibri"/>
        </w:rPr>
        <w:t xml:space="preserve">, </w:t>
      </w:r>
      <w:r w:rsidRPr="00147AD4">
        <w:rPr>
          <w:rFonts w:ascii="Calibri" w:hAnsi="Calibri" w:cs="Calibri"/>
          <w:i/>
          <w:iCs/>
        </w:rPr>
        <w:t>287</w:t>
      </w:r>
      <w:r w:rsidRPr="00147AD4">
        <w:rPr>
          <w:rFonts w:ascii="Calibri" w:hAnsi="Calibri" w:cs="Calibri"/>
        </w:rPr>
        <w:t>(1930), 20200304–20200304. https://doi.org/10.1098/RSPB.2020.0304</w:t>
      </w:r>
    </w:p>
    <w:p w14:paraId="690F1962"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Omernik</w:t>
      </w:r>
      <w:proofErr w:type="spellEnd"/>
      <w:r w:rsidRPr="00147AD4">
        <w:rPr>
          <w:rFonts w:ascii="Calibri" w:hAnsi="Calibri" w:cs="Calibri"/>
        </w:rPr>
        <w:t xml:space="preserve">, J. M. (1987). Ecoregions of the Conterminous United States. </w:t>
      </w:r>
      <w:r w:rsidRPr="00147AD4">
        <w:rPr>
          <w:rFonts w:ascii="Calibri" w:hAnsi="Calibri" w:cs="Calibri"/>
          <w:i/>
          <w:iCs/>
        </w:rPr>
        <w:t>Annals of the Association of American Geographers</w:t>
      </w:r>
      <w:r w:rsidRPr="00147AD4">
        <w:rPr>
          <w:rFonts w:ascii="Calibri" w:hAnsi="Calibri" w:cs="Calibri"/>
        </w:rPr>
        <w:t xml:space="preserve">, </w:t>
      </w:r>
      <w:r w:rsidRPr="00147AD4">
        <w:rPr>
          <w:rFonts w:ascii="Calibri" w:hAnsi="Calibri" w:cs="Calibri"/>
          <w:i/>
          <w:iCs/>
        </w:rPr>
        <w:t>77</w:t>
      </w:r>
      <w:r w:rsidRPr="00147AD4">
        <w:rPr>
          <w:rFonts w:ascii="Calibri" w:hAnsi="Calibri" w:cs="Calibri"/>
        </w:rPr>
        <w:t>(1), 118–125. https://doi.org/10.1111/J.1467-8306.1987.TB00149.X</w:t>
      </w:r>
    </w:p>
    <w:p w14:paraId="034DADBB" w14:textId="77777777" w:rsidR="00147AD4" w:rsidRPr="00147AD4" w:rsidRDefault="00147AD4" w:rsidP="00147AD4">
      <w:pPr>
        <w:pStyle w:val="Bibliography"/>
        <w:rPr>
          <w:rFonts w:ascii="Calibri" w:hAnsi="Calibri" w:cs="Calibri"/>
        </w:rPr>
      </w:pPr>
      <w:r w:rsidRPr="00147AD4">
        <w:rPr>
          <w:rFonts w:ascii="Calibri" w:hAnsi="Calibri" w:cs="Calibri"/>
        </w:rPr>
        <w:t xml:space="preserve">Oviedo-Vargas, D., Royer, T. V., &amp; Johnson, L. T. (2013). Dissolved organic carbon manipulation reveals coupled cycling of carbon, nitrogen, and phosphorus in a nitrogen-rich stream.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58</w:t>
      </w:r>
      <w:r w:rsidRPr="00147AD4">
        <w:rPr>
          <w:rFonts w:ascii="Calibri" w:hAnsi="Calibri" w:cs="Calibri"/>
        </w:rPr>
        <w:t>(4), 1196–1206. https://doi.org/10.4319/LO.2013.58.4.1196</w:t>
      </w:r>
    </w:p>
    <w:p w14:paraId="560E97CE"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Pebesma</w:t>
      </w:r>
      <w:proofErr w:type="spellEnd"/>
      <w:r w:rsidRPr="00147AD4">
        <w:rPr>
          <w:rFonts w:ascii="Calibri" w:hAnsi="Calibri" w:cs="Calibri"/>
        </w:rPr>
        <w:t xml:space="preserve">, E. (2018). Simple Features for R: Standardized Support for Spatial Vector Data. </w:t>
      </w:r>
      <w:r w:rsidRPr="00147AD4">
        <w:rPr>
          <w:rFonts w:ascii="Calibri" w:hAnsi="Calibri" w:cs="Calibri"/>
          <w:i/>
          <w:iCs/>
        </w:rPr>
        <w:t>The R Journal</w:t>
      </w:r>
      <w:r w:rsidRPr="00147AD4">
        <w:rPr>
          <w:rFonts w:ascii="Calibri" w:hAnsi="Calibri" w:cs="Calibri"/>
        </w:rPr>
        <w:t xml:space="preserve">, </w:t>
      </w:r>
      <w:r w:rsidRPr="00147AD4">
        <w:rPr>
          <w:rFonts w:ascii="Calibri" w:hAnsi="Calibri" w:cs="Calibri"/>
          <w:i/>
          <w:iCs/>
        </w:rPr>
        <w:t>10</w:t>
      </w:r>
      <w:r w:rsidRPr="00147AD4">
        <w:rPr>
          <w:rFonts w:ascii="Calibri" w:hAnsi="Calibri" w:cs="Calibri"/>
        </w:rPr>
        <w:t>(1), 439–446. https://doi.org/10.32614/RJ-2018-009</w:t>
      </w:r>
    </w:p>
    <w:p w14:paraId="08E28E83"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Ptacnik</w:t>
      </w:r>
      <w:proofErr w:type="spellEnd"/>
      <w:r w:rsidRPr="00147AD4">
        <w:rPr>
          <w:rFonts w:ascii="Calibri" w:hAnsi="Calibri" w:cs="Calibri"/>
        </w:rPr>
        <w:t xml:space="preserve">, R., Andersen, T., &amp; </w:t>
      </w:r>
      <w:proofErr w:type="spellStart"/>
      <w:r w:rsidRPr="00147AD4">
        <w:rPr>
          <w:rFonts w:ascii="Calibri" w:hAnsi="Calibri" w:cs="Calibri"/>
        </w:rPr>
        <w:t>Tamminen</w:t>
      </w:r>
      <w:proofErr w:type="spellEnd"/>
      <w:r w:rsidRPr="00147AD4">
        <w:rPr>
          <w:rFonts w:ascii="Calibri" w:hAnsi="Calibri" w:cs="Calibri"/>
        </w:rPr>
        <w:t xml:space="preserve">, T. (2010). Performance of the Redfield Ratio and a Family of Nutrient Limitation Indicators as Thresholds for Phytoplankton N vs. P Limitation. </w:t>
      </w:r>
      <w:r w:rsidRPr="00147AD4">
        <w:rPr>
          <w:rFonts w:ascii="Calibri" w:hAnsi="Calibri" w:cs="Calibri"/>
          <w:i/>
          <w:iCs/>
        </w:rPr>
        <w:t>Ecosystems</w:t>
      </w:r>
      <w:r w:rsidRPr="00147AD4">
        <w:rPr>
          <w:rFonts w:ascii="Calibri" w:hAnsi="Calibri" w:cs="Calibri"/>
        </w:rPr>
        <w:t xml:space="preserve">, </w:t>
      </w:r>
      <w:r w:rsidRPr="00147AD4">
        <w:rPr>
          <w:rFonts w:ascii="Calibri" w:hAnsi="Calibri" w:cs="Calibri"/>
          <w:i/>
          <w:iCs/>
        </w:rPr>
        <w:t>13</w:t>
      </w:r>
      <w:r w:rsidRPr="00147AD4">
        <w:rPr>
          <w:rFonts w:ascii="Calibri" w:hAnsi="Calibri" w:cs="Calibri"/>
        </w:rPr>
        <w:t>(8), 1201–1214. https://doi.org/10.1007/S10021-010-9380-Z/FIGURES/5</w:t>
      </w:r>
    </w:p>
    <w:p w14:paraId="7681E571" w14:textId="77777777" w:rsidR="00147AD4" w:rsidRPr="00147AD4" w:rsidRDefault="00147AD4" w:rsidP="00147AD4">
      <w:pPr>
        <w:pStyle w:val="Bibliography"/>
        <w:rPr>
          <w:rFonts w:ascii="Calibri" w:hAnsi="Calibri" w:cs="Calibri"/>
        </w:rPr>
      </w:pPr>
      <w:r w:rsidRPr="00147AD4">
        <w:rPr>
          <w:rFonts w:ascii="Calibri" w:hAnsi="Calibri" w:cs="Calibri"/>
        </w:rPr>
        <w:t xml:space="preserve">R Core Team. (2022). </w:t>
      </w:r>
      <w:r w:rsidRPr="00147AD4">
        <w:rPr>
          <w:rFonts w:ascii="Calibri" w:hAnsi="Calibri" w:cs="Calibri"/>
          <w:i/>
          <w:iCs/>
        </w:rPr>
        <w:t>R: A Language and Environment for Statistical Computing</w:t>
      </w:r>
      <w:r w:rsidRPr="00147AD4">
        <w:rPr>
          <w:rFonts w:ascii="Calibri" w:hAnsi="Calibri" w:cs="Calibri"/>
        </w:rPr>
        <w:t>. https://www.R-project.org/</w:t>
      </w:r>
    </w:p>
    <w:p w14:paraId="704C268B" w14:textId="77777777" w:rsidR="00147AD4" w:rsidRPr="00147AD4" w:rsidRDefault="00147AD4" w:rsidP="00147AD4">
      <w:pPr>
        <w:pStyle w:val="Bibliography"/>
        <w:rPr>
          <w:rFonts w:ascii="Calibri" w:hAnsi="Calibri" w:cs="Calibri"/>
        </w:rPr>
      </w:pPr>
      <w:r w:rsidRPr="00147AD4">
        <w:rPr>
          <w:rFonts w:ascii="Calibri" w:hAnsi="Calibri" w:cs="Calibri"/>
        </w:rPr>
        <w:t xml:space="preserve">Redfield, A. C. (1958). THE BIOLOGICAL CONTROL OF CHEMICAL FACTORS IN THE ENVIRONMENT. </w:t>
      </w:r>
      <w:r w:rsidRPr="00147AD4">
        <w:rPr>
          <w:rFonts w:ascii="Calibri" w:hAnsi="Calibri" w:cs="Calibri"/>
          <w:i/>
          <w:iCs/>
        </w:rPr>
        <w:t>American Scientist</w:t>
      </w:r>
      <w:r w:rsidRPr="00147AD4">
        <w:rPr>
          <w:rFonts w:ascii="Calibri" w:hAnsi="Calibri" w:cs="Calibri"/>
        </w:rPr>
        <w:t xml:space="preserve">, </w:t>
      </w:r>
      <w:r w:rsidRPr="00147AD4">
        <w:rPr>
          <w:rFonts w:ascii="Calibri" w:hAnsi="Calibri" w:cs="Calibri"/>
          <w:i/>
          <w:iCs/>
        </w:rPr>
        <w:t>46</w:t>
      </w:r>
      <w:r w:rsidRPr="00147AD4">
        <w:rPr>
          <w:rFonts w:ascii="Calibri" w:hAnsi="Calibri" w:cs="Calibri"/>
        </w:rPr>
        <w:t>(3), 230A – 221.</w:t>
      </w:r>
    </w:p>
    <w:p w14:paraId="346FA47F"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Redoglio</w:t>
      </w:r>
      <w:proofErr w:type="spellEnd"/>
      <w:r w:rsidRPr="00147AD4">
        <w:rPr>
          <w:rFonts w:ascii="Calibri" w:hAnsi="Calibri" w:cs="Calibri"/>
        </w:rPr>
        <w:t xml:space="preserve">, A., Radtke, K., &amp; </w:t>
      </w:r>
      <w:proofErr w:type="spellStart"/>
      <w:r w:rsidRPr="00147AD4">
        <w:rPr>
          <w:rFonts w:ascii="Calibri" w:hAnsi="Calibri" w:cs="Calibri"/>
        </w:rPr>
        <w:t>Sperfeld</w:t>
      </w:r>
      <w:proofErr w:type="spellEnd"/>
      <w:r w:rsidRPr="00147AD4">
        <w:rPr>
          <w:rFonts w:ascii="Calibri" w:hAnsi="Calibri" w:cs="Calibri"/>
        </w:rPr>
        <w:t xml:space="preserve">, E. (2022). How nitrogen and phosphorus supply to nutrient-limited autotroph communities affects herbivore growth: Testing stoichiometric and co-limitation theory across trophic levels. </w:t>
      </w:r>
      <w:r w:rsidRPr="00147AD4">
        <w:rPr>
          <w:rFonts w:ascii="Calibri" w:hAnsi="Calibri" w:cs="Calibri"/>
          <w:i/>
          <w:iCs/>
        </w:rPr>
        <w:t>Oikos</w:t>
      </w:r>
      <w:r w:rsidRPr="00147AD4">
        <w:rPr>
          <w:rFonts w:ascii="Calibri" w:hAnsi="Calibri" w:cs="Calibri"/>
        </w:rPr>
        <w:t xml:space="preserve">, </w:t>
      </w:r>
      <w:r w:rsidRPr="00147AD4">
        <w:rPr>
          <w:rFonts w:ascii="Calibri" w:hAnsi="Calibri" w:cs="Calibri"/>
          <w:i/>
          <w:iCs/>
        </w:rPr>
        <w:t>2022</w:t>
      </w:r>
      <w:r w:rsidRPr="00147AD4">
        <w:rPr>
          <w:rFonts w:ascii="Calibri" w:hAnsi="Calibri" w:cs="Calibri"/>
        </w:rPr>
        <w:t>(9), e09052. https://doi.org/10.1111/oik.09052</w:t>
      </w:r>
    </w:p>
    <w:p w14:paraId="3A067BAC" w14:textId="77777777" w:rsidR="00147AD4" w:rsidRPr="00147AD4" w:rsidRDefault="00147AD4" w:rsidP="00147AD4">
      <w:pPr>
        <w:pStyle w:val="Bibliography"/>
        <w:rPr>
          <w:rFonts w:ascii="Calibri" w:hAnsi="Calibri" w:cs="Calibri"/>
        </w:rPr>
      </w:pPr>
      <w:r w:rsidRPr="00147AD4">
        <w:rPr>
          <w:rFonts w:ascii="Calibri" w:hAnsi="Calibri" w:cs="Calibri"/>
        </w:rPr>
        <w:t xml:space="preserve">Reid, A. J., Carlson, A. K., Creed, I. F., Eliason, E. J., </w:t>
      </w:r>
      <w:proofErr w:type="spellStart"/>
      <w:r w:rsidRPr="00147AD4">
        <w:rPr>
          <w:rFonts w:ascii="Calibri" w:hAnsi="Calibri" w:cs="Calibri"/>
        </w:rPr>
        <w:t>Gell</w:t>
      </w:r>
      <w:proofErr w:type="spellEnd"/>
      <w:r w:rsidRPr="00147AD4">
        <w:rPr>
          <w:rFonts w:ascii="Calibri" w:hAnsi="Calibri" w:cs="Calibri"/>
        </w:rPr>
        <w:t xml:space="preserve">, P. A., Johnson, P. T. J., Kidd, K. A., </w:t>
      </w:r>
      <w:proofErr w:type="spellStart"/>
      <w:r w:rsidRPr="00147AD4">
        <w:rPr>
          <w:rFonts w:ascii="Calibri" w:hAnsi="Calibri" w:cs="Calibri"/>
        </w:rPr>
        <w:t>MacCormack</w:t>
      </w:r>
      <w:proofErr w:type="spellEnd"/>
      <w:r w:rsidRPr="00147AD4">
        <w:rPr>
          <w:rFonts w:ascii="Calibri" w:hAnsi="Calibri" w:cs="Calibri"/>
        </w:rPr>
        <w:t xml:space="preserve">, T. J., Olden, J. D., Ormerod, S. J., </w:t>
      </w:r>
      <w:proofErr w:type="spellStart"/>
      <w:r w:rsidRPr="00147AD4">
        <w:rPr>
          <w:rFonts w:ascii="Calibri" w:hAnsi="Calibri" w:cs="Calibri"/>
        </w:rPr>
        <w:t>Smol</w:t>
      </w:r>
      <w:proofErr w:type="spellEnd"/>
      <w:r w:rsidRPr="00147AD4">
        <w:rPr>
          <w:rFonts w:ascii="Calibri" w:hAnsi="Calibri" w:cs="Calibri"/>
        </w:rPr>
        <w:t xml:space="preserve">, J. P., Taylor, W. W., </w:t>
      </w:r>
      <w:proofErr w:type="spellStart"/>
      <w:r w:rsidRPr="00147AD4">
        <w:rPr>
          <w:rFonts w:ascii="Calibri" w:hAnsi="Calibri" w:cs="Calibri"/>
        </w:rPr>
        <w:t>Tockner</w:t>
      </w:r>
      <w:proofErr w:type="spellEnd"/>
      <w:r w:rsidRPr="00147AD4">
        <w:rPr>
          <w:rFonts w:ascii="Calibri" w:hAnsi="Calibri" w:cs="Calibri"/>
        </w:rPr>
        <w:t xml:space="preserve">, K., </w:t>
      </w:r>
      <w:proofErr w:type="spellStart"/>
      <w:r w:rsidRPr="00147AD4">
        <w:rPr>
          <w:rFonts w:ascii="Calibri" w:hAnsi="Calibri" w:cs="Calibri"/>
        </w:rPr>
        <w:t>Vermaire</w:t>
      </w:r>
      <w:proofErr w:type="spellEnd"/>
      <w:r w:rsidRPr="00147AD4">
        <w:rPr>
          <w:rFonts w:ascii="Calibri" w:hAnsi="Calibri" w:cs="Calibri"/>
        </w:rPr>
        <w:t xml:space="preserve">, J. C., Dudgeon, D., &amp; Cooke, S. J. (2019). Emerging threats and persistent conservation challenges for freshwater biodiversity. </w:t>
      </w:r>
      <w:r w:rsidRPr="00147AD4">
        <w:rPr>
          <w:rFonts w:ascii="Calibri" w:hAnsi="Calibri" w:cs="Calibri"/>
          <w:i/>
          <w:iCs/>
        </w:rPr>
        <w:t>Biological Reviews</w:t>
      </w:r>
      <w:r w:rsidRPr="00147AD4">
        <w:rPr>
          <w:rFonts w:ascii="Calibri" w:hAnsi="Calibri" w:cs="Calibri"/>
        </w:rPr>
        <w:t xml:space="preserve">, </w:t>
      </w:r>
      <w:r w:rsidRPr="00147AD4">
        <w:rPr>
          <w:rFonts w:ascii="Calibri" w:hAnsi="Calibri" w:cs="Calibri"/>
          <w:i/>
          <w:iCs/>
        </w:rPr>
        <w:t>94</w:t>
      </w:r>
      <w:r w:rsidRPr="00147AD4">
        <w:rPr>
          <w:rFonts w:ascii="Calibri" w:hAnsi="Calibri" w:cs="Calibri"/>
        </w:rPr>
        <w:t>(3), 849–873. https://doi.org/10.1111/brv.12480</w:t>
      </w:r>
    </w:p>
    <w:p w14:paraId="25C33FAA" w14:textId="77777777" w:rsidR="00147AD4" w:rsidRPr="00147AD4" w:rsidRDefault="00147AD4" w:rsidP="00147AD4">
      <w:pPr>
        <w:pStyle w:val="Bibliography"/>
        <w:rPr>
          <w:rFonts w:ascii="Calibri" w:hAnsi="Calibri" w:cs="Calibri"/>
        </w:rPr>
      </w:pPr>
      <w:r w:rsidRPr="00147AD4">
        <w:rPr>
          <w:rFonts w:ascii="Calibri" w:hAnsi="Calibri" w:cs="Calibri"/>
        </w:rPr>
        <w:t xml:space="preserve">Rhee, G. ‐Y, &amp; Gotham, I. J. (1980). OPTIMUM N:P RATIOS AND COEXISTENCE OF PLANKTONIC ALGAE1. </w:t>
      </w:r>
      <w:r w:rsidRPr="00147AD4">
        <w:rPr>
          <w:rFonts w:ascii="Calibri" w:hAnsi="Calibri" w:cs="Calibri"/>
          <w:i/>
          <w:iCs/>
        </w:rPr>
        <w:t>Journal of Phycology</w:t>
      </w:r>
      <w:r w:rsidRPr="00147AD4">
        <w:rPr>
          <w:rFonts w:ascii="Calibri" w:hAnsi="Calibri" w:cs="Calibri"/>
        </w:rPr>
        <w:t xml:space="preserve">, </w:t>
      </w:r>
      <w:r w:rsidRPr="00147AD4">
        <w:rPr>
          <w:rFonts w:ascii="Calibri" w:hAnsi="Calibri" w:cs="Calibri"/>
          <w:i/>
          <w:iCs/>
        </w:rPr>
        <w:t>16</w:t>
      </w:r>
      <w:r w:rsidRPr="00147AD4">
        <w:rPr>
          <w:rFonts w:ascii="Calibri" w:hAnsi="Calibri" w:cs="Calibri"/>
        </w:rPr>
        <w:t>(4), 486–489. https://doi.org/10.1111/J.1529-8817.1980.TB03065.X</w:t>
      </w:r>
    </w:p>
    <w:p w14:paraId="4E6E2FDA" w14:textId="77777777" w:rsidR="00147AD4" w:rsidRPr="00147AD4" w:rsidRDefault="00147AD4" w:rsidP="00147AD4">
      <w:pPr>
        <w:pStyle w:val="Bibliography"/>
        <w:rPr>
          <w:rFonts w:ascii="Calibri" w:hAnsi="Calibri" w:cs="Calibri"/>
        </w:rPr>
      </w:pPr>
      <w:r w:rsidRPr="00147AD4">
        <w:rPr>
          <w:rFonts w:ascii="Calibri" w:hAnsi="Calibri" w:cs="Calibri"/>
        </w:rPr>
        <w:t xml:space="preserve">Sabo, R. D., Clark, C. M., Gibbs, D. A., </w:t>
      </w:r>
      <w:proofErr w:type="spellStart"/>
      <w:r w:rsidRPr="00147AD4">
        <w:rPr>
          <w:rFonts w:ascii="Calibri" w:hAnsi="Calibri" w:cs="Calibri"/>
        </w:rPr>
        <w:t>Metson</w:t>
      </w:r>
      <w:proofErr w:type="spellEnd"/>
      <w:r w:rsidRPr="00147AD4">
        <w:rPr>
          <w:rFonts w:ascii="Calibri" w:hAnsi="Calibri" w:cs="Calibri"/>
        </w:rPr>
        <w:t xml:space="preserve">, G. S., Todd, M. J., </w:t>
      </w:r>
      <w:proofErr w:type="spellStart"/>
      <w:r w:rsidRPr="00147AD4">
        <w:rPr>
          <w:rFonts w:ascii="Calibri" w:hAnsi="Calibri" w:cs="Calibri"/>
        </w:rPr>
        <w:t>LeDuc</w:t>
      </w:r>
      <w:proofErr w:type="spellEnd"/>
      <w:r w:rsidRPr="00147AD4">
        <w:rPr>
          <w:rFonts w:ascii="Calibri" w:hAnsi="Calibri" w:cs="Calibri"/>
        </w:rPr>
        <w:t xml:space="preserve">, S. D., Greiner, D., Fry, M. M., </w:t>
      </w:r>
      <w:proofErr w:type="spellStart"/>
      <w:r w:rsidRPr="00147AD4">
        <w:rPr>
          <w:rFonts w:ascii="Calibri" w:hAnsi="Calibri" w:cs="Calibri"/>
        </w:rPr>
        <w:t>Polinsky</w:t>
      </w:r>
      <w:proofErr w:type="spellEnd"/>
      <w:r w:rsidRPr="00147AD4">
        <w:rPr>
          <w:rFonts w:ascii="Calibri" w:hAnsi="Calibri" w:cs="Calibri"/>
        </w:rPr>
        <w:t xml:space="preserve">, R., Yang, Q., Tian, H., &amp; Compton, J. E. (2021). Phosphorus Inventory for the Conterminous United States (2002–2012). </w:t>
      </w:r>
      <w:r w:rsidRPr="00147AD4">
        <w:rPr>
          <w:rFonts w:ascii="Calibri" w:hAnsi="Calibri" w:cs="Calibri"/>
          <w:i/>
          <w:iCs/>
        </w:rPr>
        <w:t xml:space="preserve">Journal of Geophysical Research: </w:t>
      </w:r>
      <w:proofErr w:type="spellStart"/>
      <w:r w:rsidRPr="00147AD4">
        <w:rPr>
          <w:rFonts w:ascii="Calibri" w:hAnsi="Calibri" w:cs="Calibri"/>
          <w:i/>
          <w:iCs/>
        </w:rPr>
        <w:t>Biogeosciences</w:t>
      </w:r>
      <w:proofErr w:type="spellEnd"/>
      <w:r w:rsidRPr="00147AD4">
        <w:rPr>
          <w:rFonts w:ascii="Calibri" w:hAnsi="Calibri" w:cs="Calibri"/>
        </w:rPr>
        <w:t xml:space="preserve">, </w:t>
      </w:r>
      <w:r w:rsidRPr="00147AD4">
        <w:rPr>
          <w:rFonts w:ascii="Calibri" w:hAnsi="Calibri" w:cs="Calibri"/>
          <w:i/>
          <w:iCs/>
        </w:rPr>
        <w:t>126</w:t>
      </w:r>
      <w:r w:rsidRPr="00147AD4">
        <w:rPr>
          <w:rFonts w:ascii="Calibri" w:hAnsi="Calibri" w:cs="Calibri"/>
        </w:rPr>
        <w:t>(4), e2020JG005684. https://doi.org/10.1029/2020JG005684</w:t>
      </w:r>
    </w:p>
    <w:p w14:paraId="742EA8E4" w14:textId="77777777" w:rsidR="00147AD4" w:rsidRPr="00147AD4" w:rsidRDefault="00147AD4" w:rsidP="00147AD4">
      <w:pPr>
        <w:pStyle w:val="Bibliography"/>
        <w:rPr>
          <w:rFonts w:ascii="Calibri" w:hAnsi="Calibri" w:cs="Calibri"/>
        </w:rPr>
      </w:pPr>
      <w:r w:rsidRPr="00147AD4">
        <w:rPr>
          <w:rFonts w:ascii="Calibri" w:hAnsi="Calibri" w:cs="Calibri"/>
        </w:rPr>
        <w:t xml:space="preserve">Sinha, E., Michalak, A. M., &amp; Balaji, V. (2017). Eutrophication will increase during the 21st century </w:t>
      </w:r>
      <w:proofErr w:type="gramStart"/>
      <w:r w:rsidRPr="00147AD4">
        <w:rPr>
          <w:rFonts w:ascii="Calibri" w:hAnsi="Calibri" w:cs="Calibri"/>
        </w:rPr>
        <w:t>as a result of</w:t>
      </w:r>
      <w:proofErr w:type="gramEnd"/>
      <w:r w:rsidRPr="00147AD4">
        <w:rPr>
          <w:rFonts w:ascii="Calibri" w:hAnsi="Calibri" w:cs="Calibri"/>
        </w:rPr>
        <w:t xml:space="preserve"> precipitation changes.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357</w:t>
      </w:r>
      <w:r w:rsidRPr="00147AD4">
        <w:rPr>
          <w:rFonts w:ascii="Calibri" w:hAnsi="Calibri" w:cs="Calibri"/>
        </w:rPr>
        <w:t>(6349), 405–408. https://doi.org/10.1126/science.aan2409</w:t>
      </w:r>
    </w:p>
    <w:p w14:paraId="3D1225D8" w14:textId="77777777" w:rsidR="00147AD4" w:rsidRPr="00147AD4" w:rsidRDefault="00147AD4" w:rsidP="00147AD4">
      <w:pPr>
        <w:pStyle w:val="Bibliography"/>
        <w:rPr>
          <w:rFonts w:ascii="Calibri" w:hAnsi="Calibri" w:cs="Calibri"/>
        </w:rPr>
      </w:pPr>
      <w:r w:rsidRPr="00147AD4">
        <w:rPr>
          <w:rFonts w:ascii="Calibri" w:hAnsi="Calibri" w:cs="Calibri"/>
        </w:rPr>
        <w:t xml:space="preserve">Smith, V. H., &amp; Schindler, D. W. (2009). Eutrophication science: Where do we go from here? </w:t>
      </w:r>
      <w:r w:rsidRPr="00147AD4">
        <w:rPr>
          <w:rFonts w:ascii="Calibri" w:hAnsi="Calibri" w:cs="Calibri"/>
          <w:i/>
          <w:iCs/>
        </w:rPr>
        <w:t>Trends in Ecology &amp; Evolution</w:t>
      </w:r>
      <w:r w:rsidRPr="00147AD4">
        <w:rPr>
          <w:rFonts w:ascii="Calibri" w:hAnsi="Calibri" w:cs="Calibri"/>
        </w:rPr>
        <w:t xml:space="preserve">, </w:t>
      </w:r>
      <w:r w:rsidRPr="00147AD4">
        <w:rPr>
          <w:rFonts w:ascii="Calibri" w:hAnsi="Calibri" w:cs="Calibri"/>
          <w:i/>
          <w:iCs/>
        </w:rPr>
        <w:t>24</w:t>
      </w:r>
      <w:r w:rsidRPr="00147AD4">
        <w:rPr>
          <w:rFonts w:ascii="Calibri" w:hAnsi="Calibri" w:cs="Calibri"/>
        </w:rPr>
        <w:t>(4), 201–207. https://doi.org/10.1016/J.TREE.2008.11.009</w:t>
      </w:r>
    </w:p>
    <w:p w14:paraId="7C42A269" w14:textId="77777777" w:rsidR="00147AD4" w:rsidRPr="00147AD4" w:rsidRDefault="00147AD4" w:rsidP="00147AD4">
      <w:pPr>
        <w:pStyle w:val="Bibliography"/>
        <w:rPr>
          <w:rFonts w:ascii="Calibri" w:hAnsi="Calibri" w:cs="Calibri"/>
        </w:rPr>
      </w:pPr>
      <w:r w:rsidRPr="00147AD4">
        <w:rPr>
          <w:rFonts w:ascii="Calibri" w:hAnsi="Calibri" w:cs="Calibri"/>
        </w:rPr>
        <w:t xml:space="preserve">Sterner, R. Warner., &amp; </w:t>
      </w:r>
      <w:proofErr w:type="spellStart"/>
      <w:r w:rsidRPr="00147AD4">
        <w:rPr>
          <w:rFonts w:ascii="Calibri" w:hAnsi="Calibri" w:cs="Calibri"/>
        </w:rPr>
        <w:t>Elser</w:t>
      </w:r>
      <w:proofErr w:type="spellEnd"/>
      <w:r w:rsidRPr="00147AD4">
        <w:rPr>
          <w:rFonts w:ascii="Calibri" w:hAnsi="Calibri" w:cs="Calibri"/>
        </w:rPr>
        <w:t xml:space="preserve">, J. J. (2002). </w:t>
      </w:r>
      <w:r w:rsidRPr="00147AD4">
        <w:rPr>
          <w:rFonts w:ascii="Calibri" w:hAnsi="Calibri" w:cs="Calibri"/>
          <w:i/>
          <w:iCs/>
        </w:rPr>
        <w:t>Ecological stoichiometry: The biology of elements from molecules to the biosphere</w:t>
      </w:r>
      <w:r w:rsidRPr="00147AD4">
        <w:rPr>
          <w:rFonts w:ascii="Calibri" w:hAnsi="Calibri" w:cs="Calibri"/>
        </w:rPr>
        <w:t>.</w:t>
      </w:r>
    </w:p>
    <w:p w14:paraId="235D9945"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Stutter, M. I., Graeber, D., Evans, C. D., Wade, A. J., &amp; Withers, P. J. A. (2018). Balancing macronutrient stoichiometry to alleviate eutrophication. </w:t>
      </w:r>
      <w:r w:rsidRPr="00147AD4">
        <w:rPr>
          <w:rFonts w:ascii="Calibri" w:hAnsi="Calibri" w:cs="Calibri"/>
          <w:i/>
          <w:iCs/>
        </w:rPr>
        <w:t>Science of The Total Environment</w:t>
      </w:r>
      <w:r w:rsidRPr="00147AD4">
        <w:rPr>
          <w:rFonts w:ascii="Calibri" w:hAnsi="Calibri" w:cs="Calibri"/>
        </w:rPr>
        <w:t xml:space="preserve">, </w:t>
      </w:r>
      <w:r w:rsidRPr="00147AD4">
        <w:rPr>
          <w:rFonts w:ascii="Calibri" w:hAnsi="Calibri" w:cs="Calibri"/>
          <w:i/>
          <w:iCs/>
        </w:rPr>
        <w:t>634</w:t>
      </w:r>
      <w:r w:rsidRPr="00147AD4">
        <w:rPr>
          <w:rFonts w:ascii="Calibri" w:hAnsi="Calibri" w:cs="Calibri"/>
        </w:rPr>
        <w:t>, 439–447. https://doi.org/10.1016/J.SCITOTENV.2018.03.298</w:t>
      </w:r>
    </w:p>
    <w:p w14:paraId="58CDC11C"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(2007a). Survey of the Nation’s Lakes. Field Operations Manual. EPA 841-B-07- 004.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https://www.epa.gov/national-aquatic-resource-surveys/national-lakes-assessment-2007-field-operations-manual</w:t>
      </w:r>
    </w:p>
    <w:p w14:paraId="68762F3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(2007b). Survey of the Nation’s Lakes: Integrated Quality Assurance Project Plan. EPA/841-B-07-003. </w:t>
      </w:r>
      <w:r w:rsidRPr="00147AD4">
        <w:rPr>
          <w:rFonts w:ascii="Calibri" w:hAnsi="Calibri" w:cs="Calibri"/>
          <w:i/>
          <w:iCs/>
        </w:rPr>
        <w:t>U.S. Environmental Protection Agency, Office of Water and Office of Research and Development, Washington, DC</w:t>
      </w:r>
      <w:r w:rsidRPr="00147AD4">
        <w:rPr>
          <w:rFonts w:ascii="Calibri" w:hAnsi="Calibri" w:cs="Calibri"/>
        </w:rPr>
        <w:t>. https://www.epa.gov/national-aquatic-resource-surveys/national-lakes-assessment-2007-quality-assurance-project-plan</w:t>
      </w:r>
    </w:p>
    <w:p w14:paraId="18FEBF08"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(2010). </w:t>
      </w:r>
      <w:r w:rsidRPr="00147AD4">
        <w:rPr>
          <w:rFonts w:ascii="Calibri" w:hAnsi="Calibri" w:cs="Calibri"/>
          <w:i/>
          <w:iCs/>
        </w:rPr>
        <w:t>National Aquatic Resource Surveys. National Lakes Assessment 2007 (data and metadata files)</w:t>
      </w:r>
      <w:r w:rsidRPr="00147AD4">
        <w:rPr>
          <w:rFonts w:ascii="Calibri" w:hAnsi="Calibri" w:cs="Calibri"/>
        </w:rPr>
        <w:t>. Available from U.S. EPA website: http://www.epa.gov/national-aquatic-resource-surveys/data-national-aquatic-resource-surveys</w:t>
      </w:r>
    </w:p>
    <w:p w14:paraId="7FF34C27"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(2017a). National Lakes Assessment 2017. Field Operations Manual. EPA 841-B-16-002.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https://www.epa.gov/national-aquatic-resource-surveys/national-lakes-assessment-2017-field-operations-manual</w:t>
      </w:r>
    </w:p>
    <w:p w14:paraId="33BD617D"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(2017b). National Lakes Assessment 2017. Laboratory Operations Manual. V.1.1. EPA 841‐B‐16‐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https://www.epa.gov/national-aquatic-resource-surveys/national-lakes-assessment-2017-laboratory-operations-manual</w:t>
      </w:r>
    </w:p>
    <w:p w14:paraId="0351D2D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(2022a). </w:t>
      </w:r>
      <w:r w:rsidRPr="00147AD4">
        <w:rPr>
          <w:rFonts w:ascii="Calibri" w:hAnsi="Calibri" w:cs="Calibri"/>
          <w:i/>
          <w:iCs/>
        </w:rPr>
        <w:t>National Aquatic Resource Surveys. National Lakes Assessment 2017 (data and metadata files)</w:t>
      </w:r>
      <w:r w:rsidRPr="00147AD4">
        <w:rPr>
          <w:rFonts w:ascii="Calibri" w:hAnsi="Calibri" w:cs="Calibri"/>
        </w:rPr>
        <w:t>. Available from U.S. EPA website: http://www.epa.gov/national-aquatic-resource-surveys/data-national-aquatic-resource-surveys</w:t>
      </w:r>
    </w:p>
    <w:p w14:paraId="7512B1E2"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(2022b). National Lakes Assessment 2017: Technical Support Document. EPA 841‐R‐22‐001. </w:t>
      </w:r>
      <w:r w:rsidRPr="00147AD4">
        <w:rPr>
          <w:rFonts w:ascii="Calibri" w:hAnsi="Calibri" w:cs="Calibri"/>
          <w:i/>
          <w:iCs/>
        </w:rPr>
        <w:t>U.S. Environmental Protection Agency, Office of Water and Office of Research and Development</w:t>
      </w:r>
      <w:r w:rsidRPr="00147AD4">
        <w:rPr>
          <w:rFonts w:ascii="Calibri" w:hAnsi="Calibri" w:cs="Calibri"/>
        </w:rPr>
        <w:t>. https://www.epa.gov/national-aquatic-resource-surveys/national-lakes-assessment-2017-technical-support-document</w:t>
      </w:r>
    </w:p>
    <w:p w14:paraId="693F3040"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Gibson, G., Carlson, R., Simpson, J., Smeltzer, E., </w:t>
      </w:r>
      <w:proofErr w:type="spellStart"/>
      <w:r w:rsidRPr="00147AD4">
        <w:rPr>
          <w:rFonts w:ascii="Calibri" w:hAnsi="Calibri" w:cs="Calibri"/>
        </w:rPr>
        <w:t>Gerritson</w:t>
      </w:r>
      <w:proofErr w:type="spellEnd"/>
      <w:r w:rsidRPr="00147AD4">
        <w:rPr>
          <w:rFonts w:ascii="Calibri" w:hAnsi="Calibri" w:cs="Calibri"/>
        </w:rPr>
        <w:t xml:space="preserve">, J., </w:t>
      </w:r>
      <w:proofErr w:type="spellStart"/>
      <w:r w:rsidRPr="00147AD4">
        <w:rPr>
          <w:rFonts w:ascii="Calibri" w:hAnsi="Calibri" w:cs="Calibri"/>
        </w:rPr>
        <w:t>Chapra</w:t>
      </w:r>
      <w:proofErr w:type="spellEnd"/>
      <w:r w:rsidRPr="00147AD4">
        <w:rPr>
          <w:rFonts w:ascii="Calibri" w:hAnsi="Calibri" w:cs="Calibri"/>
        </w:rPr>
        <w:t xml:space="preserve">, S., </w:t>
      </w:r>
      <w:proofErr w:type="spellStart"/>
      <w:r w:rsidRPr="00147AD4">
        <w:rPr>
          <w:rFonts w:ascii="Calibri" w:hAnsi="Calibri" w:cs="Calibri"/>
        </w:rPr>
        <w:t>Heiskary</w:t>
      </w:r>
      <w:proofErr w:type="spellEnd"/>
      <w:r w:rsidRPr="00147AD4">
        <w:rPr>
          <w:rFonts w:ascii="Calibri" w:hAnsi="Calibri" w:cs="Calibri"/>
        </w:rPr>
        <w:t xml:space="preserve">, S., Jones, J., &amp; Kennedy, R. (2000). </w:t>
      </w:r>
      <w:r w:rsidRPr="00147AD4">
        <w:rPr>
          <w:rFonts w:ascii="Calibri" w:hAnsi="Calibri" w:cs="Calibri"/>
          <w:i/>
          <w:iCs/>
        </w:rPr>
        <w:t>Nutrient Criteria Technical Guidance Manual Lakes and Reservoirs. EPA-822-B00-001.</w:t>
      </w:r>
      <w:r w:rsidRPr="00147AD4">
        <w:rPr>
          <w:rFonts w:ascii="Calibri" w:hAnsi="Calibri" w:cs="Calibri"/>
        </w:rPr>
        <w:t xml:space="preserve"> 232.</w:t>
      </w:r>
    </w:p>
    <w:p w14:paraId="382AEF7A" w14:textId="77777777" w:rsidR="00147AD4" w:rsidRPr="00147AD4" w:rsidRDefault="00147AD4" w:rsidP="00147AD4">
      <w:pPr>
        <w:pStyle w:val="Bibliography"/>
        <w:rPr>
          <w:rFonts w:ascii="Calibri" w:hAnsi="Calibri" w:cs="Calibri"/>
        </w:rPr>
      </w:pPr>
      <w:r w:rsidRPr="00147AD4">
        <w:rPr>
          <w:rFonts w:ascii="Calibri" w:hAnsi="Calibri" w:cs="Calibri"/>
        </w:rPr>
        <w:t xml:space="preserve">Wetzel, R. G. (2001). </w:t>
      </w:r>
      <w:r w:rsidRPr="00147AD4">
        <w:rPr>
          <w:rFonts w:ascii="Calibri" w:hAnsi="Calibri" w:cs="Calibri"/>
          <w:i/>
          <w:iCs/>
        </w:rPr>
        <w:t>Limnology</w:t>
      </w:r>
      <w:r w:rsidRPr="00147AD4">
        <w:rPr>
          <w:rFonts w:ascii="Calibri" w:hAnsi="Calibri" w:cs="Calibri"/>
        </w:rPr>
        <w:t>. Academic Press.</w:t>
      </w:r>
    </w:p>
    <w:p w14:paraId="6231E832" w14:textId="77777777" w:rsidR="00147AD4" w:rsidRPr="00147AD4" w:rsidRDefault="00147AD4" w:rsidP="00147AD4">
      <w:pPr>
        <w:pStyle w:val="Bibliography"/>
        <w:rPr>
          <w:rFonts w:ascii="Calibri" w:hAnsi="Calibri" w:cs="Calibri"/>
        </w:rPr>
      </w:pPr>
      <w:r w:rsidRPr="00147AD4">
        <w:rPr>
          <w:rFonts w:ascii="Calibri" w:hAnsi="Calibri" w:cs="Calibri"/>
        </w:rPr>
        <w:t xml:space="preserve">Wickham, H., </w:t>
      </w:r>
      <w:proofErr w:type="spellStart"/>
      <w:r w:rsidRPr="00147AD4">
        <w:rPr>
          <w:rFonts w:ascii="Calibri" w:hAnsi="Calibri" w:cs="Calibri"/>
        </w:rPr>
        <w:t>Averick</w:t>
      </w:r>
      <w:proofErr w:type="spellEnd"/>
      <w:r w:rsidRPr="00147AD4">
        <w:rPr>
          <w:rFonts w:ascii="Calibri" w:hAnsi="Calibri" w:cs="Calibri"/>
        </w:rPr>
        <w:t xml:space="preserve">, M., Bryan, J., Chang, W., McGowan, L. D., François, R., </w:t>
      </w:r>
      <w:proofErr w:type="spellStart"/>
      <w:r w:rsidRPr="00147AD4">
        <w:rPr>
          <w:rFonts w:ascii="Calibri" w:hAnsi="Calibri" w:cs="Calibri"/>
        </w:rPr>
        <w:t>Grolemund</w:t>
      </w:r>
      <w:proofErr w:type="spellEnd"/>
      <w:r w:rsidRPr="00147AD4">
        <w:rPr>
          <w:rFonts w:ascii="Calibri" w:hAnsi="Calibri" w:cs="Calibri"/>
        </w:rPr>
        <w:t xml:space="preserve">, G., Hayes, A., Henry, L., Hester, J., Kuhn, M., Pedersen, T. L., Miller, E., Bache, S. M., Müller, K., </w:t>
      </w:r>
      <w:proofErr w:type="spellStart"/>
      <w:r w:rsidRPr="00147AD4">
        <w:rPr>
          <w:rFonts w:ascii="Calibri" w:hAnsi="Calibri" w:cs="Calibri"/>
        </w:rPr>
        <w:t>Ooms</w:t>
      </w:r>
      <w:proofErr w:type="spellEnd"/>
      <w:r w:rsidRPr="00147AD4">
        <w:rPr>
          <w:rFonts w:ascii="Calibri" w:hAnsi="Calibri" w:cs="Calibri"/>
        </w:rPr>
        <w:t xml:space="preserve">, J., Robinson, D., Seidel, D. P., </w:t>
      </w:r>
      <w:proofErr w:type="spellStart"/>
      <w:r w:rsidRPr="00147AD4">
        <w:rPr>
          <w:rFonts w:ascii="Calibri" w:hAnsi="Calibri" w:cs="Calibri"/>
        </w:rPr>
        <w:t>Spinu</w:t>
      </w:r>
      <w:proofErr w:type="spellEnd"/>
      <w:r w:rsidRPr="00147AD4">
        <w:rPr>
          <w:rFonts w:ascii="Calibri" w:hAnsi="Calibri" w:cs="Calibri"/>
        </w:rPr>
        <w:t xml:space="preserve">, V., … </w:t>
      </w:r>
      <w:proofErr w:type="spellStart"/>
      <w:r w:rsidRPr="00147AD4">
        <w:rPr>
          <w:rFonts w:ascii="Calibri" w:hAnsi="Calibri" w:cs="Calibri"/>
        </w:rPr>
        <w:t>Yutani</w:t>
      </w:r>
      <w:proofErr w:type="spellEnd"/>
      <w:r w:rsidRPr="00147AD4">
        <w:rPr>
          <w:rFonts w:ascii="Calibri" w:hAnsi="Calibri" w:cs="Calibri"/>
        </w:rPr>
        <w:t xml:space="preserve">, H. (2019). Welcome to the </w:t>
      </w:r>
      <w:proofErr w:type="spellStart"/>
      <w:r w:rsidRPr="00147AD4">
        <w:rPr>
          <w:rFonts w:ascii="Calibri" w:hAnsi="Calibri" w:cs="Calibri"/>
        </w:rPr>
        <w:t>tidyverse</w:t>
      </w:r>
      <w:proofErr w:type="spellEnd"/>
      <w:r w:rsidRPr="00147AD4">
        <w:rPr>
          <w:rFonts w:ascii="Calibri" w:hAnsi="Calibri" w:cs="Calibri"/>
        </w:rPr>
        <w:t xml:space="preserve">. </w:t>
      </w:r>
      <w:r w:rsidRPr="00147AD4">
        <w:rPr>
          <w:rFonts w:ascii="Calibri" w:hAnsi="Calibri" w:cs="Calibri"/>
          <w:i/>
          <w:iCs/>
        </w:rPr>
        <w:t xml:space="preserve">Journal of </w:t>
      </w:r>
      <w:proofErr w:type="gramStart"/>
      <w:r w:rsidRPr="00147AD4">
        <w:rPr>
          <w:rFonts w:ascii="Calibri" w:hAnsi="Calibri" w:cs="Calibri"/>
          <w:i/>
          <w:iCs/>
        </w:rPr>
        <w:t>Open Source</w:t>
      </w:r>
      <w:proofErr w:type="gramEnd"/>
      <w:r w:rsidRPr="00147AD4">
        <w:rPr>
          <w:rFonts w:ascii="Calibri" w:hAnsi="Calibri" w:cs="Calibri"/>
          <w:i/>
          <w:iCs/>
        </w:rPr>
        <w:t xml:space="preserve"> Software</w:t>
      </w:r>
      <w:r w:rsidRPr="00147AD4">
        <w:rPr>
          <w:rFonts w:ascii="Calibri" w:hAnsi="Calibri" w:cs="Calibri"/>
        </w:rPr>
        <w:t xml:space="preserve">, </w:t>
      </w:r>
      <w:r w:rsidRPr="00147AD4">
        <w:rPr>
          <w:rFonts w:ascii="Calibri" w:hAnsi="Calibri" w:cs="Calibri"/>
          <w:i/>
          <w:iCs/>
        </w:rPr>
        <w:t>4</w:t>
      </w:r>
      <w:r w:rsidRPr="00147AD4">
        <w:rPr>
          <w:rFonts w:ascii="Calibri" w:hAnsi="Calibri" w:cs="Calibri"/>
        </w:rPr>
        <w:t>(43), 1686. https://doi.org/10.21105/joss.01686</w:t>
      </w:r>
    </w:p>
    <w:p w14:paraId="2FA5ADF1" w14:textId="77777777" w:rsidR="00147AD4" w:rsidRPr="00147AD4" w:rsidRDefault="00147AD4" w:rsidP="00147AD4">
      <w:pPr>
        <w:pStyle w:val="Bibliography"/>
        <w:rPr>
          <w:rFonts w:ascii="Calibri" w:hAnsi="Calibri" w:cs="Calibri"/>
        </w:rPr>
      </w:pPr>
      <w:proofErr w:type="spellStart"/>
      <w:r w:rsidRPr="00147AD4">
        <w:rPr>
          <w:rFonts w:ascii="Calibri" w:hAnsi="Calibri" w:cs="Calibri"/>
        </w:rPr>
        <w:t>Wurtsbaugh</w:t>
      </w:r>
      <w:proofErr w:type="spellEnd"/>
      <w:r w:rsidRPr="00147AD4">
        <w:rPr>
          <w:rFonts w:ascii="Calibri" w:hAnsi="Calibri" w:cs="Calibri"/>
        </w:rPr>
        <w:t xml:space="preserve">, W. A., </w:t>
      </w:r>
      <w:proofErr w:type="spellStart"/>
      <w:r w:rsidRPr="00147AD4">
        <w:rPr>
          <w:rFonts w:ascii="Calibri" w:hAnsi="Calibri" w:cs="Calibri"/>
        </w:rPr>
        <w:t>Paerl</w:t>
      </w:r>
      <w:proofErr w:type="spellEnd"/>
      <w:r w:rsidRPr="00147AD4">
        <w:rPr>
          <w:rFonts w:ascii="Calibri" w:hAnsi="Calibri" w:cs="Calibri"/>
        </w:rPr>
        <w:t xml:space="preserve">, H. W., &amp; </w:t>
      </w:r>
      <w:proofErr w:type="spellStart"/>
      <w:r w:rsidRPr="00147AD4">
        <w:rPr>
          <w:rFonts w:ascii="Calibri" w:hAnsi="Calibri" w:cs="Calibri"/>
        </w:rPr>
        <w:t>Dodds</w:t>
      </w:r>
      <w:proofErr w:type="spellEnd"/>
      <w:r w:rsidRPr="00147AD4">
        <w:rPr>
          <w:rFonts w:ascii="Calibri" w:hAnsi="Calibri" w:cs="Calibri"/>
        </w:rPr>
        <w:t xml:space="preserve">, W. K. (2019). Nutrients, </w:t>
      </w:r>
      <w:proofErr w:type="gramStart"/>
      <w:r w:rsidRPr="00147AD4">
        <w:rPr>
          <w:rFonts w:ascii="Calibri" w:hAnsi="Calibri" w:cs="Calibri"/>
        </w:rPr>
        <w:t>eutrophication</w:t>
      </w:r>
      <w:proofErr w:type="gramEnd"/>
      <w:r w:rsidRPr="00147AD4">
        <w:rPr>
          <w:rFonts w:ascii="Calibri" w:hAnsi="Calibri" w:cs="Calibri"/>
        </w:rPr>
        <w:t xml:space="preserve"> and harmful algal blooms along the freshwater to marine continuum. </w:t>
      </w:r>
      <w:r w:rsidRPr="00147AD4">
        <w:rPr>
          <w:rFonts w:ascii="Calibri" w:hAnsi="Calibri" w:cs="Calibri"/>
          <w:i/>
          <w:iCs/>
        </w:rPr>
        <w:t>WIREs Water</w:t>
      </w:r>
      <w:r w:rsidRPr="00147AD4">
        <w:rPr>
          <w:rFonts w:ascii="Calibri" w:hAnsi="Calibri" w:cs="Calibri"/>
        </w:rPr>
        <w:t xml:space="preserve">, </w:t>
      </w:r>
      <w:r w:rsidRPr="00147AD4">
        <w:rPr>
          <w:rFonts w:ascii="Calibri" w:hAnsi="Calibri" w:cs="Calibri"/>
          <w:i/>
          <w:iCs/>
        </w:rPr>
        <w:t>6</w:t>
      </w:r>
      <w:r w:rsidRPr="00147AD4">
        <w:rPr>
          <w:rFonts w:ascii="Calibri" w:hAnsi="Calibri" w:cs="Calibri"/>
        </w:rPr>
        <w:t>(5), e1373. https://doi.org/10.1002/wat2.1373</w:t>
      </w:r>
    </w:p>
    <w:p w14:paraId="020EBFFC" w14:textId="77777777" w:rsidR="00147AD4" w:rsidRPr="00147AD4" w:rsidRDefault="00147AD4" w:rsidP="00147AD4">
      <w:pPr>
        <w:pStyle w:val="Bibliography"/>
        <w:rPr>
          <w:rFonts w:ascii="Calibri" w:hAnsi="Calibri" w:cs="Calibri"/>
        </w:rPr>
      </w:pPr>
      <w:r w:rsidRPr="00147AD4">
        <w:rPr>
          <w:rFonts w:ascii="Calibri" w:hAnsi="Calibri" w:cs="Calibri"/>
        </w:rPr>
        <w:t xml:space="preserve">Yao, X., Zhang, Y., Zhang, L., &amp; Zhou, Y. (2018). A bibliometric review of nitrogen research in eutrophic lakes and reservoirs. </w:t>
      </w:r>
      <w:r w:rsidRPr="00147AD4">
        <w:rPr>
          <w:rFonts w:ascii="Calibri" w:hAnsi="Calibri" w:cs="Calibri"/>
          <w:i/>
          <w:iCs/>
        </w:rPr>
        <w:t>Journal of Environmental Sciences</w:t>
      </w:r>
      <w:r w:rsidRPr="00147AD4">
        <w:rPr>
          <w:rFonts w:ascii="Calibri" w:hAnsi="Calibri" w:cs="Calibri"/>
        </w:rPr>
        <w:t xml:space="preserve">, </w:t>
      </w:r>
      <w:r w:rsidRPr="00147AD4">
        <w:rPr>
          <w:rFonts w:ascii="Calibri" w:hAnsi="Calibri" w:cs="Calibri"/>
          <w:i/>
          <w:iCs/>
        </w:rPr>
        <w:t>66</w:t>
      </w:r>
      <w:r w:rsidRPr="00147AD4">
        <w:rPr>
          <w:rFonts w:ascii="Calibri" w:hAnsi="Calibri" w:cs="Calibri"/>
        </w:rPr>
        <w:t>, 274–285. https://doi.org/10.1016/j.jes.2016.10.022</w:t>
      </w:r>
    </w:p>
    <w:p w14:paraId="339EC9CB" w14:textId="1368E825" w:rsidR="00573C09" w:rsidRDefault="00573C09" w:rsidP="00573C09">
      <w:r>
        <w:fldChar w:fldCharType="end"/>
      </w:r>
    </w:p>
    <w:p w14:paraId="4B5A822B" w14:textId="29BA5A5F" w:rsidR="00F01B93" w:rsidRPr="001968F8" w:rsidRDefault="00F01B93" w:rsidP="001968F8"/>
    <w:sectPr w:rsidR="00F01B93" w:rsidRPr="001968F8" w:rsidSect="00573C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lsey Ruehling" w:date="2022-09-13T13:59:00Z" w:initials="KR">
    <w:p w14:paraId="0C1D1AD6" w14:textId="2B6136DA" w:rsidR="00D613B6" w:rsidRDefault="00D613B6">
      <w:pPr>
        <w:pStyle w:val="CommentText"/>
      </w:pPr>
      <w:r>
        <w:rPr>
          <w:rStyle w:val="CommentReference"/>
        </w:rPr>
        <w:annotationRef/>
      </w:r>
      <w:r>
        <w:t xml:space="preserve">As you will see in my comments below I get really confused by these methods and some of your choices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48"/>
          </mc:Choice>
          <mc:Fallback>
            <w:t>🙈</w:t>
          </mc:Fallback>
        </mc:AlternateContent>
      </w:r>
      <w:r>
        <w:t xml:space="preserve"> Something that might aid the reader here is a higher-level summary of these decisions or the workflow. It might be okay to switch from DIN:TP in the “limitation calculation” to then relying on TN:TP for the “statistical analyses” but right now the relevance is kind of disjointed and confusing to me personally (as you can tell by my comments in lab meeting lol)</w:t>
      </w:r>
      <w:r w:rsidRPr="001D5908">
        <w:rPr>
          <w:b/>
        </w:rPr>
        <w:t xml:space="preserve">. Could you start by describing </w:t>
      </w:r>
      <w:r>
        <w:rPr>
          <w:b/>
        </w:rPr>
        <w:t>(</w:t>
      </w:r>
      <w:r w:rsidRPr="001D5908">
        <w:rPr>
          <w:b/>
        </w:rPr>
        <w:t>very high level</w:t>
      </w:r>
      <w:r>
        <w:rPr>
          <w:b/>
        </w:rPr>
        <w:t>)</w:t>
      </w:r>
      <w:r w:rsidRPr="001D5908">
        <w:rPr>
          <w:b/>
        </w:rPr>
        <w:t xml:space="preserve"> how each of these two approaches will answer your specific</w:t>
      </w:r>
      <w:r>
        <w:rPr>
          <w:b/>
        </w:rPr>
        <w:t xml:space="preserve"> research</w:t>
      </w:r>
      <w:r w:rsidRPr="001D5908">
        <w:rPr>
          <w:b/>
        </w:rPr>
        <w:t xml:space="preserve"> question</w:t>
      </w:r>
      <w:r>
        <w:rPr>
          <w:b/>
        </w:rPr>
        <w:t>s</w:t>
      </w:r>
      <w:r w:rsidRPr="001D5908">
        <w:rPr>
          <w:b/>
        </w:rPr>
        <w:t>?</w:t>
      </w:r>
      <w:r>
        <w:t xml:space="preserve"> </w:t>
      </w:r>
    </w:p>
  </w:comment>
  <w:comment w:id="1" w:author="Kelsey Ruehling" w:date="2022-09-13T16:30:00Z" w:initials="KR">
    <w:p w14:paraId="4D4BFF07" w14:textId="0B880E4C" w:rsidR="00D613B6" w:rsidRDefault="00D613B6">
      <w:pPr>
        <w:pStyle w:val="CommentText"/>
      </w:pPr>
      <w:r>
        <w:rPr>
          <w:rStyle w:val="CommentReference"/>
        </w:rPr>
        <w:annotationRef/>
      </w:r>
      <w:r>
        <w:t xml:space="preserve">Why average? Consider using </w:t>
      </w:r>
      <w:r w:rsidRPr="00DB56F6">
        <w:rPr>
          <w:u w:val="single"/>
        </w:rPr>
        <w:t>median</w:t>
      </w:r>
      <w:r>
        <w:t xml:space="preserve"> logDIN:TP to be consistent with the concentration thresholds.</w:t>
      </w:r>
    </w:p>
  </w:comment>
  <w:comment w:id="2" w:author="Kelsey Ruehling" w:date="2022-09-13T16:35:00Z" w:initials="KR">
    <w:p w14:paraId="36441031" w14:textId="49572234" w:rsidR="00D613B6" w:rsidRDefault="00D613B6">
      <w:pPr>
        <w:pStyle w:val="CommentText"/>
      </w:pPr>
      <w:r>
        <w:rPr>
          <w:rStyle w:val="CommentReference"/>
        </w:rPr>
        <w:annotationRef/>
      </w:r>
      <w:r>
        <w:t>More detail on what this function actually does</w:t>
      </w:r>
    </w:p>
  </w:comment>
  <w:comment w:id="3" w:author="Kelsey Ruehling" w:date="2022-09-13T14:05:00Z" w:initials="KR">
    <w:p w14:paraId="42514FC2" w14:textId="5D752D06" w:rsidR="00D613B6" w:rsidRDefault="00D613B6">
      <w:pPr>
        <w:pStyle w:val="CommentText"/>
      </w:pPr>
      <w:r>
        <w:rPr>
          <w:rStyle w:val="CommentReference"/>
        </w:rPr>
        <w:annotationRef/>
      </w:r>
      <w:r>
        <w:t>Does this paragraph correspond to a figure? Does it answer any of you main research Qs?</w:t>
      </w:r>
    </w:p>
  </w:comment>
  <w:comment w:id="4" w:author="Kelsey Ruehling" w:date="2022-09-13T14:03:00Z" w:initials="KR">
    <w:p w14:paraId="46176BEC" w14:textId="2D6A11F6" w:rsidR="00D613B6" w:rsidRDefault="00D613B6">
      <w:pPr>
        <w:pStyle w:val="CommentText"/>
      </w:pPr>
      <w:r>
        <w:rPr>
          <w:rStyle w:val="CommentReference"/>
        </w:rPr>
        <w:annotationRef/>
      </w:r>
      <w:r>
        <w:t xml:space="preserve">EPA people love statistics. I know you probably used the change.analysis function or some other in the spsurvey package to assess this, but what statistical test did you run? You can add it in parentheses here or elaborate a little more in the paragraph above if it can’t be described in a few words. </w:t>
      </w:r>
    </w:p>
  </w:comment>
  <w:comment w:id="7" w:author="Kelsey Ruehling" w:date="2022-09-13T14:09:00Z" w:initials="KR">
    <w:p w14:paraId="6F0D2329" w14:textId="487E7C3E" w:rsidR="00D613B6" w:rsidRDefault="00D613B6">
      <w:pPr>
        <w:pStyle w:val="CommentText"/>
      </w:pPr>
      <w:r>
        <w:rPr>
          <w:rStyle w:val="CommentReference"/>
        </w:rPr>
        <w:annotationRef/>
      </w:r>
      <w:r>
        <w:t>What is the clear divide? Make it very obvious to the reader.</w:t>
      </w:r>
    </w:p>
  </w:comment>
  <w:comment w:id="8" w:author="Kelsey Ruehling" w:date="2022-09-13T14:09:00Z" w:initials="KR">
    <w:p w14:paraId="253AA1A7" w14:textId="36F60D14" w:rsidR="00D613B6" w:rsidRDefault="00D613B6">
      <w:pPr>
        <w:pStyle w:val="CommentText"/>
      </w:pPr>
      <w:r>
        <w:rPr>
          <w:rStyle w:val="CommentReference"/>
        </w:rPr>
        <w:annotationRef/>
      </w:r>
      <w:r>
        <w:t>I think you are referring to Figure 2 here but you don’t cite it until the end</w:t>
      </w:r>
    </w:p>
  </w:comment>
  <w:comment w:id="9" w:author="Kelsey Ruehling" w:date="2022-09-13T16:41:00Z" w:initials="KR">
    <w:p w14:paraId="32936A81" w14:textId="3AC39CF0" w:rsidR="00D613B6" w:rsidRDefault="00D613B6">
      <w:pPr>
        <w:pStyle w:val="CommentText"/>
      </w:pPr>
      <w:r>
        <w:rPr>
          <w:rStyle w:val="CommentReference"/>
        </w:rPr>
        <w:annotationRef/>
      </w:r>
      <w:r>
        <w:t>Note that this pattern was consistent btwn survey years if that is the case</w:t>
      </w:r>
    </w:p>
  </w:comment>
  <w:comment w:id="13" w:author="Kelsey Ruehling" w:date="2022-09-13T14:14:00Z" w:initials="KR">
    <w:p w14:paraId="58B1BAB8" w14:textId="4E1508EB" w:rsidR="00D613B6" w:rsidRDefault="00D613B6">
      <w:pPr>
        <w:pStyle w:val="CommentText"/>
      </w:pPr>
      <w:r>
        <w:rPr>
          <w:rStyle w:val="CommentReference"/>
        </w:rPr>
        <w:annotationRef/>
      </w:r>
      <w:r>
        <w:t xml:space="preserve">Using an ANOVA or what kind of test to asses this? </w:t>
      </w:r>
    </w:p>
  </w:comment>
  <w:comment w:id="12" w:author="Kelsey Ruehling" w:date="2022-09-13T14:24:00Z" w:initials="KR">
    <w:p w14:paraId="0E79CB8E" w14:textId="1F2CDA8E" w:rsidR="00D613B6" w:rsidRDefault="00D613B6">
      <w:pPr>
        <w:pStyle w:val="CommentText"/>
      </w:pPr>
      <w:r>
        <w:rPr>
          <w:rStyle w:val="CommentReference"/>
        </w:rPr>
        <w:annotationRef/>
      </w:r>
      <w:r>
        <w:t>What does this tell us? I’m not sure how to interpret this</w:t>
      </w:r>
    </w:p>
  </w:comment>
  <w:comment w:id="21" w:author="Kelsey Ruehling" w:date="2022-09-13T16:43:00Z" w:initials="KR">
    <w:p w14:paraId="0B4E82AA" w14:textId="23DB5A2F" w:rsidR="00D613B6" w:rsidRDefault="00D613B6">
      <w:pPr>
        <w:pStyle w:val="CommentText"/>
      </w:pPr>
      <w:r>
        <w:rPr>
          <w:rStyle w:val="CommentReference"/>
        </w:rPr>
        <w:annotationRef/>
      </w:r>
      <w:r>
        <w:t>Suggested wording on this result: “Approximately half of the lakes across the U.S. were N-limited, and that number decreased by 3.4% between 2007 and 2017.”</w:t>
      </w:r>
    </w:p>
  </w:comment>
  <w:comment w:id="14" w:author="Kelsey Ruehling" w:date="2022-09-13T14:26:00Z" w:initials="KR">
    <w:p w14:paraId="56E84545" w14:textId="77777777" w:rsidR="00D613B6" w:rsidRDefault="00D613B6">
      <w:pPr>
        <w:pStyle w:val="CommentText"/>
      </w:pPr>
      <w:r>
        <w:rPr>
          <w:rStyle w:val="CommentReference"/>
        </w:rPr>
        <w:annotationRef/>
      </w:r>
      <w:r>
        <w:t>This is cool but you can’t really gather than from Figure 4. Also, why only report co-limitation? Could you make a panel for conterminous US in addition to the ecoregions?</w:t>
      </w:r>
    </w:p>
    <w:p w14:paraId="1A49C212" w14:textId="77777777" w:rsidR="00D613B6" w:rsidRDefault="00D613B6">
      <w:pPr>
        <w:pStyle w:val="CommentText"/>
      </w:pPr>
    </w:p>
    <w:p w14:paraId="6DD425ED" w14:textId="05FEC7D6" w:rsidR="00D613B6" w:rsidRDefault="00D613B6">
      <w:pPr>
        <w:pStyle w:val="CommentText"/>
      </w:pPr>
      <w:r>
        <w:t>Also consider sprinkling in some other result about the ecoregions. For example:</w:t>
      </w:r>
      <w:r>
        <w:br/>
      </w:r>
      <w:r>
        <w:br/>
        <w:t xml:space="preserve">“One of the largest observed shifts in nutrient limitation occurred in the Southern Plains, where N-limitation increased from 3.2% of lakes in 2007 to 51.2% in 2017.” Or the increase in co-limitation in the upper Midwest. Add to the mystery a little bit before you get to the trophic state result! </w:t>
      </w:r>
    </w:p>
  </w:comment>
  <w:comment w:id="28" w:author="Kelsey Ruehling" w:date="2022-09-13T14:31:00Z" w:initials="KR">
    <w:p w14:paraId="52AB6931" w14:textId="72D6DA6F" w:rsidR="00D613B6" w:rsidRDefault="00D613B6">
      <w:pPr>
        <w:pStyle w:val="CommentText"/>
      </w:pPr>
      <w:r>
        <w:rPr>
          <w:rStyle w:val="CommentReference"/>
        </w:rPr>
        <w:annotationRef/>
      </w:r>
      <w:r>
        <w:t>Similar to above, this isn’t reflected in the figure. That might be okay! But describe the ecoregional results more thoroughly since that is what is actually in the graph.</w:t>
      </w:r>
    </w:p>
  </w:comment>
  <w:comment w:id="29" w:author="Kelsey Ruehling" w:date="2022-09-13T14:32:00Z" w:initials="KR">
    <w:p w14:paraId="595ED7D6" w14:textId="18632D3B" w:rsidR="00D613B6" w:rsidRDefault="00D613B6">
      <w:pPr>
        <w:pStyle w:val="CommentText"/>
      </w:pPr>
      <w:r>
        <w:rPr>
          <w:rStyle w:val="CommentReference"/>
        </w:rPr>
        <w:annotationRef/>
      </w:r>
      <w:r>
        <w:t xml:space="preserve">Elaborate here! This is really the meat and exciting part of your project. Southern Appalachains, Upper Midwest, Temperate Plains, and Xeric all appear to have HUGE jumps in the % of eutrophic/hypereutrophic lakes, while other regions like the Western Mountains had a shift in the % of oligo/mesotrophic lakes. You don’t have to speculate as to why yet, but you do want to point out the nuances to the reader. </w:t>
      </w:r>
    </w:p>
  </w:comment>
  <w:comment w:id="30" w:author="Kelsey Ruehling" w:date="2022-09-13T14:40:00Z" w:initials="KR">
    <w:p w14:paraId="2794A062" w14:textId="3A66F49B" w:rsidR="00D613B6" w:rsidRDefault="00D613B6">
      <w:pPr>
        <w:pStyle w:val="CommentText"/>
      </w:pPr>
      <w:r>
        <w:rPr>
          <w:rStyle w:val="CommentReference"/>
        </w:rPr>
        <w:annotationRef/>
      </w:r>
      <w:r>
        <w:t xml:space="preserve">I wasn’t expecting this split of ‘full population of lakes’ and ‘resampled lakes.’ I think it is def worth keeping since the results DO vary somewhat (and thus from a management perspective your conclusions would vary too). If you decide to present both it might be worth incorporating this in your research questions/methods (e.g., “do temporal and spatial patterns of nutrient limitation vary depending on the sample of lakes considered?”) </w:t>
      </w:r>
    </w:p>
  </w:comment>
  <w:comment w:id="31" w:author="Kelsey Ruehling" w:date="2022-09-13T14:39:00Z" w:initials="KR">
    <w:p w14:paraId="52E74734" w14:textId="14897766" w:rsidR="00D613B6" w:rsidRDefault="00D613B6">
      <w:pPr>
        <w:pStyle w:val="CommentText"/>
      </w:pPr>
      <w:r>
        <w:rPr>
          <w:rStyle w:val="CommentReference"/>
        </w:rPr>
        <w:annotationRef/>
      </w:r>
      <w:r>
        <w:t xml:space="preserve">It might make more sense to present this immediately after figure 4. </w:t>
      </w:r>
    </w:p>
  </w:comment>
  <w:comment w:id="39" w:author="Kelsey Ruehling" w:date="2022-09-13T14:45:00Z" w:initials="KR">
    <w:p w14:paraId="47595699" w14:textId="183BA719" w:rsidR="00D613B6" w:rsidRDefault="00D613B6">
      <w:pPr>
        <w:pStyle w:val="CommentText"/>
      </w:pPr>
      <w:r>
        <w:rPr>
          <w:rStyle w:val="CommentReference"/>
        </w:rPr>
        <w:annotationRef/>
      </w:r>
      <w:r>
        <w:t xml:space="preserve">Great paragraph! </w:t>
      </w:r>
    </w:p>
  </w:comment>
  <w:comment w:id="66" w:author="Kelsey Ruehling" w:date="2022-09-13T14:54:00Z" w:initials="KR">
    <w:p w14:paraId="6FE35D0A" w14:textId="521B7B03" w:rsidR="00D613B6" w:rsidRDefault="00D613B6">
      <w:pPr>
        <w:pStyle w:val="CommentText"/>
      </w:pPr>
      <w:r>
        <w:rPr>
          <w:rStyle w:val="CommentReference"/>
        </w:rPr>
        <w:annotationRef/>
      </w:r>
      <w:r>
        <w:t xml:space="preserve">Like I commented on Figure 6, I would be careful about how to refer to a non-statistically significant difference. You can even say something like “but the shifts were overall not statistically significant as indicated by ______” and state what threshold you used (either a p-value or overlap with 0 or whatever). I’m sure your stats are sound but you’ll just want to be more precise for the reviewers </w:t>
      </w:r>
    </w:p>
  </w:comment>
  <w:comment w:id="79" w:author="Kelsey Ruehling" w:date="2022-09-13T14:57:00Z" w:initials="KR">
    <w:p w14:paraId="20E9C481" w14:textId="739A6B3D" w:rsidR="00D613B6" w:rsidRDefault="00D613B6">
      <w:pPr>
        <w:pStyle w:val="CommentText"/>
      </w:pPr>
      <w:r>
        <w:rPr>
          <w:rStyle w:val="CommentReference"/>
        </w:rPr>
        <w:annotationRef/>
      </w:r>
      <w:r>
        <w:t xml:space="preserve">This causes the reader to have to do a lot of mental weightlifted so consider restructuring this sentence a little bit. I tried to help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2C"/>
          </mc:Choice>
          <mc:Fallback>
            <w:t>😬</w:t>
          </mc:Fallback>
        </mc:AlternateContent>
      </w:r>
    </w:p>
  </w:comment>
  <w:comment w:id="84" w:author="Kelsey Ruehling" w:date="2022-09-13T16:47:00Z" w:initials="KR">
    <w:p w14:paraId="52A26B06" w14:textId="0DEFF39A" w:rsidR="00D613B6" w:rsidRDefault="00D613B6">
      <w:pPr>
        <w:pStyle w:val="CommentText"/>
      </w:pPr>
      <w:r>
        <w:rPr>
          <w:rStyle w:val="CommentReference"/>
        </w:rPr>
        <w:annotationRef/>
      </w:r>
      <w:r>
        <w:t>Maybe change this heading to be consistent with the figures (“Resampled lakes”)</w:t>
      </w:r>
    </w:p>
  </w:comment>
  <w:comment w:id="85" w:author="Kelsey Ruehling" w:date="2022-09-13T16:48:00Z" w:initials="KR">
    <w:p w14:paraId="6DC2A367" w14:textId="65F534CD" w:rsidR="00D613B6" w:rsidRDefault="00D613B6">
      <w:pPr>
        <w:pStyle w:val="CommentText"/>
      </w:pPr>
      <w:r>
        <w:rPr>
          <w:rStyle w:val="CommentReference"/>
        </w:rPr>
        <w:annotationRef/>
      </w:r>
      <w:r>
        <w:t xml:space="preserve">Can you show a panel in Figure 7 that shows % differences in lakes 2007-2017 with trophic state on the x-axis but not faceting? That would describe this result. </w:t>
      </w:r>
    </w:p>
  </w:comment>
  <w:comment w:id="88" w:author="Kelsey Ruehling" w:date="2022-09-13T16:50:00Z" w:initials="KR">
    <w:p w14:paraId="6BF3A456" w14:textId="1939F9EC" w:rsidR="00D613B6" w:rsidRDefault="00D613B6">
      <w:pPr>
        <w:pStyle w:val="CommentText"/>
      </w:pPr>
      <w:r>
        <w:rPr>
          <w:rStyle w:val="CommentReference"/>
        </w:rPr>
        <w:annotationRef/>
      </w:r>
      <w:r>
        <w:t xml:space="preserve">I felt like you need a transition sentence </w:t>
      </w:r>
      <w:r>
        <w:rPr>
          <w:noProof/>
        </w:rPr>
        <w:t>here, but you might try better wording :)</w:t>
      </w:r>
    </w:p>
  </w:comment>
  <w:comment w:id="100" w:author="Kelsey Ruehling" w:date="2022-09-13T16:54:00Z" w:initials="KR">
    <w:p w14:paraId="5E364166" w14:textId="52046928" w:rsidR="00D613B6" w:rsidRDefault="00D613B6">
      <w:pPr>
        <w:pStyle w:val="CommentText"/>
      </w:pPr>
      <w:r>
        <w:rPr>
          <w:rStyle w:val="CommentReference"/>
        </w:rPr>
        <w:annotationRef/>
      </w:r>
      <w:r>
        <w:t>I thought this result was totally WILD so I tried to emphasize it a bit more here</w:t>
      </w:r>
    </w:p>
  </w:comment>
  <w:comment w:id="123" w:author="Kelsey Ruehling" w:date="2022-09-13T16:56:00Z" w:initials="KR">
    <w:p w14:paraId="15E67901" w14:textId="6C0577E8" w:rsidR="00D613B6" w:rsidRDefault="00D613B6">
      <w:pPr>
        <w:pStyle w:val="CommentText"/>
      </w:pPr>
      <w:r>
        <w:rPr>
          <w:rStyle w:val="CommentReference"/>
        </w:rPr>
        <w:annotationRef/>
      </w:r>
      <w:r>
        <w:t xml:space="preserve">Same suggestion as above. Maybe actually show this result on a panel? </w:t>
      </w:r>
    </w:p>
  </w:comment>
  <w:comment w:id="126" w:author="Kelsey Ruehling" w:date="2022-09-13T16:58:00Z" w:initials="KR">
    <w:p w14:paraId="49E82CF5" w14:textId="67835571" w:rsidR="0087176F" w:rsidRPr="0087176F" w:rsidRDefault="0087176F">
      <w:pPr>
        <w:pStyle w:val="CommentText"/>
      </w:pPr>
      <w:r>
        <w:rPr>
          <w:rStyle w:val="CommentReference"/>
        </w:rPr>
        <w:annotationRef/>
      </w:r>
      <w:r>
        <w:t xml:space="preserve">Too strong potentially? Maybe something like “TN was more strongly correlated with chlorophyll </w:t>
      </w:r>
      <w:r>
        <w:rPr>
          <w:i/>
        </w:rPr>
        <w:t>a</w:t>
      </w:r>
      <w:r>
        <w:t xml:space="preserve"> compared to lakes in the eastern U.S.”</w:t>
      </w:r>
    </w:p>
  </w:comment>
  <w:comment w:id="127" w:author="Kelsey Ruehling" w:date="2022-09-13T16:59:00Z" w:initials="KR">
    <w:p w14:paraId="2265F32E" w14:textId="56F3B923" w:rsidR="0087176F" w:rsidRDefault="0087176F">
      <w:pPr>
        <w:pStyle w:val="CommentText"/>
      </w:pPr>
      <w:r>
        <w:rPr>
          <w:rStyle w:val="CommentReference"/>
        </w:rPr>
        <w:annotationRef/>
      </w:r>
      <w:r>
        <w:t xml:space="preserve">And N deposition rates, in addition to terrestrial N export into lakes, is just WAY way lower in the western U.S. </w:t>
      </w:r>
    </w:p>
  </w:comment>
  <w:comment w:id="128" w:author="Kelsey Ruehling" w:date="2022-09-13T17:00:00Z" w:initials="KR">
    <w:p w14:paraId="70C6FC91" w14:textId="243163C7" w:rsidR="0087176F" w:rsidRDefault="0087176F">
      <w:pPr>
        <w:pStyle w:val="CommentText"/>
      </w:pPr>
      <w:r>
        <w:rPr>
          <w:rStyle w:val="CommentReference"/>
        </w:rPr>
        <w:annotationRef/>
      </w:r>
      <w:r>
        <w:t>And/or understanding these differences can inform region-specific management strategies to mitigate the impacts of eutrophication</w:t>
      </w:r>
    </w:p>
  </w:comment>
  <w:comment w:id="129" w:author="Kelsey Ruehling" w:date="2022-09-13T17:01:00Z" w:initials="KR">
    <w:p w14:paraId="4CEAE270" w14:textId="463A2DE8" w:rsidR="0087176F" w:rsidRDefault="0087176F">
      <w:pPr>
        <w:pStyle w:val="CommentText"/>
      </w:pPr>
      <w:r>
        <w:rPr>
          <w:rStyle w:val="CommentReference"/>
        </w:rPr>
        <w:annotationRef/>
      </w:r>
      <w:r>
        <w:t>I think this is a really valuable insight for your analysis! Like I said elsewhere, making this an objective or part of your research questions up front will help with continuity throughout the manuscript. EPA is super management-drive obviously, so showing how the dataset used influences your conclusions *should* be super relevant to them</w:t>
      </w:r>
    </w:p>
  </w:comment>
  <w:comment w:id="131" w:author="Kelsey Ruehling" w:date="2022-09-13T17:01:00Z" w:initials="KR">
    <w:p w14:paraId="5A3C2E5D" w14:textId="582CC988" w:rsidR="0087176F" w:rsidRDefault="0087176F">
      <w:pPr>
        <w:pStyle w:val="CommentText"/>
      </w:pPr>
      <w:r>
        <w:rPr>
          <w:rStyle w:val="CommentReference"/>
        </w:rPr>
        <w:annotationRef/>
      </w:r>
      <w:r>
        <w:t>Is the error larger in the re-sampled lakes generally? Just curious</w:t>
      </w:r>
    </w:p>
  </w:comment>
  <w:comment w:id="132" w:author="Kelsey Ruehling" w:date="2022-09-13T17:05:00Z" w:initials="KR">
    <w:p w14:paraId="7A2FDB27" w14:textId="2227CC16" w:rsidR="0087176F" w:rsidRDefault="0087176F">
      <w:pPr>
        <w:pStyle w:val="CommentText"/>
      </w:pPr>
      <w:r>
        <w:rPr>
          <w:rStyle w:val="CommentReference"/>
        </w:rPr>
        <w:annotationRef/>
      </w:r>
      <w:r>
        <w:t xml:space="preserve">You can consider tucking these “study limitation” points a little later in the discussion because they kind of distract from the main points of 2a and 2b above. </w:t>
      </w:r>
    </w:p>
  </w:comment>
  <w:comment w:id="133" w:author="Kelsey Ruehling" w:date="2022-09-13T17:05:00Z" w:initials="KR">
    <w:p w14:paraId="068E7C2E" w14:textId="7E75A534" w:rsidR="0087176F" w:rsidRPr="0087176F" w:rsidRDefault="0087176F">
      <w:pPr>
        <w:pStyle w:val="CommentText"/>
      </w:pPr>
      <w:r>
        <w:rPr>
          <w:rStyle w:val="CommentReference"/>
        </w:rPr>
        <w:annotationRef/>
      </w:r>
      <w:r>
        <w:t xml:space="preserve">Considering moving this up front but keep it super high level and avoid just regurgitating the results again. Think about how you can tie this into the introduction: your study clearly show just how much nutrient limitation varies through space </w:t>
      </w:r>
      <w:r>
        <w:rPr>
          <w:b/>
        </w:rPr>
        <w:t xml:space="preserve">and </w:t>
      </w:r>
      <w:r>
        <w:t xml:space="preserve">time </w:t>
      </w:r>
      <w:r>
        <w:rPr>
          <w:i/>
        </w:rPr>
        <w:t>and</w:t>
      </w:r>
      <w:r>
        <w:t xml:space="preserve"> by trophic state. This is very cool! And kind of throws shade at the people who waste their time </w:t>
      </w:r>
      <w:r w:rsidR="00EF7171">
        <w:t>arguing about whether N or P matter :P It’s both.</w:t>
      </w:r>
    </w:p>
  </w:comment>
  <w:comment w:id="134" w:author="Kelsey Ruehling" w:date="2022-09-13T17:08:00Z" w:initials="KR">
    <w:p w14:paraId="77E9CDB9" w14:textId="3648B86B" w:rsidR="00EF7171" w:rsidRDefault="00EF7171">
      <w:pPr>
        <w:pStyle w:val="CommentText"/>
      </w:pPr>
      <w:r>
        <w:rPr>
          <w:rStyle w:val="CommentReference"/>
        </w:rPr>
        <w:annotationRef/>
      </w:r>
      <w:r>
        <w:t>This is good. Really lean into the management implications here since a large chunk of the evaluation criteria are “</w:t>
      </w:r>
      <w:r>
        <w:rPr>
          <w:color w:val="000000"/>
        </w:rPr>
        <w:t xml:space="preserve">Overall benefits of the results to the public and </w:t>
      </w:r>
      <w:r>
        <w:t>ability to inform decision making at community, regional, national levels”</w:t>
      </w:r>
    </w:p>
  </w:comment>
  <w:comment w:id="140" w:author="Kelsey Ruehling" w:date="2022-09-13T14:51:00Z" w:initials="KR">
    <w:p w14:paraId="163E5AC4" w14:textId="2D6F3356" w:rsidR="00D613B6" w:rsidRDefault="00D613B6">
      <w:pPr>
        <w:pStyle w:val="CommentText"/>
      </w:pPr>
      <w:r>
        <w:rPr>
          <w:rStyle w:val="CommentReference"/>
        </w:rPr>
        <w:annotationRef/>
      </w:r>
      <w:r>
        <w:t xml:space="preserve">Does the underlying data structure make boxplots an option for this data vis instead? </w:t>
      </w:r>
    </w:p>
  </w:comment>
  <w:comment w:id="141" w:author="Kelsey Ruehling" w:date="2022-09-13T14:52:00Z" w:initials="KR">
    <w:p w14:paraId="0779E006" w14:textId="5B97AE27" w:rsidR="00D613B6" w:rsidRDefault="00D613B6">
      <w:pPr>
        <w:pStyle w:val="CommentText"/>
      </w:pPr>
      <w:r>
        <w:rPr>
          <w:rStyle w:val="CommentReference"/>
        </w:rPr>
        <w:annotationRef/>
      </w:r>
      <w:r>
        <w:t xml:space="preserve">Probably not. As a nitpicky thing I would not use the phrase “insignificant” but rather say something like “not statistically significant at alpha &lt; 0.05” or something to that effect.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1AD6" w15:done="0"/>
  <w15:commentEx w15:paraId="4D4BFF07" w15:done="0"/>
  <w15:commentEx w15:paraId="36441031" w15:done="0"/>
  <w15:commentEx w15:paraId="42514FC2" w15:done="0"/>
  <w15:commentEx w15:paraId="46176BEC" w15:done="0"/>
  <w15:commentEx w15:paraId="6F0D2329" w15:done="0"/>
  <w15:commentEx w15:paraId="253AA1A7" w15:paraIdParent="6F0D2329" w15:done="0"/>
  <w15:commentEx w15:paraId="32936A81" w15:done="0"/>
  <w15:commentEx w15:paraId="58B1BAB8" w15:done="0"/>
  <w15:commentEx w15:paraId="0E79CB8E" w15:done="0"/>
  <w15:commentEx w15:paraId="0B4E82AA" w15:done="0"/>
  <w15:commentEx w15:paraId="6DD425ED" w15:done="0"/>
  <w15:commentEx w15:paraId="52AB6931" w15:done="0"/>
  <w15:commentEx w15:paraId="595ED7D6" w15:done="0"/>
  <w15:commentEx w15:paraId="2794A062" w15:done="0"/>
  <w15:commentEx w15:paraId="52E74734" w15:done="0"/>
  <w15:commentEx w15:paraId="47595699" w15:done="0"/>
  <w15:commentEx w15:paraId="6FE35D0A" w15:done="0"/>
  <w15:commentEx w15:paraId="20E9C481" w15:done="0"/>
  <w15:commentEx w15:paraId="52A26B06" w15:done="0"/>
  <w15:commentEx w15:paraId="6DC2A367" w15:done="0"/>
  <w15:commentEx w15:paraId="6BF3A456" w15:done="0"/>
  <w15:commentEx w15:paraId="5E364166" w15:done="0"/>
  <w15:commentEx w15:paraId="15E67901" w15:done="0"/>
  <w15:commentEx w15:paraId="49E82CF5" w15:done="0"/>
  <w15:commentEx w15:paraId="2265F32E" w15:done="0"/>
  <w15:commentEx w15:paraId="70C6FC91" w15:done="0"/>
  <w15:commentEx w15:paraId="4CEAE270" w15:done="0"/>
  <w15:commentEx w15:paraId="5A3C2E5D" w15:done="0"/>
  <w15:commentEx w15:paraId="7A2FDB27" w15:done="0"/>
  <w15:commentEx w15:paraId="068E7C2E" w15:done="0"/>
  <w15:commentEx w15:paraId="77E9CDB9" w15:done="0"/>
  <w15:commentEx w15:paraId="163E5AC4" w15:done="0"/>
  <w15:commentEx w15:paraId="0779E006" w15:paraIdParent="163E5A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1AD6" w16cid:durableId="26CB0B4D"/>
  <w16cid:commentId w16cid:paraId="4D4BFF07" w16cid:durableId="26CB2EC0"/>
  <w16cid:commentId w16cid:paraId="36441031" w16cid:durableId="26CB2FBA"/>
  <w16cid:commentId w16cid:paraId="42514FC2" w16cid:durableId="26CB0CB8"/>
  <w16cid:commentId w16cid:paraId="46176BEC" w16cid:durableId="26CB0C1D"/>
  <w16cid:commentId w16cid:paraId="6F0D2329" w16cid:durableId="26CB0D85"/>
  <w16cid:commentId w16cid:paraId="253AA1A7" w16cid:durableId="26CB0DA8"/>
  <w16cid:commentId w16cid:paraId="32936A81" w16cid:durableId="26CB3145"/>
  <w16cid:commentId w16cid:paraId="58B1BAB8" w16cid:durableId="26CB0EB9"/>
  <w16cid:commentId w16cid:paraId="0E79CB8E" w16cid:durableId="26CB1121"/>
  <w16cid:commentId w16cid:paraId="0B4E82AA" w16cid:durableId="26CB3194"/>
  <w16cid:commentId w16cid:paraId="6DD425ED" w16cid:durableId="26CB11A9"/>
  <w16cid:commentId w16cid:paraId="52AB6931" w16cid:durableId="26CB12B4"/>
  <w16cid:commentId w16cid:paraId="595ED7D6" w16cid:durableId="26CB12E4"/>
  <w16cid:commentId w16cid:paraId="2794A062" w16cid:durableId="26CB14E6"/>
  <w16cid:commentId w16cid:paraId="52E74734" w16cid:durableId="26CB14B5"/>
  <w16cid:commentId w16cid:paraId="47595699" w16cid:durableId="26CB161E"/>
  <w16cid:commentId w16cid:paraId="6FE35D0A" w16cid:durableId="26CB1812"/>
  <w16cid:commentId w16cid:paraId="20E9C481" w16cid:durableId="26CB18CA"/>
  <w16cid:commentId w16cid:paraId="52A26B06" w16cid:durableId="26CB328B"/>
  <w16cid:commentId w16cid:paraId="6DC2A367" w16cid:durableId="26CB32E4"/>
  <w16cid:commentId w16cid:paraId="6BF3A456" w16cid:durableId="26CB336B"/>
  <w16cid:commentId w16cid:paraId="5E364166" w16cid:durableId="26CB345C"/>
  <w16cid:commentId w16cid:paraId="15E67901" w16cid:durableId="26CB34BF"/>
  <w16cid:commentId w16cid:paraId="49E82CF5" w16cid:durableId="26CB3518"/>
  <w16cid:commentId w16cid:paraId="2265F32E" w16cid:durableId="26CB355E"/>
  <w16cid:commentId w16cid:paraId="70C6FC91" w16cid:durableId="26CB3596"/>
  <w16cid:commentId w16cid:paraId="4CEAE270" w16cid:durableId="26CB35F8"/>
  <w16cid:commentId w16cid:paraId="5A3C2E5D" w16cid:durableId="26CB35DA"/>
  <w16cid:commentId w16cid:paraId="7A2FDB27" w16cid:durableId="26CB36CE"/>
  <w16cid:commentId w16cid:paraId="068E7C2E" w16cid:durableId="26CB36F3"/>
  <w16cid:commentId w16cid:paraId="77E9CDB9" w16cid:durableId="26CB377B"/>
  <w16cid:commentId w16cid:paraId="163E5AC4" w16cid:durableId="26CB1783"/>
  <w16cid:commentId w16cid:paraId="0779E006" w16cid:durableId="26CB17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803542">
    <w:abstractNumId w:val="12"/>
  </w:num>
  <w:num w:numId="2" w16cid:durableId="1125004059">
    <w:abstractNumId w:val="6"/>
  </w:num>
  <w:num w:numId="3" w16cid:durableId="973414246">
    <w:abstractNumId w:val="14"/>
  </w:num>
  <w:num w:numId="4" w16cid:durableId="1921912788">
    <w:abstractNumId w:val="17"/>
  </w:num>
  <w:num w:numId="5" w16cid:durableId="865364319">
    <w:abstractNumId w:val="8"/>
  </w:num>
  <w:num w:numId="6" w16cid:durableId="219942453">
    <w:abstractNumId w:val="0"/>
  </w:num>
  <w:num w:numId="7" w16cid:durableId="1344551389">
    <w:abstractNumId w:val="1"/>
  </w:num>
  <w:num w:numId="8" w16cid:durableId="249853669">
    <w:abstractNumId w:val="4"/>
  </w:num>
  <w:num w:numId="9" w16cid:durableId="1665746350">
    <w:abstractNumId w:val="10"/>
  </w:num>
  <w:num w:numId="10" w16cid:durableId="1125808167">
    <w:abstractNumId w:val="13"/>
  </w:num>
  <w:num w:numId="11" w16cid:durableId="1596284907">
    <w:abstractNumId w:val="18"/>
  </w:num>
  <w:num w:numId="12" w16cid:durableId="1306083654">
    <w:abstractNumId w:val="3"/>
  </w:num>
  <w:num w:numId="13" w16cid:durableId="640696850">
    <w:abstractNumId w:val="16"/>
  </w:num>
  <w:num w:numId="14" w16cid:durableId="2107382831">
    <w:abstractNumId w:val="15"/>
  </w:num>
  <w:num w:numId="15" w16cid:durableId="1932202765">
    <w:abstractNumId w:val="20"/>
  </w:num>
  <w:num w:numId="16" w16cid:durableId="848641439">
    <w:abstractNumId w:val="21"/>
  </w:num>
  <w:num w:numId="17" w16cid:durableId="492915808">
    <w:abstractNumId w:val="7"/>
  </w:num>
  <w:num w:numId="18" w16cid:durableId="1420446131">
    <w:abstractNumId w:val="5"/>
  </w:num>
  <w:num w:numId="19" w16cid:durableId="1697268292">
    <w:abstractNumId w:val="19"/>
  </w:num>
  <w:num w:numId="20" w16cid:durableId="118424278">
    <w:abstractNumId w:val="2"/>
  </w:num>
  <w:num w:numId="21" w16cid:durableId="690768565">
    <w:abstractNumId w:val="9"/>
  </w:num>
  <w:num w:numId="22" w16cid:durableId="8889018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sey Ruehling">
    <w15:presenceInfo w15:providerId="AD" w15:userId="S::kruehlin@uwyo.edu::6f83f7f3-d32b-46b2-baac-ebb178c574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73F69"/>
    <w:rsid w:val="00074284"/>
    <w:rsid w:val="000816BF"/>
    <w:rsid w:val="000A669B"/>
    <w:rsid w:val="000B3480"/>
    <w:rsid w:val="000C22CC"/>
    <w:rsid w:val="00120F07"/>
    <w:rsid w:val="00141849"/>
    <w:rsid w:val="00145805"/>
    <w:rsid w:val="00146846"/>
    <w:rsid w:val="00147AD4"/>
    <w:rsid w:val="0018252A"/>
    <w:rsid w:val="00191473"/>
    <w:rsid w:val="001968F8"/>
    <w:rsid w:val="001A1B65"/>
    <w:rsid w:val="001A3189"/>
    <w:rsid w:val="001B3E73"/>
    <w:rsid w:val="001B5462"/>
    <w:rsid w:val="001C1A71"/>
    <w:rsid w:val="001C24F8"/>
    <w:rsid w:val="001D3902"/>
    <w:rsid w:val="001D47DD"/>
    <w:rsid w:val="001D4AC9"/>
    <w:rsid w:val="001D5908"/>
    <w:rsid w:val="001E720A"/>
    <w:rsid w:val="00200BD5"/>
    <w:rsid w:val="00201673"/>
    <w:rsid w:val="00202DCE"/>
    <w:rsid w:val="0021058E"/>
    <w:rsid w:val="002131B6"/>
    <w:rsid w:val="00221025"/>
    <w:rsid w:val="0022296F"/>
    <w:rsid w:val="00233ADA"/>
    <w:rsid w:val="00256BB4"/>
    <w:rsid w:val="002B7F5F"/>
    <w:rsid w:val="002C106F"/>
    <w:rsid w:val="002C3225"/>
    <w:rsid w:val="002E4B2D"/>
    <w:rsid w:val="002F6299"/>
    <w:rsid w:val="002F7A57"/>
    <w:rsid w:val="003021C4"/>
    <w:rsid w:val="00305C79"/>
    <w:rsid w:val="00310E04"/>
    <w:rsid w:val="00325FCF"/>
    <w:rsid w:val="00357C01"/>
    <w:rsid w:val="00361DB9"/>
    <w:rsid w:val="00390615"/>
    <w:rsid w:val="003A161B"/>
    <w:rsid w:val="003A2BD5"/>
    <w:rsid w:val="003A6212"/>
    <w:rsid w:val="003B7B33"/>
    <w:rsid w:val="003B7F52"/>
    <w:rsid w:val="003D0874"/>
    <w:rsid w:val="003D544E"/>
    <w:rsid w:val="003E0D8B"/>
    <w:rsid w:val="003E4FB6"/>
    <w:rsid w:val="004011F3"/>
    <w:rsid w:val="00405AB9"/>
    <w:rsid w:val="00427BBB"/>
    <w:rsid w:val="00451CE3"/>
    <w:rsid w:val="00455523"/>
    <w:rsid w:val="004752CD"/>
    <w:rsid w:val="0048247B"/>
    <w:rsid w:val="00492F74"/>
    <w:rsid w:val="004D6FD3"/>
    <w:rsid w:val="004E6ABB"/>
    <w:rsid w:val="004E7F3D"/>
    <w:rsid w:val="004F142C"/>
    <w:rsid w:val="005063AA"/>
    <w:rsid w:val="0052032E"/>
    <w:rsid w:val="0053396B"/>
    <w:rsid w:val="00565272"/>
    <w:rsid w:val="00573C09"/>
    <w:rsid w:val="0057476D"/>
    <w:rsid w:val="00575935"/>
    <w:rsid w:val="00596156"/>
    <w:rsid w:val="00596DBE"/>
    <w:rsid w:val="005A62B7"/>
    <w:rsid w:val="005B3F11"/>
    <w:rsid w:val="005B4759"/>
    <w:rsid w:val="005B7E59"/>
    <w:rsid w:val="005C0824"/>
    <w:rsid w:val="005D04F5"/>
    <w:rsid w:val="0060340D"/>
    <w:rsid w:val="00640D61"/>
    <w:rsid w:val="00644FCB"/>
    <w:rsid w:val="006641FE"/>
    <w:rsid w:val="00664BC8"/>
    <w:rsid w:val="006650A6"/>
    <w:rsid w:val="00686B74"/>
    <w:rsid w:val="006947C8"/>
    <w:rsid w:val="006C36B7"/>
    <w:rsid w:val="006C3BD0"/>
    <w:rsid w:val="006C4B42"/>
    <w:rsid w:val="006C692A"/>
    <w:rsid w:val="006D4131"/>
    <w:rsid w:val="006F4543"/>
    <w:rsid w:val="00703E6C"/>
    <w:rsid w:val="00735EBD"/>
    <w:rsid w:val="00742F60"/>
    <w:rsid w:val="00752333"/>
    <w:rsid w:val="007769A5"/>
    <w:rsid w:val="00787BE9"/>
    <w:rsid w:val="00791955"/>
    <w:rsid w:val="007A454E"/>
    <w:rsid w:val="007A7F97"/>
    <w:rsid w:val="007B492B"/>
    <w:rsid w:val="007C1F63"/>
    <w:rsid w:val="007C6344"/>
    <w:rsid w:val="007D18D6"/>
    <w:rsid w:val="007E507F"/>
    <w:rsid w:val="007F4820"/>
    <w:rsid w:val="007F5518"/>
    <w:rsid w:val="00824110"/>
    <w:rsid w:val="00844206"/>
    <w:rsid w:val="008448B5"/>
    <w:rsid w:val="0085131D"/>
    <w:rsid w:val="00853C76"/>
    <w:rsid w:val="00855321"/>
    <w:rsid w:val="0086514E"/>
    <w:rsid w:val="0087176F"/>
    <w:rsid w:val="0087244E"/>
    <w:rsid w:val="008941B9"/>
    <w:rsid w:val="008B1793"/>
    <w:rsid w:val="008B2133"/>
    <w:rsid w:val="008C05B2"/>
    <w:rsid w:val="008D34FA"/>
    <w:rsid w:val="008D547F"/>
    <w:rsid w:val="008D734E"/>
    <w:rsid w:val="008E03D0"/>
    <w:rsid w:val="008F412F"/>
    <w:rsid w:val="00912B6C"/>
    <w:rsid w:val="0093094F"/>
    <w:rsid w:val="009734DF"/>
    <w:rsid w:val="00992DD8"/>
    <w:rsid w:val="009D13F9"/>
    <w:rsid w:val="00A033DA"/>
    <w:rsid w:val="00A10F84"/>
    <w:rsid w:val="00A25C3D"/>
    <w:rsid w:val="00A27B73"/>
    <w:rsid w:val="00A30A90"/>
    <w:rsid w:val="00A452B4"/>
    <w:rsid w:val="00A470ED"/>
    <w:rsid w:val="00A520EF"/>
    <w:rsid w:val="00A52440"/>
    <w:rsid w:val="00A670CF"/>
    <w:rsid w:val="00A77AEC"/>
    <w:rsid w:val="00AA3482"/>
    <w:rsid w:val="00AA73D8"/>
    <w:rsid w:val="00AB6034"/>
    <w:rsid w:val="00AC03F2"/>
    <w:rsid w:val="00AE1B10"/>
    <w:rsid w:val="00AE3978"/>
    <w:rsid w:val="00B15CBE"/>
    <w:rsid w:val="00B20878"/>
    <w:rsid w:val="00B2274E"/>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D30A4"/>
    <w:rsid w:val="00BF16B2"/>
    <w:rsid w:val="00BF16CA"/>
    <w:rsid w:val="00BF27B3"/>
    <w:rsid w:val="00BF57A8"/>
    <w:rsid w:val="00C00FA4"/>
    <w:rsid w:val="00C04F80"/>
    <w:rsid w:val="00C4231F"/>
    <w:rsid w:val="00C53890"/>
    <w:rsid w:val="00C644E7"/>
    <w:rsid w:val="00C819A4"/>
    <w:rsid w:val="00C960A4"/>
    <w:rsid w:val="00CA635E"/>
    <w:rsid w:val="00CE5B67"/>
    <w:rsid w:val="00CF283A"/>
    <w:rsid w:val="00CF62A5"/>
    <w:rsid w:val="00D12498"/>
    <w:rsid w:val="00D25D79"/>
    <w:rsid w:val="00D425B4"/>
    <w:rsid w:val="00D613B6"/>
    <w:rsid w:val="00D63893"/>
    <w:rsid w:val="00D63C89"/>
    <w:rsid w:val="00D74176"/>
    <w:rsid w:val="00D7757D"/>
    <w:rsid w:val="00D85DE2"/>
    <w:rsid w:val="00D872F3"/>
    <w:rsid w:val="00D915AE"/>
    <w:rsid w:val="00DA0D96"/>
    <w:rsid w:val="00DB4CA8"/>
    <w:rsid w:val="00DB56F6"/>
    <w:rsid w:val="00DD160A"/>
    <w:rsid w:val="00DD40B2"/>
    <w:rsid w:val="00DE4DBE"/>
    <w:rsid w:val="00DF2AF1"/>
    <w:rsid w:val="00E04100"/>
    <w:rsid w:val="00E13A62"/>
    <w:rsid w:val="00E2775A"/>
    <w:rsid w:val="00E319D0"/>
    <w:rsid w:val="00E35978"/>
    <w:rsid w:val="00E4184A"/>
    <w:rsid w:val="00E43AE8"/>
    <w:rsid w:val="00E50255"/>
    <w:rsid w:val="00E575A1"/>
    <w:rsid w:val="00E71EEF"/>
    <w:rsid w:val="00E74B93"/>
    <w:rsid w:val="00E91D94"/>
    <w:rsid w:val="00EA2C6F"/>
    <w:rsid w:val="00EB2480"/>
    <w:rsid w:val="00EB2BF8"/>
    <w:rsid w:val="00EC0347"/>
    <w:rsid w:val="00EC11F4"/>
    <w:rsid w:val="00ED1642"/>
    <w:rsid w:val="00EE2ACD"/>
    <w:rsid w:val="00EF7171"/>
    <w:rsid w:val="00F01B93"/>
    <w:rsid w:val="00F01F11"/>
    <w:rsid w:val="00F15FEA"/>
    <w:rsid w:val="00F319BB"/>
    <w:rsid w:val="00F326CA"/>
    <w:rsid w:val="00F4064F"/>
    <w:rsid w:val="00F621AF"/>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739B9"/>
    <w:rsid w:val="002170FF"/>
    <w:rsid w:val="00274579"/>
    <w:rsid w:val="002A72EE"/>
    <w:rsid w:val="003138CB"/>
    <w:rsid w:val="003F0F52"/>
    <w:rsid w:val="00473EA0"/>
    <w:rsid w:val="00474331"/>
    <w:rsid w:val="00487F6A"/>
    <w:rsid w:val="004950A2"/>
    <w:rsid w:val="004F4B86"/>
    <w:rsid w:val="00523C51"/>
    <w:rsid w:val="00600E1E"/>
    <w:rsid w:val="006305B7"/>
    <w:rsid w:val="006421CF"/>
    <w:rsid w:val="00687E0A"/>
    <w:rsid w:val="006C1001"/>
    <w:rsid w:val="006F28EE"/>
    <w:rsid w:val="007111D3"/>
    <w:rsid w:val="0074171D"/>
    <w:rsid w:val="0074259F"/>
    <w:rsid w:val="007571F9"/>
    <w:rsid w:val="007F5BCB"/>
    <w:rsid w:val="009D2428"/>
    <w:rsid w:val="00AA42B9"/>
    <w:rsid w:val="00BF3AC7"/>
    <w:rsid w:val="00BF78D7"/>
    <w:rsid w:val="00C66EC9"/>
    <w:rsid w:val="00D02BE8"/>
    <w:rsid w:val="00D61313"/>
    <w:rsid w:val="00DB07B4"/>
    <w:rsid w:val="00DC2017"/>
    <w:rsid w:val="00DD2F8C"/>
    <w:rsid w:val="00E677DC"/>
    <w:rsid w:val="00E73D7D"/>
    <w:rsid w:val="00EF5BBE"/>
    <w:rsid w:val="00FA6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0C6E2BC5B75C4ECBBE0AE52BD9529A68">
    <w:name w:val="0C6E2BC5B75C4ECBBE0AE52BD9529A68"/>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19423</Words>
  <Characters>110713</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12</cp:revision>
  <dcterms:created xsi:type="dcterms:W3CDTF">2022-09-15T23:22:00Z</dcterms:created>
  <dcterms:modified xsi:type="dcterms:W3CDTF">2022-09-19T19:52:00Z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id="M8Y1jbjD"/&gt;&lt;style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