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4B583991" w14:textId="4FD84EC5" w:rsidR="005B4759" w:rsidRDefault="00735EBD" w:rsidP="00EB2BF8">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B51AB9">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B51AB9">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B51AB9">
        <w:rPr>
          <w:rFonts w:ascii="Calibri" w:hAnsi="Calibri" w:cs="Calibri"/>
        </w:rPr>
        <w:t>(Reid et al., 2019)</w:t>
      </w:r>
      <w:r w:rsidR="001968F8">
        <w:fldChar w:fldCharType="end"/>
      </w:r>
      <w:r w:rsidR="008D547F" w:rsidRPr="008D547F">
        <w:t xml:space="preserve"> </w:t>
      </w:r>
      <w:r w:rsidR="008D547F">
        <w:t>across the globe</w:t>
      </w:r>
      <w:r>
        <w:t xml:space="preserve">. </w:t>
      </w:r>
      <w:r w:rsidR="001968F8">
        <w:t xml:space="preserve">Eutrophication can have </w:t>
      </w:r>
      <w:r w:rsidR="00855321">
        <w:t xml:space="preserve">detrimental </w:t>
      </w:r>
      <w:r w:rsidR="001968F8">
        <w:t xml:space="preserve">consequences on </w:t>
      </w:r>
      <w:r w:rsidR="001968F8" w:rsidRPr="00390615">
        <w:t xml:space="preserve">aquatic ecosystem health including decreased oxygen, formation of </w:t>
      </w:r>
      <w:r w:rsidR="001968F8">
        <w:t>toxins</w:t>
      </w:r>
      <w:r w:rsidR="001968F8" w:rsidRPr="00390615">
        <w:t>,</w:t>
      </w:r>
      <w:r w:rsidR="001968F8">
        <w:t xml:space="preserve"> and</w:t>
      </w:r>
      <w:r w:rsidR="001968F8" w:rsidRPr="00390615">
        <w:t xml:space="preserve"> changes in </w:t>
      </w:r>
      <w:r w:rsidR="001968F8">
        <w:t xml:space="preserve">organismal communities </w:t>
      </w:r>
      <w:r w:rsidR="001968F8">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rsidR="001968F8">
        <w:fldChar w:fldCharType="separate"/>
      </w:r>
      <w:r w:rsidR="001968F8" w:rsidRPr="00EB2BF8">
        <w:rPr>
          <w:rFonts w:ascii="Calibri" w:hAnsi="Calibri" w:cs="Calibri"/>
        </w:rPr>
        <w:t>(Camargo &amp; Alonso, 2006)</w:t>
      </w:r>
      <w:r w:rsidR="001968F8">
        <w:fldChar w:fldCharType="end"/>
      </w:r>
      <w:r w:rsidR="001968F8">
        <w:t>.</w:t>
      </w:r>
      <w:r w:rsidR="00855321">
        <w:t xml:space="preserve"> Many freshwaters across the United States (U.S.) are already plagued by eutrophication or are at risk of shifting into eutrophic states </w:t>
      </w:r>
      <w:r w:rsidR="00855321">
        <w:fldChar w:fldCharType="begin"/>
      </w:r>
      <w:r w:rsidR="00855321">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855321">
        <w:fldChar w:fldCharType="separate"/>
      </w:r>
      <w:r w:rsidR="00855321" w:rsidRPr="00EB2BF8">
        <w:rPr>
          <w:rFonts w:ascii="Calibri" w:hAnsi="Calibri" w:cs="Calibri"/>
        </w:rPr>
        <w:t>(Dodds et al., 2008)</w:t>
      </w:r>
      <w:r w:rsidR="00855321">
        <w:fldChar w:fldCharType="end"/>
      </w:r>
      <w:r w:rsidR="00855321">
        <w:t>.</w:t>
      </w:r>
      <w:r w:rsidR="00EB2BF8">
        <w:t xml:space="preserve"> </w:t>
      </w:r>
      <w:r w:rsidR="001968F8">
        <w:t>In</w:t>
      </w:r>
      <w:r w:rsidR="00855321">
        <w:t xml:space="preserve"> the </w:t>
      </w:r>
      <w:r w:rsidR="000C22CC">
        <w:t>U</w:t>
      </w:r>
      <w:r w:rsidR="00A52440">
        <w:t>.</w:t>
      </w:r>
      <w:r w:rsidR="000C22CC">
        <w:t>S</w:t>
      </w:r>
      <w:r w:rsidR="00A52440">
        <w:t>.</w:t>
      </w:r>
      <w:r w:rsidR="001968F8">
        <w:t>, an estimated $2.2 billion in</w:t>
      </w:r>
      <w:r w:rsidR="000C22CC">
        <w:t xml:space="preserve"> annual</w:t>
      </w:r>
      <w:r w:rsidR="001968F8">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EB2BF8">
        <w:rPr>
          <w:rFonts w:ascii="Calibri" w:hAnsi="Calibri" w:cs="Calibri"/>
        </w:rPr>
        <w:t>(Dodds et al., 2008)</w:t>
      </w:r>
      <w:r w:rsidR="000C22CC">
        <w:fldChar w:fldCharType="end"/>
      </w:r>
      <w:r w:rsidR="00EB2BF8">
        <w:t xml:space="preserve">. </w:t>
      </w:r>
    </w:p>
    <w:p w14:paraId="5AA19DF5" w14:textId="746C4614" w:rsidR="007769A5" w:rsidRDefault="007769A5" w:rsidP="00EB2BF8">
      <w:r w:rsidRPr="007769A5">
        <w:t xml:space="preserve">There is an ongoing debate about whether N or P is more important in causing eutrophication </w:t>
      </w:r>
      <w:r>
        <w:t>or which is the main limiting nutrient</w:t>
      </w:r>
      <w:r w:rsidR="00D425B4">
        <w:t>.</w:t>
      </w:r>
      <w:r>
        <w:t xml:space="preserve"> </w:t>
      </w:r>
      <w:r w:rsidR="00D425B4">
        <w:t>M</w:t>
      </w:r>
      <w:r w:rsidRPr="007769A5">
        <w:t xml:space="preserve">any studies focus solely on P or argue that P </w:t>
      </w:r>
      <w:r w:rsidR="0086514E">
        <w:t>should be the top management priority</w:t>
      </w:r>
      <w:r w:rsidRPr="007769A5">
        <w:t xml:space="preserve"> (Carpenter, 2008; Ngatia &amp; Taylor, 2019)</w:t>
      </w:r>
      <w:r>
        <w:t>.</w:t>
      </w:r>
      <w:r w:rsidR="00EB2BF8">
        <w:t xml:space="preserve"> </w:t>
      </w: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w:t>
      </w:r>
      <w:r w:rsidR="00D425B4">
        <w:t xml:space="preserve">, </w:t>
      </w:r>
      <w:r w:rsidRPr="007769A5">
        <w:t>e.g.</w:t>
      </w:r>
      <w:r w:rsidR="00D425B4">
        <w:t>,</w:t>
      </w:r>
      <w:r w:rsidRPr="007769A5">
        <w:t xml:space="preserve"> focus on the northeast and Midwest (Liang et al., 2020). </w:t>
      </w:r>
      <w:r w:rsidR="00EB2BF8">
        <w:t>Additionally</w:t>
      </w:r>
      <w:r w:rsidR="006C36B7">
        <w:t xml:space="preserve">, there is belief that P is primarily the limiting nutrient in freshwaters, while N is limiting in oceans </w:t>
      </w:r>
      <w:r w:rsidR="006C36B7">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rsidR="006C36B7">
        <w:fldChar w:fldCharType="separate"/>
      </w:r>
      <w:r w:rsidR="006C36B7" w:rsidRPr="00EB2BF8">
        <w:rPr>
          <w:rFonts w:ascii="Calibri" w:hAnsi="Calibri" w:cs="Calibri"/>
        </w:rPr>
        <w:t>(Correll, 1999)</w:t>
      </w:r>
      <w:r w:rsidR="006C36B7">
        <w:fldChar w:fldCharType="end"/>
      </w:r>
      <w:r w:rsidR="006C36B7">
        <w:t xml:space="preserve">, and that N-limitation in freshwaters </w:t>
      </w:r>
      <w:r w:rsidR="0086514E">
        <w:t>is merely</w:t>
      </w:r>
      <w:r w:rsidR="006C36B7">
        <w:t xml:space="preserve"> a result of P enrichment in eutrophic waters </w:t>
      </w:r>
      <w:r w:rsidR="006C36B7">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rsidR="006C36B7">
        <w:fldChar w:fldCharType="separate"/>
      </w:r>
      <w:r w:rsidR="006C36B7" w:rsidRPr="00EB2BF8">
        <w:rPr>
          <w:rFonts w:ascii="Calibri" w:hAnsi="Calibri" w:cs="Calibri"/>
        </w:rPr>
        <w:t>(Havens, 1995)</w:t>
      </w:r>
      <w:r w:rsidR="006C36B7">
        <w:fldChar w:fldCharType="end"/>
      </w:r>
      <w:r w:rsidR="006C36B7">
        <w:t>.</w:t>
      </w:r>
    </w:p>
    <w:p w14:paraId="0DAEC328" w14:textId="15DA21E2" w:rsidR="0086514E" w:rsidRDefault="00EB2BF8" w:rsidP="007C6344">
      <w:r>
        <w:t xml:space="preserve">Despite the longstanding P-limitation </w:t>
      </w:r>
      <w:r w:rsidR="007C6344">
        <w:t xml:space="preserve">paradigm, the importance of N in regulating primary productivity is widely recognized. In fact, there is evidence that </w:t>
      </w:r>
      <w:r w:rsidR="0086514E" w:rsidRPr="0086514E">
        <w:t>northern-hemisphere</w:t>
      </w:r>
      <w:r w:rsidR="006F4543">
        <w:t xml:space="preserve"> </w:t>
      </w:r>
      <w:r w:rsidR="006F4543">
        <w:fldChar w:fldCharType="begin"/>
      </w:r>
      <w:r w:rsidR="00C53890">
        <w:instrText xml:space="preserve"> ADDIN ZOTERO_ITEM CSL_CITATION {"citationID":"GYwIeO0i","properties":{"formattedCitation":"(Bergstr\\uc0\\u246{}m &amp; Jansson, 2006)","plainCitation":"(Bergström &amp; Jansson, 2006)","noteIndex":0},"citationItems":[{"id":3607,"uris":["http://zotero.org/users/7424350/items/IDTB7M54"],"itemData":{"id":3607,"type":"article-journal","abstract":"We compiled chemical data and phytoplankton biomass (PB) data (chlorophyll a) from unproductive lakes in 42 different regions in Europe and North America, and compared these data to inorganic nitrogen (N) deposition over these regions. We demonstrate that increased deposition of inorganic N over large areas of Europe and North America has caused elevated concentrations of inorganic N in lakes. In addition, the unproductive lakes in high N deposition areas had clearly higher PB relative to the total phosphorus (P) concentrations illustrating that the elevated inorganic N concentrations has resulted in eutrophication and increased biomass of phytoplankton. The eutrophication caused by inorganic N deposition indicates that PB yield in a majority of lakes in the northern hemisphere is (was) limited by N in their natural state. We, therefore, suggest that P limitation largely concerns lakes where the balance between N and P has been changed because of increased anthropogenic input of N.","container-title":"Global Change Biology","DOI":"10.1111/j.1365-2486.2006.01129.x","ISSN":"1365-2486","issue":"4","language":"en","note":"_eprint: https://onlinelibrary.wiley.com/doi/pdf/10.1111/j.1365-2486.2006.01129.x","page":"635-643","source":"Wiley Online Library","title":"Atmospheric nitrogen deposition has caused nitrogen enrichment and eutrophication of lakes in the northern hemisphere","volume":"12","author":[{"family":"Bergström","given":"Ann Kristin"},{"family":"Jansson","given":"Mats"}],"issued":{"date-parts":[["2006"]]}}}],"schema":"https://github.com/citation-style-language/schema/raw/master/csl-citation.json"} </w:instrText>
      </w:r>
      <w:r w:rsidR="006F4543">
        <w:fldChar w:fldCharType="separate"/>
      </w:r>
      <w:r w:rsidR="00C53890" w:rsidRPr="00C53890">
        <w:rPr>
          <w:rFonts w:ascii="Calibri" w:hAnsi="Calibri" w:cs="Calibri"/>
          <w:szCs w:val="24"/>
        </w:rPr>
        <w:t>(Bergström &amp; Jansson, 2006)</w:t>
      </w:r>
      <w:r w:rsidR="006F4543">
        <w:fldChar w:fldCharType="end"/>
      </w:r>
      <w:r w:rsidR="006F4543">
        <w:t>,</w:t>
      </w:r>
      <w:r w:rsidR="007C6344">
        <w:t xml:space="preserve"> high latitude, high altitude</w:t>
      </w:r>
      <w:r w:rsidR="006F4543">
        <w:t xml:space="preserve"> </w:t>
      </w:r>
      <w:r w:rsidR="006F4543">
        <w:fldChar w:fldCharType="begin"/>
      </w:r>
      <w:r w:rsidR="006F4543">
        <w:instrText xml:space="preserve"> ADDIN ZOTERO_ITEM CSL_CITATION {"citationID":"slG5eMor","properties":{"formattedCitation":"(Hogan et al., 2014)","plainCitation":"(Hogan et al., 2014)","noteIndex":0},"citationItems":[{"id":3831,"uris":["http://zotero.org/users/7424350/items/TTFAURH3"],"itemData":{"id":3831,"type":"article-journal","container-title":"Polar Biology","DOI":"10.1007/s00300-014-1524-8","ISSN":"0722-4060, 1432-2056","issue":"9","journalAbbreviation":"Polar Biol","language":"en","page":"1331-1342","source":"DOI.org (Crossref)","title":"Nutrient limitation of periphyton growth in arctic lakes in south-west Greenland","volume":"37","author":[{"family":"Hogan","given":"E. J."},{"family":"McGowan","given":"S."},{"family":"Anderson","given":"N. J."}],"issued":{"date-parts":[["2014",9]]}}}],"schema":"https://github.com/citation-style-language/schema/raw/master/csl-citation.json"} </w:instrText>
      </w:r>
      <w:r w:rsidR="006F4543">
        <w:fldChar w:fldCharType="separate"/>
      </w:r>
      <w:r w:rsidR="006F4543" w:rsidRPr="006F4543">
        <w:rPr>
          <w:rFonts w:ascii="Calibri" w:hAnsi="Calibri" w:cs="Calibri"/>
        </w:rPr>
        <w:t>(Hogan et al., 2014)</w:t>
      </w:r>
      <w:r w:rsidR="006F4543">
        <w:fldChar w:fldCharType="end"/>
      </w:r>
      <w:r w:rsidR="006F4543">
        <w:t xml:space="preserve">, and alpine </w:t>
      </w:r>
      <w:r w:rsidR="006F4543">
        <w:fldChar w:fldCharType="begin"/>
      </w:r>
      <w:r w:rsidR="006F4543">
        <w:instrText xml:space="preserve"> ADDIN ZOTERO_ITEM CSL_CITATION {"citationID":"lsJLYPAX","properties":{"formattedCitation":"(Oleksy et al., 2020)","plainCitation":"(Oleksy et al., 2020)","noteIndex":0},"citationItems":[{"id":767,"uris":["http://zotero.org/users/7424350/items/Z3QMM7YT"],"itemData":{"id":767,"type":"article-journal","abstract":"While deposition of reactive nitrogen (N) in the twentieth century has been strongly linked to changes in diatom assemblages in high-elevation lakes, pronounced and contemporaneous changes in other...","container-title":"Proceedings of the Royal Society B","DOI":"10.1098/RSPB.2020.0304","issue":"1930","note":"publisher: The Royal Society","page":"20200304-20200304","title":"Nutrients and warming interact to force mountain lakes into unprecedented ecological states","volume":"287","author":[{"family":"Oleksy","given":"Isabella A."},{"family":"Baron","given":"Jill S."},{"family":"Leavitt","given":"Peter R."},{"family":"Spaulding","given":"Sarah A."}],"issued":{"date-parts":[["2020",7]]}}}],"schema":"https://github.com/citation-style-language/schema/raw/master/csl-citation.json"} </w:instrText>
      </w:r>
      <w:r w:rsidR="006F4543">
        <w:fldChar w:fldCharType="separate"/>
      </w:r>
      <w:r w:rsidR="006F4543" w:rsidRPr="006F4543">
        <w:rPr>
          <w:rFonts w:ascii="Calibri" w:hAnsi="Calibri" w:cs="Calibri"/>
        </w:rPr>
        <w:t>(Oleksy et al., 2020)</w:t>
      </w:r>
      <w:r w:rsidR="006F4543">
        <w:fldChar w:fldCharType="end"/>
      </w:r>
      <w:r w:rsidR="0086514E" w:rsidRPr="0086514E">
        <w:t xml:space="preserve"> lakes were N-limited prior to an influx of N-deposition resulting in eutrophication and a shift toward P-limitation.</w:t>
      </w:r>
      <w:r w:rsidR="007C6344">
        <w:t xml:space="preserve"> </w:t>
      </w:r>
      <w:r w:rsidR="005B3F11">
        <w:t xml:space="preserve">Focusing on eutrophication management, P reduction alone is no longer an adequate solution. Rather, there is increased need for research on nutrient amounts, ratios, and N’s impact on eutrophication </w:t>
      </w:r>
      <w:r w:rsidR="005B3F11">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rsidR="005B3F11">
        <w:fldChar w:fldCharType="separate"/>
      </w:r>
      <w:r w:rsidR="005B3F11" w:rsidRPr="007C6344">
        <w:rPr>
          <w:rFonts w:ascii="Calibri" w:hAnsi="Calibri" w:cs="Calibri"/>
        </w:rPr>
        <w:t>(Yao et al., 2018)</w:t>
      </w:r>
      <w:r w:rsidR="005B3F11">
        <w:fldChar w:fldCharType="end"/>
      </w:r>
      <w:r w:rsidR="005B3F11">
        <w:t>.</w:t>
      </w:r>
      <w:r w:rsidR="007C6344">
        <w:t xml:space="preserve"> </w:t>
      </w:r>
      <w:r w:rsidR="00A10F84">
        <w:t xml:space="preserve">Reductions in P pollution in large lakes may lead to accumulation of N </w:t>
      </w:r>
      <w:r w:rsidR="00A10F84">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10F84">
        <w:fldChar w:fldCharType="separate"/>
      </w:r>
      <w:r w:rsidR="00A10F84" w:rsidRPr="007C6344">
        <w:rPr>
          <w:rFonts w:ascii="Calibri" w:hAnsi="Calibri" w:cs="Calibri"/>
        </w:rPr>
        <w:t>(Finlay et al., 2013)</w:t>
      </w:r>
      <w:r w:rsidR="00A10F84">
        <w:fldChar w:fldCharType="end"/>
      </w:r>
      <w:r w:rsidR="00A10F84">
        <w:t xml:space="preserve">, </w:t>
      </w:r>
      <w:r w:rsidR="00A10F84" w:rsidRPr="007C6344">
        <w:rPr>
          <w:color w:val="000000"/>
        </w:rPr>
        <w:t>negating the attempt to mitigate nutrient pollution</w:t>
      </w:r>
      <w:r w:rsidR="00A10F84">
        <w:t>.</w:t>
      </w:r>
      <w:r w:rsidR="007C6344">
        <w:t xml:space="preserve"> </w:t>
      </w:r>
      <w:r w:rsidR="0086514E">
        <w:t xml:space="preserve">In the Western US, N-deposition can significantly alter ecosystems </w:t>
      </w:r>
      <w:r w:rsidR="0086514E">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86514E">
        <w:fldChar w:fldCharType="separate"/>
      </w:r>
      <w:r w:rsidR="0086514E" w:rsidRPr="007C6344">
        <w:rPr>
          <w:rFonts w:ascii="Calibri" w:hAnsi="Calibri" w:cs="Calibri"/>
        </w:rPr>
        <w:t>(Fenn et al., 2003)</w:t>
      </w:r>
      <w:r w:rsidR="0086514E">
        <w:fldChar w:fldCharType="end"/>
      </w:r>
      <w:r w:rsidR="0086514E">
        <w:t xml:space="preserve">. </w:t>
      </w:r>
      <w:r w:rsidR="007C6344">
        <w:t>And p</w:t>
      </w:r>
      <w:r w:rsidR="005B3F11">
        <w:t>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7C6344">
        <w:rPr>
          <w:rFonts w:ascii="Calibri" w:hAnsi="Calibri" w:cs="Calibri"/>
        </w:rPr>
        <w:t>(Sinha et al., 2017)</w:t>
      </w:r>
      <w:r w:rsidR="0086514E">
        <w:fldChar w:fldCharType="end"/>
      </w:r>
      <w:r w:rsidR="0086514E">
        <w:t>.</w:t>
      </w:r>
    </w:p>
    <w:p w14:paraId="6E324D08" w14:textId="7DF3E848" w:rsidR="00E04100" w:rsidRDefault="00E13A62" w:rsidP="00E04100">
      <w:r>
        <w:t xml:space="preserve">Experiments have demonstrated how both nutrients together have an impact on productivity significantly more than additions of a single nutrient and how stoichiometrically imbalanced </w:t>
      </w:r>
      <w:r w:rsidR="00C53890">
        <w:t xml:space="preserve">resources </w:t>
      </w:r>
      <w:r>
        <w:t xml:space="preserve">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1B3E73">
        <w:rPr>
          <w:rFonts w:ascii="Calibri" w:hAnsi="Calibri" w:cs="Calibri"/>
        </w:rPr>
        <w:t>(Elser et al., 2011; Redoglio et al., 2022)</w:t>
      </w:r>
      <w:r>
        <w:fldChar w:fldCharType="end"/>
      </w:r>
      <w:r w:rsidR="00BF57A8">
        <w:t>.</w:t>
      </w:r>
      <w:r w:rsidR="007C6344">
        <w:t xml:space="preserve"> </w:t>
      </w:r>
      <w:r w:rsidR="00BF57A8">
        <w:t xml:space="preserve">Despite the mounting evidence, </w:t>
      </w:r>
      <w:r w:rsidR="007C6344">
        <w:t>the conversation has remained on whether P or N has more impact rather than considering the potential for co-nutrient limitation</w:t>
      </w:r>
      <w:r w:rsidR="001B3E73">
        <w:t xml:space="preserve"> or </w:t>
      </w:r>
      <w:r w:rsidR="00C53890">
        <w:t>limitation that vacillates between N and P</w:t>
      </w:r>
      <w:r>
        <w:t>.</w:t>
      </w:r>
      <w:r w:rsidR="00BF57A8">
        <w:t xml:space="preserve"> </w:t>
      </w:r>
      <w:r w:rsidR="00AA3482">
        <w:t xml:space="preserve">Because their cycles are coupled in the environment </w:t>
      </w:r>
      <w:r w:rsidR="00AA3482">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rsidR="00AA3482">
        <w:fldChar w:fldCharType="separate"/>
      </w:r>
      <w:r w:rsidR="00AA3482" w:rsidRPr="00BF57A8">
        <w:rPr>
          <w:rFonts w:ascii="Calibri" w:hAnsi="Calibri" w:cs="Calibri"/>
        </w:rPr>
        <w:t>(Oviedo-Vargas et al., 2013)</w:t>
      </w:r>
      <w:r w:rsidR="00AA3482">
        <w:fldChar w:fldCharType="end"/>
      </w:r>
      <w:r w:rsidR="00AA3482">
        <w:t>, studying N and P in together terms of relative abundances may unfold large-scale patterns that would otherwise be unseen.</w:t>
      </w:r>
      <w:r w:rsidR="00A452B4">
        <w:t xml:space="preserve"> We believe this idea can be applied to the concept of nutrient limitation </w:t>
      </w:r>
      <w:r w:rsidR="00BF57A8">
        <w:t>by</w:t>
      </w:r>
      <w:r w:rsidR="00A452B4">
        <w:t xml:space="preserve"> distancing</w:t>
      </w:r>
      <w:r w:rsidR="00BF57A8">
        <w:t xml:space="preserve"> ourselves</w:t>
      </w:r>
      <w:r w:rsidR="00A452B4">
        <w:t xml:space="preserve"> from the binary N vs. P </w:t>
      </w:r>
      <w:r w:rsidR="00BF57A8">
        <w:t xml:space="preserve">focus and address the potential for lakes to shift between limitation or be limited by both nutrients. </w:t>
      </w:r>
      <w:r w:rsidR="00AA3482">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BF57A8">
        <w:rPr>
          <w:rFonts w:ascii="Calibri" w:hAnsi="Calibri" w:cs="Calibri"/>
        </w:rPr>
        <w:t>(Sterner &amp; Elser, 2002)</w:t>
      </w:r>
      <w:r w:rsidR="002C106F">
        <w:fldChar w:fldCharType="end"/>
      </w:r>
      <w:r w:rsidR="00AA3482">
        <w:t xml:space="preserve">. </w:t>
      </w:r>
      <w:r w:rsidR="00E04100">
        <w:t xml:space="preserve">Nutrient ratios have been extensively used to determine limitation </w:t>
      </w:r>
      <w:r w:rsidR="00E04100">
        <w:fldChar w:fldCharType="begin"/>
      </w:r>
      <w:r w:rsidR="00E0410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E04100">
        <w:fldChar w:fldCharType="separate"/>
      </w:r>
      <w:r w:rsidR="00E04100" w:rsidRPr="0018252A">
        <w:rPr>
          <w:rFonts w:ascii="Calibri" w:hAnsi="Calibri" w:cs="Calibri"/>
          <w:szCs w:val="24"/>
        </w:rPr>
        <w:t xml:space="preserve">(Downing &amp; McCauley, 1992; Guildford &amp; Hecky, 2000; Hellström, 1996; Ptacnik et al., 2010; </w:t>
      </w:r>
      <w:r w:rsidR="00E04100" w:rsidRPr="0018252A">
        <w:rPr>
          <w:rFonts w:ascii="Calibri" w:hAnsi="Calibri" w:cs="Calibri"/>
          <w:szCs w:val="24"/>
        </w:rPr>
        <w:lastRenderedPageBreak/>
        <w:t>Redfield, 1958; Rhee &amp; Gotham, 1980)</w:t>
      </w:r>
      <w:r w:rsidR="00E04100">
        <w:fldChar w:fldCharType="end"/>
      </w:r>
      <w:r w:rsidR="00B41D7E">
        <w:t>.</w:t>
      </w:r>
      <w:r w:rsidR="00E04100">
        <w:t xml:space="preserve"> DIN:TP may be more indicative of the bioavailable nutrient forms than TN:TP </w:t>
      </w:r>
      <w:r w:rsidR="00B41D7E">
        <w:t>and may serve as a better indicator of nutrient limitation in lakes</w:t>
      </w:r>
      <w:r w:rsidR="00E04100">
        <w:t xml:space="preserve"> </w:t>
      </w:r>
      <w:r w:rsidR="00E04100">
        <w:fldChar w:fldCharType="begin"/>
      </w:r>
      <w:r w:rsidR="00E04100">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E04100">
        <w:fldChar w:fldCharType="separate"/>
      </w:r>
      <w:r w:rsidR="00E04100" w:rsidRPr="00C53890">
        <w:rPr>
          <w:rFonts w:ascii="Calibri" w:hAnsi="Calibri" w:cs="Calibri"/>
          <w:szCs w:val="24"/>
        </w:rPr>
        <w:t>(Bergström, 2010)</w:t>
      </w:r>
      <w:r w:rsidR="00E04100">
        <w:fldChar w:fldCharType="end"/>
      </w:r>
      <w:r w:rsidR="00E04100">
        <w:t xml:space="preserve">. </w:t>
      </w:r>
    </w:p>
    <w:p w14:paraId="28E2CE83" w14:textId="114D3FA2" w:rsidR="00E575A1" w:rsidRDefault="00855321" w:rsidP="0057476D">
      <w:r w:rsidRPr="00855321">
        <w:t xml:space="preserve">In this study we </w:t>
      </w:r>
      <w:r>
        <w:t>challenge</w:t>
      </w:r>
      <w:r w:rsidR="00B41D7E">
        <w:t>d</w:t>
      </w:r>
      <w:r>
        <w:t xml:space="preserve"> the single nutrient viewpoint and </w:t>
      </w:r>
      <w:r w:rsidRPr="00855321">
        <w:t>evaluate</w:t>
      </w:r>
      <w:r w:rsidR="00B41D7E">
        <w:t>d</w:t>
      </w:r>
      <w:r w:rsidRPr="00855321">
        <w:t xml:space="preserve"> how both N</w:t>
      </w:r>
      <w:r>
        <w:t xml:space="preserve"> and </w:t>
      </w:r>
      <w:r w:rsidRPr="00855321">
        <w:t>P contribute to eutrophication</w:t>
      </w:r>
      <w:r>
        <w:t xml:space="preserve"> and limitation</w:t>
      </w:r>
      <w:r w:rsidRPr="00855321">
        <w:t xml:space="preserve"> at a continental scale</w:t>
      </w:r>
      <w:r>
        <w:t xml:space="preserve"> using </w:t>
      </w:r>
      <w:r w:rsidR="00A52440">
        <w:t xml:space="preserve">U.S. </w:t>
      </w:r>
      <w:r w:rsidR="00A10F84">
        <w:t>Environmental Protection Agency (</w:t>
      </w:r>
      <w:r w:rsidR="00B41D7E">
        <w:t>US</w:t>
      </w:r>
      <w:r w:rsidR="00A10F84">
        <w:t xml:space="preserve">EPA) National Lakes Assessment (NLA) data. </w:t>
      </w:r>
      <w:r w:rsidR="0057476D">
        <w:t>NLA surveys include empirical data from thousands of lakes across the U</w:t>
      </w:r>
      <w:r w:rsidR="00B41D7E">
        <w:t>.</w:t>
      </w:r>
      <w:r w:rsidR="0057476D">
        <w:t>S</w:t>
      </w:r>
      <w:r w:rsidR="00B41D7E">
        <w:t>.</w:t>
      </w:r>
      <w:r w:rsidR="0057476D">
        <w:t>, which allows researchers to gain the first comprehensive assessment of lake water quality and ecosystem health across a range of climates and environmental contexts.</w:t>
      </w:r>
      <w:r w:rsidR="00E04100">
        <w:t xml:space="preserve"> We used both nutrient concentrations and ratios to assess limitation since limitation is likely a function of both relative and absolute abundance </w:t>
      </w:r>
      <w:r w:rsidR="00E04100">
        <w:fldChar w:fldCharType="begin"/>
      </w:r>
      <w:r w:rsidR="00E04100">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E04100">
        <w:fldChar w:fldCharType="separate"/>
      </w:r>
      <w:r w:rsidR="00E04100" w:rsidRPr="003D544E">
        <w:rPr>
          <w:rFonts w:ascii="Calibri" w:hAnsi="Calibri" w:cs="Calibri"/>
        </w:rPr>
        <w:t>(Guildford &amp; Hecky, 2000)</w:t>
      </w:r>
      <w:r w:rsidR="00E04100">
        <w:fldChar w:fldCharType="end"/>
      </w:r>
      <w:r w:rsidR="00E04100">
        <w:t>.</w:t>
      </w:r>
      <w:r w:rsidR="0057476D">
        <w:t xml:space="preserve"> </w:t>
      </w:r>
      <w:r w:rsidR="00E575A1">
        <w:t>Using these broad scale</w:t>
      </w:r>
      <w:r w:rsidR="00E319D0">
        <w:t xml:space="preserve"> survey</w:t>
      </w:r>
      <w:r w:rsidR="00E575A1">
        <w:t xml:space="preserve"> data, we aim to </w:t>
      </w:r>
      <w:r>
        <w:t>examine</w:t>
      </w:r>
      <w:r w:rsidR="00E575A1">
        <w:t xml:space="preserve"> the following questions:</w:t>
      </w:r>
    </w:p>
    <w:p w14:paraId="6764C5F8" w14:textId="608352F7" w:rsidR="00E575A1" w:rsidRDefault="00E575A1" w:rsidP="0057476D">
      <w:pPr>
        <w:pStyle w:val="ListParagraph"/>
        <w:numPr>
          <w:ilvl w:val="0"/>
          <w:numId w:val="22"/>
        </w:numPr>
      </w:pPr>
      <w:r>
        <w:t>Which nutrient correlate</w:t>
      </w:r>
      <w:r w:rsidR="001C24F8">
        <w:t>s best</w:t>
      </w:r>
      <w:r>
        <w:t xml:space="preserve"> with</w:t>
      </w:r>
      <w:r w:rsidR="001C24F8">
        <w:t xml:space="preserve"> chlorophyll-a, an indicator of</w:t>
      </w:r>
      <w:r>
        <w:t xml:space="preserve"> eutrophication</w:t>
      </w:r>
      <w:r w:rsidR="001C24F8">
        <w:t>,</w:t>
      </w:r>
      <w:r>
        <w:t xml:space="preserve"> in lakes across ecoregions of the US?</w:t>
      </w:r>
    </w:p>
    <w:p w14:paraId="42C07DE3" w14:textId="6997136B" w:rsidR="00E575A1" w:rsidRDefault="001C24F8" w:rsidP="001C24F8">
      <w:pPr>
        <w:pStyle w:val="ListParagraph"/>
        <w:numPr>
          <w:ilvl w:val="0"/>
          <w:numId w:val="22"/>
        </w:numPr>
      </w:pPr>
      <w:r>
        <w:t xml:space="preserve">How does nutrient limitation vary by U.S. ecoregion and do the data indicate any widespread shifts in nutrient limitation between 2007 and 2017? </w:t>
      </w:r>
    </w:p>
    <w:p w14:paraId="63D0D71F" w14:textId="4C105A35" w:rsidR="00A52440" w:rsidRDefault="00A52440" w:rsidP="001C24F8">
      <w:pPr>
        <w:pStyle w:val="ListParagraph"/>
        <w:numPr>
          <w:ilvl w:val="0"/>
          <w:numId w:val="22"/>
        </w:numPr>
      </w:pPr>
      <w:r>
        <w:t xml:space="preserve">How does nutrient limitation relate to trophic state? </w:t>
      </w:r>
    </w:p>
    <w:p w14:paraId="3B9FC9E3" w14:textId="7297EA36" w:rsidR="0057476D" w:rsidRDefault="00A52440" w:rsidP="0057476D">
      <w:pPr>
        <w:pStyle w:val="ListParagraph"/>
        <w:numPr>
          <w:ilvl w:val="0"/>
          <w:numId w:val="22"/>
        </w:numPr>
      </w:pPr>
      <w:r>
        <w:t>Do</w:t>
      </w:r>
      <w:r w:rsidR="0057476D">
        <w:t xml:space="preserve"> conclusions drawn from NLA surveys vary depending on </w:t>
      </w:r>
      <w:r w:rsidR="001C24F8">
        <w:t>if you focus on</w:t>
      </w:r>
      <w:r w:rsidR="00C53890">
        <w:t>ly on</w:t>
      </w:r>
      <w:r w:rsidR="001C24F8">
        <w:t xml:space="preserve"> lakes sampled in multiple surveys vs using </w:t>
      </w:r>
      <w:r w:rsidR="00B41D7E">
        <w:t>all surveyed lakes</w:t>
      </w:r>
      <w:r w:rsidR="001C24F8">
        <w:t xml:space="preserve">? </w:t>
      </w:r>
    </w:p>
    <w:p w14:paraId="312CE70B" w14:textId="76E5C322"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740B6D09"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w:t>
      </w:r>
      <w:r w:rsidR="00C53890">
        <w:t xml:space="preserve"> The 2012 data were excluded because we were interested in evaluating the long-term, decadal shifts</w:t>
      </w:r>
      <w:r w:rsidR="00CF62A5">
        <w:t xml:space="preserve"> rather than the shorter-term changes.</w:t>
      </w:r>
      <w:r>
        <w:t xml:space="preserve"> In 2007, 1156 lakes were surveyed</w:t>
      </w:r>
      <w:r w:rsidR="00191473">
        <w:t xml:space="preserve"> nationwide;</w:t>
      </w:r>
      <w:r>
        <w:t xml:space="preserve"> 95 were </w:t>
      </w:r>
      <w:r w:rsidR="00191473">
        <w:t>sampled twice</w:t>
      </w:r>
      <w:r w:rsidR="00CF62A5">
        <w:t xml:space="preserve"> in the same year,</w:t>
      </w:r>
      <w:r>
        <w:t xml:space="preserve"> and 124 were considered reference lakes. </w:t>
      </w:r>
      <w:r w:rsidR="003D0874">
        <w:t>References lakes were hand-selected to represent the least-disturbed conditions</w:t>
      </w:r>
      <w:r w:rsidR="00146846">
        <w:t xml:space="preserve"> in each ecoregion. Parameters assessed</w:t>
      </w:r>
      <w:r w:rsidR="003D0874">
        <w:t xml:space="preserve"> for</w:t>
      </w:r>
      <w:r w:rsidR="00146846">
        <w:t xml:space="preserve"> reference lakes were</w:t>
      </w:r>
      <w:r w:rsidR="003D0874">
        <w:t xml:space="preserve"> total P, total N, chloride, </w:t>
      </w:r>
      <w:r w:rsidR="00146846">
        <w:t xml:space="preserve">sulfate, turbidity, lakeshore physical parameters, and anthropogenic disturbances like agriculture, residences, and industry. The reference lakes were determined to be in least disturbed conditions for all the assessed parameters </w:t>
      </w:r>
      <w:r w:rsidR="00146846">
        <w:fldChar w:fldCharType="begin"/>
      </w:r>
      <w:r w:rsidR="00146846">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6846">
        <w:fldChar w:fldCharType="separate"/>
      </w:r>
      <w:r w:rsidR="00146846" w:rsidRPr="00146846">
        <w:rPr>
          <w:rFonts w:ascii="Calibri" w:hAnsi="Calibri" w:cs="Calibri"/>
        </w:rPr>
        <w:t>(USEPA, 2022b)</w:t>
      </w:r>
      <w:r w:rsidR="00146846">
        <w:fldChar w:fldCharType="end"/>
      </w:r>
      <w:r w:rsidR="00146846">
        <w:t>.</w:t>
      </w:r>
      <w:r w:rsidR="003D0874">
        <w:t xml:space="preserve"> I</w:t>
      </w:r>
      <w:r>
        <w:t>n 2017, 1112 lakes were sampled</w:t>
      </w:r>
      <w:r w:rsidR="00191473">
        <w:t xml:space="preserve"> nationwide;</w:t>
      </w:r>
      <w:r>
        <w:t xml:space="preserve"> 97 were </w:t>
      </w:r>
      <w:r w:rsidR="00191473">
        <w:t xml:space="preserve">sampled twice </w:t>
      </w:r>
      <w:r>
        <w:t xml:space="preserve">in the same year, and 108 were considered reference lakes. </w:t>
      </w:r>
      <w:r w:rsidR="00191473">
        <w:t xml:space="preserve">Between the two survey years, </w:t>
      </w:r>
      <w:r>
        <w:t xml:space="preserve">282 lakes were </w:t>
      </w:r>
      <w:r w:rsidR="00191473">
        <w:t>resampled</w:t>
      </w:r>
      <w:r>
        <w:t xml:space="preserve">. In 2007, lakes greater than 4 ha were sampled. This changed in the later survey and lakes with surface area &gt; 1 ha and 1-m deep were included. </w:t>
      </w:r>
    </w:p>
    <w:p w14:paraId="759CADAC" w14:textId="34AF390A" w:rsidR="00CF62A5" w:rsidRDefault="00E575A1" w:rsidP="00CF62A5">
      <w:r>
        <w:t xml:space="preserve">The </w:t>
      </w:r>
      <w:r w:rsidR="00147AD4">
        <w:t>US</w:t>
      </w:r>
      <w:r>
        <w:t>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w:t>
      </w:r>
      <w:r w:rsidR="00146846">
        <w:t>nine</w:t>
      </w:r>
      <w:r w:rsidR="00BA76D4">
        <w:t xml:space="preserve">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(Omernik, 1987)</w:t>
      </w:r>
      <w:r w:rsidR="00BA76D4">
        <w:fldChar w:fldCharType="end"/>
      </w:r>
      <w:r w:rsidR="00BA76D4">
        <w:t xml:space="preserve">. </w:t>
      </w:r>
      <w:r>
        <w:t xml:space="preserve">Each lake is assigned a weight to indicate the number of lakes it represents with error. </w:t>
      </w:r>
      <w:r w:rsidR="00CF62A5" w:rsidRPr="00A10F84">
        <w:t>The NLA data are specifically designed to assess lakes across the US, rather than the individual lakes sampled</w:t>
      </w:r>
      <w:r w:rsidR="00CF62A5">
        <w:t>,</w:t>
      </w:r>
      <w:r w:rsidR="00CF62A5" w:rsidRPr="00A10F84">
        <w:t xml:space="preserve"> by using population weight estimates </w:t>
      </w:r>
      <w:r w:rsidR="00CF62A5">
        <w:fldChar w:fldCharType="begin"/>
      </w:r>
      <w:r w:rsidR="00CF62A5">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CF62A5">
        <w:fldChar w:fldCharType="separate"/>
      </w:r>
      <w:r w:rsidR="00CF62A5" w:rsidRPr="00CF62A5">
        <w:rPr>
          <w:rFonts w:ascii="Calibri" w:hAnsi="Calibri" w:cs="Calibri"/>
        </w:rPr>
        <w:t>(USEPA, 2022b)</w:t>
      </w:r>
      <w:r w:rsidR="00CF62A5">
        <w:fldChar w:fldCharType="end"/>
      </w:r>
      <w:r w:rsidR="00CF62A5">
        <w:t xml:space="preserve">. </w:t>
      </w:r>
    </w:p>
    <w:p w14:paraId="431E97C1" w14:textId="77777777" w:rsidR="00E575A1" w:rsidRDefault="00E575A1" w:rsidP="00E575A1">
      <w:pPr>
        <w:pStyle w:val="Heading3"/>
      </w:pPr>
      <w:r>
        <w:lastRenderedPageBreak/>
        <w:t>Sampling and laboratory methods</w:t>
      </w:r>
    </w:p>
    <w:p w14:paraId="07B09199" w14:textId="276BAE13" w:rsidR="00E575A1" w:rsidRDefault="00E575A1" w:rsidP="00E575A1">
      <w:pPr>
        <w:rPr>
          <w:color w:val="000000"/>
        </w:rPr>
      </w:pPr>
      <w:r>
        <w:t xml:space="preserve">Lakes were sampled </w:t>
      </w:r>
      <w:r w:rsidR="001A1B65">
        <w:t xml:space="preserve">between </w:t>
      </w:r>
      <w:r>
        <w:t xml:space="preserve">May-September of each survey year. In 2007 there were </w:t>
      </w:r>
      <w:r w:rsidR="00146846">
        <w:t>nine</w:t>
      </w:r>
      <w:r>
        <w:t xml:space="preserve"> sampling events in October and in 2017, there were </w:t>
      </w:r>
      <w:r w:rsidR="00146846">
        <w:t>four</w:t>
      </w:r>
      <w:r>
        <w:t xml:space="preserve"> sampling events in October. The</w:t>
      </w:r>
      <w:r w:rsidR="00147AD4">
        <w:t xml:space="preserve"> USEPA </w:t>
      </w:r>
      <w:r>
        <w:t>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78181D04" w:rsidR="00E575A1" w:rsidRDefault="00E575A1" w:rsidP="00E575A1">
      <w:r>
        <w:t>The NLA uses chlorophyll-a concentration as a proxy for trophic state, while acknowledging that trophic state is actually determined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77777777" w:rsidR="00BF16CA" w:rsidRPr="00436C91" w:rsidRDefault="00BF16CA" w:rsidP="00BF16CA">
      <w:pPr>
        <w:pStyle w:val="Heading2"/>
      </w:pPr>
      <w:commentRangeStart w:id="0"/>
      <w:r>
        <w:t>Data analyses</w:t>
      </w:r>
      <w:commentRangeEnd w:id="0"/>
      <w:r w:rsidR="00B2274E">
        <w:rPr>
          <w:rStyle w:val="CommentReference"/>
          <w:rFonts w:asciiTheme="minorHAnsi" w:eastAsiaTheme="minorHAnsi" w:hAnsiTheme="minorHAnsi" w:cstheme="minorBidi"/>
          <w:color w:val="auto"/>
        </w:rPr>
        <w:commentReference w:id="0"/>
      </w:r>
    </w:p>
    <w:p w14:paraId="21762EBB" w14:textId="77777777" w:rsidR="00BF16CA" w:rsidRDefault="00BF16CA" w:rsidP="00BF16CA">
      <w:pPr>
        <w:pStyle w:val="Heading3"/>
      </w:pPr>
      <w:r>
        <w:t>Limitation calculation</w:t>
      </w:r>
    </w:p>
    <w:p w14:paraId="354FC724" w14:textId="5FEBEB75" w:rsidR="003D544E" w:rsidRDefault="00BF16CA" w:rsidP="00DB56F6">
      <w:r>
        <w:t>Nutrient limitation for lakes can fall into three categories: P-limit</w:t>
      </w:r>
      <w:r w:rsidR="00141849">
        <w:t>ation</w:t>
      </w:r>
      <w:r>
        <w:t>, N-limit</w:t>
      </w:r>
      <w:r w:rsidR="00141849">
        <w:t>ation</w:t>
      </w:r>
      <w:r>
        <w:t>, or co-nutrient limit</w:t>
      </w:r>
      <w:r w:rsidR="00141849">
        <w:t>ation</w:t>
      </w:r>
      <w:r>
        <w:t>.</w:t>
      </w:r>
      <w:r w:rsidR="00DD40B2">
        <w:t xml:space="preserve"> </w:t>
      </w:r>
      <w:r w:rsidR="00191473">
        <w:t>W</w:t>
      </w:r>
      <w:r w:rsidR="00824110">
        <w:t>e used a nutrient concentration</w:t>
      </w:r>
      <w:r w:rsidR="00EC0347">
        <w:t xml:space="preserve"> threshold</w:t>
      </w:r>
      <w:r w:rsidR="00824110">
        <w:t xml:space="preserve"> and a molar nutrient ratio</w:t>
      </w:r>
      <w:r w:rsidR="00191473">
        <w:t xml:space="preserve"> specific to</w:t>
      </w:r>
      <w:r w:rsidR="00EC0347">
        <w:t xml:space="preserve"> each ecoregion</w:t>
      </w:r>
      <w:r w:rsidR="00787BE9">
        <w:t xml:space="preserve"> and survey year</w:t>
      </w:r>
      <w:r w:rsidR="00191473">
        <w:t xml:space="preserve"> to determine the </w:t>
      </w:r>
      <w:r w:rsidR="00B41D7E">
        <w:t>potential for P-, N-, or co-nutrient limitation</w:t>
      </w:r>
      <w:r w:rsidR="00824110">
        <w:t xml:space="preserve">. </w:t>
      </w:r>
      <w:r w:rsidR="00191473">
        <w:t xml:space="preserve">To </w:t>
      </w:r>
      <w:r w:rsidR="00DB56F6">
        <w:t>determine</w:t>
      </w:r>
      <w:r w:rsidR="00191473">
        <w:t xml:space="preserve"> nutrient concentration thresholds, </w:t>
      </w:r>
      <w:r w:rsidR="00EC0347">
        <w:t xml:space="preserve">we </w:t>
      </w:r>
      <w:r w:rsidR="00DB56F6">
        <w:t xml:space="preserve">calculated </w:t>
      </w:r>
      <w:r w:rsidR="00EC0347">
        <w:t>the median</w:t>
      </w:r>
      <w:r w:rsidR="00191473">
        <w:t xml:space="preserve"> </w:t>
      </w:r>
      <w:r w:rsidR="00DB56F6">
        <w:t xml:space="preserve">dissolved inorganic N (DIN) or total phosphorus (TP) </w:t>
      </w:r>
      <w:r w:rsidR="00191473">
        <w:t>concentration</w:t>
      </w:r>
      <w:r w:rsidR="00EC0347">
        <w:t xml:space="preserve"> between the 25</w:t>
      </w:r>
      <w:r w:rsidR="00EC0347" w:rsidRPr="00EC0347">
        <w:rPr>
          <w:vertAlign w:val="superscript"/>
        </w:rPr>
        <w:t>th</w:t>
      </w:r>
      <w:r w:rsidR="00EC0347">
        <w:t xml:space="preserve"> percentile</w:t>
      </w:r>
      <w:r w:rsidR="00E04100">
        <w:t xml:space="preserve"> of</w:t>
      </w:r>
      <w:r w:rsidR="00F15FEA" w:rsidRPr="00F15FEA">
        <w:t xml:space="preserve"> </w:t>
      </w:r>
      <w:r w:rsidR="00F15FEA">
        <w:t xml:space="preserve">all surveyed </w:t>
      </w:r>
      <w:r w:rsidR="00E04100">
        <w:t>lakes</w:t>
      </w:r>
      <w:r w:rsidR="00EC0347">
        <w:t xml:space="preserve"> and the 75</w:t>
      </w:r>
      <w:r w:rsidR="00EC0347" w:rsidRPr="00EC0347">
        <w:rPr>
          <w:vertAlign w:val="superscript"/>
        </w:rPr>
        <w:t>th</w:t>
      </w:r>
      <w:r w:rsidR="00EC0347">
        <w:t xml:space="preserve"> percentile of </w:t>
      </w:r>
      <w:r w:rsidR="00F15FEA">
        <w:t xml:space="preserve">reference </w:t>
      </w:r>
      <w:r w:rsidR="00E04100">
        <w:t>lakes</w:t>
      </w:r>
      <w:r w:rsidR="00DB56F6">
        <w:t xml:space="preserve"> in each ecoregion and year</w:t>
      </w:r>
      <w:r w:rsidR="00EC0347">
        <w:t xml:space="preserve">. We used the median between these two methods </w:t>
      </w:r>
      <w:r w:rsidR="00F621AF">
        <w:t>because we have both a small set of reference lakes and a larger set of</w:t>
      </w:r>
      <w:r w:rsidR="00E04100">
        <w:t xml:space="preserve"> all surveyed</w:t>
      </w:r>
      <w:r w:rsidR="00F621AF">
        <w:t xml:space="preserve">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r w:rsidR="00F15FEA">
        <w:t xml:space="preserve"> </w:t>
      </w:r>
      <w:r w:rsidR="00DB56F6">
        <w:t>Next, we calculated the</w:t>
      </w:r>
      <w:r w:rsidR="003D544E">
        <w:t xml:space="preserve"> </w:t>
      </w:r>
      <w:commentRangeStart w:id="1"/>
      <w:r w:rsidR="003D544E">
        <w:t xml:space="preserve">mean </w:t>
      </w:r>
      <w:commentRangeEnd w:id="1"/>
      <w:r w:rsidR="00DB56F6">
        <w:rPr>
          <w:rStyle w:val="CommentReference"/>
        </w:rPr>
        <w:commentReference w:id="1"/>
      </w:r>
      <w:r w:rsidR="003D544E">
        <w:t xml:space="preserve">of </w:t>
      </w:r>
      <w:r w:rsidR="00DB56F6">
        <w:t xml:space="preserve">log-transformed </w:t>
      </w:r>
      <w:r w:rsidR="003D544E">
        <w:t>DIN:TP molar ratios in each ecoregion</w:t>
      </w:r>
      <w:r w:rsidR="00787BE9">
        <w:t xml:space="preserve"> and year</w:t>
      </w:r>
      <w:r w:rsidR="003D544E">
        <w:t>.</w:t>
      </w:r>
      <w:r w:rsidR="00AE1B10">
        <w:t xml:space="preserve"> </w:t>
      </w:r>
      <w:r w:rsidR="00DB56F6">
        <w:t>W</w:t>
      </w:r>
      <w:r w:rsidR="003D544E">
        <w:t xml:space="preserve">e </w:t>
      </w:r>
      <w:r w:rsidR="00DB56F6">
        <w:t xml:space="preserve">categorized a lake as </w:t>
      </w:r>
      <w:r w:rsidR="003D544E">
        <w:t>potential</w:t>
      </w:r>
      <w:r w:rsidR="00DB56F6">
        <w:t>ly</w:t>
      </w:r>
      <w:r w:rsidR="003D544E">
        <w:t xml:space="preserve"> N-</w:t>
      </w:r>
      <w:r w:rsidR="00DB56F6">
        <w:t>limited if the</w:t>
      </w:r>
      <w:r w:rsidR="003D544E">
        <w:t xml:space="preserve"> TP value </w:t>
      </w:r>
      <w:r w:rsidR="00DB56F6">
        <w:t xml:space="preserve">exceeded </w:t>
      </w:r>
      <w:r w:rsidR="003D544E">
        <w:t xml:space="preserve">the concentration threshold </w:t>
      </w:r>
      <w:r w:rsidR="00DB56F6">
        <w:t xml:space="preserve">and </w:t>
      </w:r>
      <w:r w:rsidR="003D544E">
        <w:t>log DIN:TP ratio</w:t>
      </w:r>
      <w:r w:rsidR="00DB56F6">
        <w:t xml:space="preserve"> was below</w:t>
      </w:r>
      <w:r w:rsidR="003D544E">
        <w:t xml:space="preserve"> the ratio</w:t>
      </w:r>
      <w:r w:rsidR="00DB56F6">
        <w:t xml:space="preserve"> threshold</w:t>
      </w:r>
      <w:r w:rsidR="003D544E">
        <w:t xml:space="preserve">. </w:t>
      </w:r>
      <w:r w:rsidR="00DB56F6">
        <w:t xml:space="preserve">A lake was potentially </w:t>
      </w:r>
      <w:r w:rsidR="003D544E">
        <w:t>P-</w:t>
      </w:r>
      <w:r w:rsidR="00F15FEA">
        <w:t>limited</w:t>
      </w:r>
      <w:r w:rsidR="003D544E">
        <w:t xml:space="preserve"> </w:t>
      </w:r>
      <w:r w:rsidR="00DB56F6">
        <w:t>if the</w:t>
      </w:r>
      <w:r w:rsidR="003D544E">
        <w:t xml:space="preserve"> DIN value</w:t>
      </w:r>
      <w:r w:rsidR="00DB56F6">
        <w:t xml:space="preserve"> was</w:t>
      </w:r>
      <w:r w:rsidR="003D544E">
        <w:t xml:space="preserve"> greater than the</w:t>
      </w:r>
      <w:r w:rsidR="00DB56F6">
        <w:t xml:space="preserve"> </w:t>
      </w:r>
      <w:r w:rsidR="00F15FEA">
        <w:t>DIN</w:t>
      </w:r>
      <w:r w:rsidR="003D544E">
        <w:t xml:space="preserve"> concentration threshold and log DIN:TP </w:t>
      </w:r>
      <w:r w:rsidR="00DB56F6">
        <w:t>was</w:t>
      </w:r>
      <w:r w:rsidR="003D544E">
        <w:t xml:space="preserve"> above the ratio</w:t>
      </w:r>
      <w:r w:rsidR="00DB56F6">
        <w:t xml:space="preserve"> threshold</w:t>
      </w:r>
      <w:r w:rsidR="003D544E">
        <w:t xml:space="preserve">. Lakes that did not meet any of </w:t>
      </w:r>
      <w:r w:rsidR="00AE1B10">
        <w:t>these criteria</w:t>
      </w:r>
      <w:r w:rsidR="003D544E">
        <w:t xml:space="preserve"> were considered likely co-limited. </w:t>
      </w:r>
      <w:r w:rsidR="00EB2480">
        <w:t>There were 71 individual lakes in 2017 that did not include DIN data</w:t>
      </w:r>
      <w:r w:rsidR="00F15FEA">
        <w:t xml:space="preserve"> that were dropped from the analyses</w:t>
      </w:r>
      <w:r w:rsidR="007A454E">
        <w:t xml:space="preserve"> on nutrient limitation</w:t>
      </w:r>
      <w:r w:rsidR="00EB2480">
        <w:t xml:space="preserve">. </w:t>
      </w:r>
      <w:r w:rsidR="001D47DD">
        <w:t xml:space="preserve">There were no reference lakes in the Northern Plains </w:t>
      </w:r>
      <w:r w:rsidR="00787BE9">
        <w:t>in 2007</w:t>
      </w:r>
      <w:r w:rsidR="00F15FEA">
        <w:t>, s</w:t>
      </w:r>
      <w:r w:rsidR="00787BE9">
        <w:t>o concentration thresholds were determined solely by the 25</w:t>
      </w:r>
      <w:r w:rsidR="00787BE9" w:rsidRPr="00787BE9">
        <w:rPr>
          <w:vertAlign w:val="superscript"/>
        </w:rPr>
        <w:t>th</w:t>
      </w:r>
      <w:r w:rsidR="00787BE9">
        <w:t xml:space="preserve"> percentile of all </w:t>
      </w:r>
      <w:r w:rsidR="00F15FEA">
        <w:t>surveyed lakes in the Northern Plains ecoregion in 2007</w:t>
      </w:r>
      <w:r w:rsidR="00787BE9">
        <w:t xml:space="preserve">. </w:t>
      </w:r>
    </w:p>
    <w:p w14:paraId="5F01AADF" w14:textId="3792C229" w:rsidR="00EB2480" w:rsidRDefault="00EB2480" w:rsidP="00EB2480">
      <w:pPr>
        <w:pStyle w:val="Heading3"/>
      </w:pPr>
      <w:r>
        <w:t xml:space="preserve">Statistical analyses </w:t>
      </w:r>
    </w:p>
    <w:p w14:paraId="68F0AE2A" w14:textId="76F1D7DE" w:rsidR="001B5462" w:rsidRPr="00D25D79" w:rsidRDefault="00BF16CA" w:rsidP="001B5462">
      <w:r>
        <w:t>All data analyses were performed in the R programming language</w:t>
      </w:r>
      <w:r w:rsidR="00EB2480">
        <w:t xml:space="preserve"> </w:t>
      </w:r>
      <w:r w:rsidR="00EB2480">
        <w:fldChar w:fldCharType="begin"/>
      </w:r>
      <w:r w:rsidR="0018252A">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rsidR="00EB2480">
        <w:fldChar w:fldCharType="separate"/>
      </w:r>
      <w:r w:rsidR="00EB2480" w:rsidRPr="00EB2480">
        <w:rPr>
          <w:rFonts w:ascii="Calibri" w:hAnsi="Calibri" w:cs="Calibri"/>
        </w:rPr>
        <w:t>(R Core Team, 2022)</w:t>
      </w:r>
      <w:r w:rsidR="00EB2480">
        <w:fldChar w:fldCharType="end"/>
      </w:r>
      <w:r>
        <w:t xml:space="preserve"> </w:t>
      </w:r>
      <w:r w:rsidRPr="003C1D87">
        <w:rPr>
          <w:color w:val="000000"/>
        </w:rPr>
        <w:t xml:space="preserve">with heavy reliance on the </w:t>
      </w:r>
      <w:proofErr w:type="spellStart"/>
      <w:r w:rsidR="00EB2480">
        <w:rPr>
          <w:color w:val="000000"/>
        </w:rPr>
        <w:t>t</w:t>
      </w:r>
      <w:r w:rsidRPr="003C1D87">
        <w:rPr>
          <w:color w:val="000000"/>
        </w:rPr>
        <w:t>idyverse</w:t>
      </w:r>
      <w:proofErr w:type="spellEnd"/>
      <w:r w:rsidRPr="003C1D87">
        <w:rPr>
          <w:color w:val="000000"/>
        </w:rPr>
        <w:t xml:space="preserve"> package suite for data wrangling and visualization</w:t>
      </w:r>
      <w:r w:rsidR="00EB2480">
        <w:rPr>
          <w:color w:val="000000"/>
        </w:rPr>
        <w:t xml:space="preserve"> </w:t>
      </w:r>
      <w:r w:rsidR="00EB2480">
        <w:rPr>
          <w:color w:val="000000"/>
        </w:rPr>
        <w:fldChar w:fldCharType="begin"/>
      </w:r>
      <w:r w:rsidR="0018252A">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EB2480">
        <w:rPr>
          <w:color w:val="000000"/>
        </w:rPr>
        <w:fldChar w:fldCharType="separate"/>
      </w:r>
      <w:r w:rsidR="00EB2480" w:rsidRPr="00EB2480">
        <w:rPr>
          <w:rFonts w:ascii="Calibri" w:hAnsi="Calibri" w:cs="Calibri"/>
        </w:rPr>
        <w:t>(Wickham et al., 2019)</w:t>
      </w:r>
      <w:r w:rsidR="00EB2480">
        <w:rPr>
          <w:color w:val="000000"/>
        </w:rPr>
        <w:fldChar w:fldCharType="end"/>
      </w:r>
      <w:r>
        <w:t xml:space="preserve"> </w:t>
      </w:r>
      <w:r>
        <w:rPr>
          <w:color w:val="000000"/>
        </w:rPr>
        <w:t xml:space="preserve">and </w:t>
      </w:r>
      <w:r>
        <w:rPr>
          <w:color w:val="000000"/>
        </w:rPr>
        <w:lastRenderedPageBreak/>
        <w:t>the sf package</w:t>
      </w:r>
      <w:r w:rsidR="00EB2480">
        <w:rPr>
          <w:color w:val="000000"/>
        </w:rPr>
        <w:t xml:space="preserve"> for creating maps </w:t>
      </w:r>
      <w:r w:rsidR="00EB2480">
        <w:rPr>
          <w:color w:val="000000"/>
        </w:rPr>
        <w:fldChar w:fldCharType="begin"/>
      </w:r>
      <w:r w:rsidR="0018252A">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EB2480">
        <w:rPr>
          <w:color w:val="000000"/>
        </w:rPr>
        <w:fldChar w:fldCharType="separate"/>
      </w:r>
      <w:r w:rsidR="00EB2480" w:rsidRPr="00EB2480">
        <w:rPr>
          <w:rFonts w:ascii="Calibri" w:hAnsi="Calibri" w:cs="Calibri"/>
        </w:rPr>
        <w:t>(Pebesma, 2018)</w:t>
      </w:r>
      <w:r w:rsidR="00EB2480">
        <w:rPr>
          <w:color w:val="000000"/>
        </w:rPr>
        <w:fldChar w:fldCharType="end"/>
      </w:r>
      <w:r>
        <w:rPr>
          <w:color w:val="000000"/>
        </w:rPr>
        <w:t>.</w:t>
      </w:r>
      <w:r>
        <w:t xml:space="preserve"> </w:t>
      </w:r>
      <w:r w:rsidR="001B5462">
        <w:t xml:space="preserve">To assess whether </w:t>
      </w:r>
      <w:r w:rsidR="00B436C1">
        <w:t>N or P</w:t>
      </w:r>
      <w:r w:rsidR="001B5462">
        <w:t xml:space="preserve"> was a better </w:t>
      </w:r>
      <w:r w:rsidR="004E6ABB">
        <w:t>explanatory variable</w:t>
      </w:r>
      <w:r w:rsidR="001B5462">
        <w:t xml:space="preserve"> of trophic state, chlorophyll-a was used as a proxy for trophic state</w:t>
      </w:r>
      <w:r w:rsidR="00B436C1">
        <w:t xml:space="preserve"> as the response variable</w:t>
      </w:r>
      <w:r w:rsidR="001B5462">
        <w:t>.</w:t>
      </w:r>
      <w:r w:rsidR="00B436C1">
        <w:t xml:space="preserve"> We used TN rather than DIN for these analyses because TN</w:t>
      </w:r>
      <w:r w:rsidR="004E6ABB">
        <w:t>’s relationship with chlorophyll-a</w:t>
      </w:r>
      <w:r w:rsidR="00B436C1">
        <w:t xml:space="preserve"> </w:t>
      </w:r>
      <w:r w:rsidR="004E6ABB">
        <w:t>i</w:t>
      </w:r>
      <w:r w:rsidR="00B436C1">
        <w:t xml:space="preserve">s more comparable to TP </w:t>
      </w:r>
      <w:r w:rsidR="00B41D7E">
        <w:t>and DIN was a</w:t>
      </w:r>
      <w:r w:rsidR="004E6ABB">
        <w:t>n overall</w:t>
      </w:r>
      <w:r w:rsidR="00B41D7E">
        <w:t xml:space="preserve"> poor predictor of chlorophyll-a</w:t>
      </w:r>
      <w:r w:rsidR="00B436C1">
        <w:t>.</w:t>
      </w:r>
      <w:r w:rsidR="001B5462">
        <w:t xml:space="preserve"> Both the response and predictor variables were logged, and </w:t>
      </w:r>
      <w:r w:rsidR="004E6ABB">
        <w:t xml:space="preserve">we performed </w:t>
      </w:r>
      <w:r w:rsidR="001B5462">
        <w:t>linear models</w:t>
      </w:r>
      <w:r w:rsidR="004E6ABB">
        <w:t>.</w:t>
      </w:r>
      <w:r w:rsidR="001B5462">
        <w:t xml:space="preserve"> The </w:t>
      </w:r>
      <w:r w:rsidR="00B2274E">
        <w:t>R</w:t>
      </w:r>
      <w:r w:rsidR="001B5462">
        <w:rPr>
          <w:vertAlign w:val="superscript"/>
        </w:rPr>
        <w:t>2</w:t>
      </w:r>
      <w:r w:rsidR="001B5462">
        <w:t xml:space="preserve"> and AIC values were compared to determine which nutrient </w:t>
      </w:r>
      <w:r w:rsidR="004E6ABB">
        <w:t xml:space="preserve">had the best explanatory power of </w:t>
      </w:r>
      <w:r w:rsidR="001B5462">
        <w:t>chlorophyll-</w:t>
      </w:r>
      <w:r w:rsidR="004E6ABB">
        <w:t>a</w:t>
      </w:r>
      <w:r w:rsidR="001B5462">
        <w:t xml:space="preserve">. </w:t>
      </w:r>
    </w:p>
    <w:p w14:paraId="65925530" w14:textId="202DE7A1" w:rsidR="001B5462" w:rsidRDefault="00BF16CA" w:rsidP="00BF16CA">
      <w:r>
        <w:t>To assess shifts</w:t>
      </w:r>
      <w:r w:rsidR="00EB2480">
        <w:t xml:space="preserve"> in limitation </w:t>
      </w:r>
      <w:r w:rsidR="00912B6C">
        <w:t>and trophic status</w:t>
      </w:r>
      <w:r w:rsidR="001B5462">
        <w:t xml:space="preserve">, we used </w:t>
      </w:r>
      <w:commentRangeStart w:id="2"/>
      <w:r>
        <w:t>the</w:t>
      </w:r>
      <w:r w:rsidR="001B5462">
        <w:t xml:space="preserve"> </w:t>
      </w:r>
      <w:proofErr w:type="spellStart"/>
      <w:r w:rsidR="001B5462">
        <w:t>change</w:t>
      </w:r>
      <w:r w:rsidR="00BD30A4">
        <w:t>_</w:t>
      </w:r>
      <w:r w:rsidR="001B5462">
        <w:t>analysis</w:t>
      </w:r>
      <w:proofErr w:type="spellEnd"/>
      <w:r w:rsidR="001B5462">
        <w:t xml:space="preserve"> function </w:t>
      </w:r>
      <w:commentRangeEnd w:id="2"/>
      <w:r w:rsidR="00DB56F6">
        <w:rPr>
          <w:rStyle w:val="CommentReference"/>
        </w:rPr>
        <w:commentReference w:id="2"/>
      </w:r>
      <w:r w:rsidR="001B5462">
        <w:t>in the</w:t>
      </w:r>
      <w:r>
        <w:t xml:space="preserve"> </w:t>
      </w:r>
      <w:proofErr w:type="spellStart"/>
      <w:r>
        <w:t>spsurvey</w:t>
      </w:r>
      <w:proofErr w:type="spellEnd"/>
      <w:r>
        <w:t xml:space="preserve"> package</w:t>
      </w:r>
      <w:r w:rsidR="00EB2480">
        <w:t xml:space="preserve"> </w:t>
      </w:r>
      <w:r w:rsidR="00EB2480">
        <w:fldChar w:fldCharType="begin"/>
      </w:r>
      <w:r w:rsidR="0018252A">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rsidR="00EB2480">
        <w:fldChar w:fldCharType="separate"/>
      </w:r>
      <w:r w:rsidR="00EB2480" w:rsidRPr="00EB2480">
        <w:rPr>
          <w:rFonts w:ascii="Calibri" w:hAnsi="Calibri" w:cs="Calibri"/>
        </w:rPr>
        <w:t>(</w:t>
      </w:r>
      <w:proofErr w:type="spellStart"/>
      <w:r w:rsidR="00EB2480" w:rsidRPr="00EB2480">
        <w:rPr>
          <w:rFonts w:ascii="Calibri" w:hAnsi="Calibri" w:cs="Calibri"/>
        </w:rPr>
        <w:t>Dumelle</w:t>
      </w:r>
      <w:proofErr w:type="spellEnd"/>
      <w:r w:rsidR="00EB2480" w:rsidRPr="00EB2480">
        <w:rPr>
          <w:rFonts w:ascii="Calibri" w:hAnsi="Calibri" w:cs="Calibri"/>
        </w:rPr>
        <w:t xml:space="preserve"> et al., 2022)</w:t>
      </w:r>
      <w:r w:rsidR="00EB2480">
        <w:fldChar w:fldCharType="end"/>
      </w:r>
      <w:r w:rsidR="00EB2480">
        <w:t>.</w:t>
      </w:r>
      <w:r w:rsidR="00202DCE">
        <w:t xml:space="preserve"> </w:t>
      </w:r>
      <w:r w:rsidR="00147AD4">
        <w:t xml:space="preserve">The </w:t>
      </w:r>
      <w:proofErr w:type="spellStart"/>
      <w:r w:rsidR="00147AD4">
        <w:t>change_analysis</w:t>
      </w:r>
      <w:proofErr w:type="spellEnd"/>
      <w:r w:rsidR="00147AD4">
        <w:t xml:space="preserve"> function incorporates the lake weights to measure the difference in the proportion of categories between two surveys </w:t>
      </w:r>
      <w:r w:rsidR="00147AD4">
        <w:fldChar w:fldCharType="begin"/>
      </w:r>
      <w:r w:rsidR="00147AD4">
        <w:instrText xml:space="preserve"> ADDIN ZOTERO_ITEM CSL_CITATION {"citationID":"IH3KQNxH","properties":{"formattedCitation":"(USEPA,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7AD4">
        <w:fldChar w:fldCharType="separate"/>
      </w:r>
      <w:r w:rsidR="00147AD4" w:rsidRPr="00147AD4">
        <w:rPr>
          <w:rFonts w:ascii="Calibri" w:hAnsi="Calibri" w:cs="Calibri"/>
        </w:rPr>
        <w:t>(USEPA, 2022b)</w:t>
      </w:r>
      <w:r w:rsidR="00147AD4">
        <w:fldChar w:fldCharType="end"/>
      </w:r>
      <w:r w:rsidR="00147AD4">
        <w:t>.</w:t>
      </w:r>
      <w:r>
        <w:t xml:space="preserve"> </w:t>
      </w:r>
      <w:r w:rsidR="001B5462">
        <w:t>Reference lakes</w:t>
      </w:r>
      <w:r w:rsidR="004E6ABB">
        <w:t xml:space="preserve"> and</w:t>
      </w:r>
      <w:r w:rsidR="001B5462">
        <w:t xml:space="preserve"> observations from a</w:t>
      </w:r>
      <w:r w:rsidR="004E6ABB">
        <w:t>ny</w:t>
      </w:r>
      <w:r w:rsidR="001B5462">
        <w:t xml:space="preserve"> second visits were not included. These shifts were analyzed using </w:t>
      </w:r>
      <w:r w:rsidR="004E6ABB">
        <w:t>all surveyed lakes</w:t>
      </w:r>
      <w:r w:rsidR="001B5462">
        <w:t xml:space="preserve"> representing </w:t>
      </w:r>
      <w:r w:rsidR="00BD30A4">
        <w:t xml:space="preserve">lakes across the conterminous </w:t>
      </w:r>
      <w:r w:rsidR="00A52440">
        <w:t xml:space="preserve">U.S. </w:t>
      </w:r>
      <w:r w:rsidR="000418CD">
        <w:t>(n = 1953)</w:t>
      </w:r>
      <w:r w:rsidR="00BD30A4">
        <w:t xml:space="preserve"> in addition to</w:t>
      </w:r>
      <w:r w:rsidR="004E6ABB">
        <w:t xml:space="preserve"> only</w:t>
      </w:r>
      <w:r w:rsidR="00BD30A4">
        <w:t xml:space="preserve"> examining shifts in lakes that were sampled in both 2007 and 2017</w:t>
      </w:r>
      <w:r w:rsidR="000418CD">
        <w:t xml:space="preserve"> (n = </w:t>
      </w:r>
      <w:r w:rsidR="00B75E43">
        <w:t>464</w:t>
      </w:r>
      <w:r w:rsidR="000418CD">
        <w:t>)</w:t>
      </w:r>
      <w:r w:rsidR="00BD30A4">
        <w:t xml:space="preserve">. </w:t>
      </w:r>
      <w:r w:rsidR="009D13F9">
        <w:t>Shifts were considered not statistically significant when the error bars crossed zero.</w:t>
      </w:r>
      <w:r w:rsidR="001B5462">
        <w:t xml:space="preserve"> </w:t>
      </w:r>
      <w:r w:rsidR="00BD30A4">
        <w:t xml:space="preserve">The </w:t>
      </w:r>
      <w:proofErr w:type="spellStart"/>
      <w:r w:rsidR="00BD30A4">
        <w:t>cat_analysis</w:t>
      </w:r>
      <w:proofErr w:type="spellEnd"/>
      <w:r w:rsidR="00BD30A4">
        <w:t xml:space="preserve"> function from the </w:t>
      </w:r>
      <w:r w:rsidR="000418CD">
        <w:t>survey</w:t>
      </w:r>
      <w:r w:rsidR="00BD30A4">
        <w:t xml:space="preserve"> package was used to generate weighted percentages of lakes in each limitation category across the two survey years.</w:t>
      </w:r>
      <w:r w:rsidR="000418CD">
        <w:t xml:space="preserve"> Reference lakes and observations from second visits were not included (n = 1953).</w:t>
      </w:r>
    </w:p>
    <w:p w14:paraId="375B58CD" w14:textId="6EDB7739" w:rsidR="00735EBD" w:rsidRDefault="00735EBD" w:rsidP="00735EBD">
      <w:pPr>
        <w:pStyle w:val="Heading1"/>
      </w:pPr>
      <w:r>
        <w:t>Results</w:t>
      </w:r>
    </w:p>
    <w:p w14:paraId="4B0E1065" w14:textId="68B5D273" w:rsidR="00596DBE" w:rsidRDefault="00596DBE" w:rsidP="00596DBE">
      <w:pPr>
        <w:pStyle w:val="Heading3"/>
      </w:pPr>
      <w:commentRangeStart w:id="3"/>
      <w:r>
        <w:t>Nutrient stoichiometry</w:t>
      </w:r>
      <w:commentRangeEnd w:id="3"/>
      <w:r w:rsidR="001D5908">
        <w:rPr>
          <w:rStyle w:val="CommentReference"/>
          <w:rFonts w:asciiTheme="minorHAnsi" w:eastAsiaTheme="minorHAnsi" w:hAnsiTheme="minorHAnsi" w:cstheme="minorBidi"/>
          <w:color w:val="auto"/>
        </w:rPr>
        <w:commentReference w:id="3"/>
      </w:r>
    </w:p>
    <w:p w14:paraId="1D8952F0" w14:textId="77777777" w:rsidR="00596DBE" w:rsidRDefault="00596DBE" w:rsidP="00596DBE">
      <w:r>
        <w:t>Between 2007 and 2017, DIN:TP stoichiometry showed a significant decrease across the full dataset</w:t>
      </w:r>
      <w:commentRangeStart w:id="4"/>
      <w:r>
        <w:t xml:space="preserve"> (p &lt;0.001). </w:t>
      </w:r>
      <w:commentRangeEnd w:id="4"/>
      <w:r w:rsidR="001D5908">
        <w:rPr>
          <w:rStyle w:val="CommentReference"/>
        </w:rPr>
        <w:commentReference w:id="4"/>
      </w:r>
      <w:r w:rsidRPr="00596DBE">
        <w:t>DIN:TP molar ratios were highest among P-limited lakes and lowest among N-limited lakes (p &lt; 0.001).</w:t>
      </w:r>
      <w:r>
        <w:t xml:space="preserve"> </w:t>
      </w:r>
      <w:r w:rsidRPr="00596DBE">
        <w:t>Grouped within limitation category, DIN:TP ratio decreases with increasing trophic state and ratios vary significantly between trophic states (all p &lt; 0.01) with the following exceptions.</w:t>
      </w:r>
      <w:r>
        <w:t xml:space="preserve"> In P-limited lakes, DIN:TP ratios do not differ between hypereutrophic and eutrophic lakes (p &gt;0.05). In N-limited lakes, DIN:TP ratios do not differ between oligotrophic and mesotrophic lakes (p &gt;0.05). </w:t>
      </w:r>
    </w:p>
    <w:p w14:paraId="383F72DE" w14:textId="088BB0FE" w:rsidR="00596DBE" w:rsidRDefault="00596DBE" w:rsidP="00596DBE">
      <w:pPr>
        <w:pStyle w:val="Heading3"/>
      </w:pPr>
      <w:r>
        <w:t xml:space="preserve">Nutrient </w:t>
      </w:r>
      <w:del w:id="5" w:author="Kelsey Ruehling" w:date="2022-09-13T14:36:00Z">
        <w:r w:rsidDel="00C04F80">
          <w:delText xml:space="preserve">ability </w:delText>
        </w:r>
      </w:del>
      <w:ins w:id="6" w:author="Kelsey Ruehling" w:date="2022-09-13T14:36:00Z">
        <w:r w:rsidR="00C04F80">
          <w:t xml:space="preserve">availability </w:t>
        </w:r>
      </w:ins>
      <w:r>
        <w:t>to predict trophic status</w:t>
      </w:r>
    </w:p>
    <w:p w14:paraId="11C3CE9F" w14:textId="2D7BF435" w:rsidR="00C960A4" w:rsidRDefault="0003467B" w:rsidP="00C960A4">
      <w:r>
        <w:t>Both TN and TP were important in different ecoregions of the US, in fact</w:t>
      </w:r>
      <w:commentRangeStart w:id="7"/>
      <w:commentRangeStart w:id="8"/>
      <w:r>
        <w:t>, there was a clear divide in the data</w:t>
      </w:r>
      <w:commentRangeEnd w:id="7"/>
      <w:r w:rsidR="001D5908">
        <w:rPr>
          <w:rStyle w:val="CommentReference"/>
        </w:rPr>
        <w:commentReference w:id="7"/>
      </w:r>
      <w:commentRangeEnd w:id="8"/>
      <w:r w:rsidR="001D5908">
        <w:rPr>
          <w:rStyle w:val="CommentReference"/>
        </w:rPr>
        <w:commentReference w:id="8"/>
      </w:r>
      <w:r>
        <w:t xml:space="preserve"> (Figure 1). I</w:t>
      </w:r>
      <w:commentRangeStart w:id="9"/>
      <w:r>
        <w:t xml:space="preserve">n the western US, consisting of the Northern Plains, Southern Plains, Xeric, and Western Mountains ecoregions, the linear models using TN as a predictor of trophic state (chlorophyll-a as a proxy) were better based on the models’ higher </w:t>
      </w:r>
      <w:ins w:id="10" w:author="Kelsey Ruehling" w:date="2022-09-13T14:11:00Z">
        <w:r w:rsidR="00F4064F">
          <w:t>R</w:t>
        </w:r>
      </w:ins>
      <w:del w:id="11" w:author="Kelsey Ruehling" w:date="2022-09-13T14:11:00Z">
        <w:r w:rsidDel="00F4064F">
          <w:delText>r</w:delText>
        </w:r>
      </w:del>
      <w:r w:rsidRPr="0003467B">
        <w:rPr>
          <w:vertAlign w:val="superscript"/>
        </w:rPr>
        <w:t>2</w:t>
      </w:r>
      <w:r>
        <w:t xml:space="preserve"> and lower AIC values. </w:t>
      </w:r>
      <w:commentRangeEnd w:id="9"/>
      <w:r w:rsidR="00405AB9">
        <w:rPr>
          <w:rStyle w:val="CommentReference"/>
        </w:rPr>
        <w:commentReference w:id="9"/>
      </w:r>
      <w:r>
        <w:t>This was contrasted by the eastern US,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596DBE">
        <w:fldChar w:fldCharType="begin"/>
      </w:r>
      <w:r w:rsidR="00596DBE">
        <w:instrText xml:space="preserve"> LINK </w:instrText>
      </w:r>
      <w:r w:rsidR="000C21E6">
        <w:instrText xml:space="preserve">Excel.Sheet.12 C:\\Users\\linne\\Downloads\\PhD_code\\STOICH_NARSchallenge\\criteria_thresholds.xlsx Sheet1!R1C1:R11C15 </w:instrText>
      </w:r>
      <w:r w:rsidR="00596DBE">
        <w:instrText xml:space="preserve">\a \f 5 \h  \* MERGEFORMAT </w:instrText>
      </w:r>
      <w:r w:rsidR="00596DBE">
        <w:fldChar w:fldCharType="separate"/>
      </w:r>
    </w:p>
    <w:p w14:paraId="7479BD5D" w14:textId="771103E8" w:rsidR="00644FCB" w:rsidRDefault="00596DBE" w:rsidP="00596DBE">
      <w:pPr>
        <w:pStyle w:val="Heading3"/>
      </w:pPr>
      <w:r>
        <w:fldChar w:fldCharType="end"/>
      </w:r>
      <w:r w:rsidR="00644FCB">
        <w:t>Limitation</w:t>
      </w:r>
      <w:r w:rsidR="00D12498">
        <w:t xml:space="preserve"> and trophic state </w:t>
      </w:r>
    </w:p>
    <w:p w14:paraId="271E893F" w14:textId="56592DE7" w:rsidR="00644FCB" w:rsidRDefault="001D3902" w:rsidP="00644FCB">
      <w:r>
        <w:t>There were 718 observations of P-limited lakes, 1034 N-limited lakes, and 649 co-nutrient limited lakes across the entire dataset</w:t>
      </w:r>
      <w:r w:rsidR="00B80922">
        <w:t xml:space="preserve"> based on the criteria used (Table 1, Figure </w:t>
      </w:r>
      <w:r w:rsidR="00752333">
        <w:t>3</w:t>
      </w:r>
      <w:r w:rsidR="00B80922">
        <w:t xml:space="preserve">). </w:t>
      </w:r>
      <w:commentRangeStart w:id="12"/>
      <w:r w:rsidR="00B80922">
        <w:t>The 75</w:t>
      </w:r>
      <w:r w:rsidR="00B80922" w:rsidRPr="00B80922">
        <w:rPr>
          <w:vertAlign w:val="superscript"/>
        </w:rPr>
        <w:t>th</w:t>
      </w:r>
      <w:r w:rsidR="00B80922">
        <w:t xml:space="preserve"> percentile nutrient concentrations from the total assessed lakes dataset </w:t>
      </w:r>
      <w:r w:rsidR="006C3BD0">
        <w:t>were</w:t>
      </w:r>
      <w:r w:rsidR="00B80922">
        <w:t xml:space="preserve"> </w:t>
      </w:r>
      <w:commentRangeStart w:id="13"/>
      <w:r w:rsidR="00B80922">
        <w:t xml:space="preserve">not statistically different </w:t>
      </w:r>
      <w:commentRangeEnd w:id="13"/>
      <w:r w:rsidR="00F4064F">
        <w:rPr>
          <w:rStyle w:val="CommentReference"/>
        </w:rPr>
        <w:commentReference w:id="13"/>
      </w:r>
      <w:r w:rsidR="00B80922">
        <w:t>from the 25</w:t>
      </w:r>
      <w:r w:rsidR="00B80922" w:rsidRPr="00B80922">
        <w:rPr>
          <w:vertAlign w:val="superscript"/>
        </w:rPr>
        <w:t>th</w:t>
      </w:r>
      <w:r w:rsidR="00B80922">
        <w:t xml:space="preserve"> percentile nutrient concentrations from the reference lakes (p = 0.</w:t>
      </w:r>
      <w:r w:rsidR="000418CD">
        <w:t xml:space="preserve">135 and p = 0.159, for TP and DIN, respectively). </w:t>
      </w:r>
      <w:commentRangeEnd w:id="12"/>
      <w:r w:rsidR="00D74176">
        <w:rPr>
          <w:rStyle w:val="CommentReference"/>
        </w:rPr>
        <w:commentReference w:id="12"/>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w:t>
      </w:r>
      <w:commentRangeStart w:id="14"/>
      <w:r w:rsidR="00D12498">
        <w:t>Across the conterminous US,</w:t>
      </w:r>
      <w:r w:rsidR="00596DBE">
        <w:t xml:space="preserve"> </w:t>
      </w:r>
      <w:r w:rsidR="00D12498">
        <w:t xml:space="preserve">in 2007, 21% of lakes were </w:t>
      </w:r>
      <w:del w:id="15" w:author="Kelsey Ruehling" w:date="2022-09-13T16:42:00Z">
        <w:r w:rsidR="00D12498" w:rsidDel="00405AB9">
          <w:delText>co-nutrient</w:delText>
        </w:r>
      </w:del>
      <w:ins w:id="16" w:author="Kelsey Ruehling" w:date="2022-09-13T16:42:00Z">
        <w:r w:rsidR="00405AB9">
          <w:t>co-</w:t>
        </w:r>
      </w:ins>
      <w:del w:id="17" w:author="Kelsey Ruehling" w:date="2022-09-13T16:42:00Z">
        <w:r w:rsidR="00D12498" w:rsidDel="00405AB9">
          <w:delText xml:space="preserve"> </w:delText>
        </w:r>
      </w:del>
      <w:r w:rsidR="00D12498">
        <w:t>limited</w:t>
      </w:r>
      <w:ins w:id="18" w:author="Kelsey Ruehling" w:date="2022-09-13T16:42:00Z">
        <w:r w:rsidR="00405AB9">
          <w:t xml:space="preserve"> by both N and P</w:t>
        </w:r>
      </w:ins>
      <w:r w:rsidR="00D12498">
        <w:t xml:space="preserve">, </w:t>
      </w:r>
      <w:del w:id="19" w:author="Kelsey Ruehling" w:date="2022-09-13T16:42:00Z">
        <w:r w:rsidR="00D12498" w:rsidDel="00405AB9">
          <w:delText xml:space="preserve">which </w:delText>
        </w:r>
      </w:del>
      <w:ins w:id="20" w:author="Kelsey Ruehling" w:date="2022-09-13T16:42:00Z">
        <w:r w:rsidR="00405AB9">
          <w:t xml:space="preserve">and that number </w:t>
        </w:r>
      </w:ins>
      <w:r w:rsidR="00D12498">
        <w:t xml:space="preserve">increased to 32.3% in 2017. N-limited lakes decreased from </w:t>
      </w:r>
      <w:commentRangeStart w:id="21"/>
      <w:r w:rsidR="00D12498">
        <w:t>49.3% in 2007 to 45.9% in 2017</w:t>
      </w:r>
      <w:commentRangeEnd w:id="21"/>
      <w:r w:rsidR="00405AB9">
        <w:rPr>
          <w:rStyle w:val="CommentReference"/>
        </w:rPr>
        <w:commentReference w:id="21"/>
      </w:r>
      <w:r w:rsidR="00D12498">
        <w:t xml:space="preserve">. And in 2007, 29.7% of lakes were P-limited </w:t>
      </w:r>
      <w:del w:id="22" w:author="Kelsey Ruehling" w:date="2022-09-13T16:44:00Z">
        <w:r w:rsidR="00D12498" w:rsidDel="00405AB9">
          <w:delText>vs in 2017,</w:delText>
        </w:r>
      </w:del>
      <w:ins w:id="23" w:author="Kelsey Ruehling" w:date="2022-09-13T16:44:00Z">
        <w:r w:rsidR="00405AB9">
          <w:t>and that number decreased to</w:t>
        </w:r>
      </w:ins>
      <w:r w:rsidR="00D12498">
        <w:t xml:space="preserve"> 21.8% </w:t>
      </w:r>
      <w:del w:id="24" w:author="Kelsey Ruehling" w:date="2022-09-13T16:44:00Z">
        <w:r w:rsidR="00D12498" w:rsidDel="00405AB9">
          <w:delText>of lakes were P-limited</w:delText>
        </w:r>
      </w:del>
      <w:ins w:id="25" w:author="Kelsey Ruehling" w:date="2022-09-13T16:44:00Z">
        <w:r w:rsidR="00405AB9">
          <w:t>in 2017</w:t>
        </w:r>
      </w:ins>
      <w:r w:rsidR="00D12498">
        <w:t xml:space="preserve">. </w:t>
      </w:r>
      <w:commentRangeEnd w:id="14"/>
      <w:r w:rsidR="00D74176">
        <w:rPr>
          <w:rStyle w:val="CommentReference"/>
        </w:rPr>
        <w:commentReference w:id="14"/>
      </w:r>
    </w:p>
    <w:p w14:paraId="7B8585A5" w14:textId="5B7F7DAA" w:rsidR="001A3189" w:rsidRDefault="001A3189" w:rsidP="00644FCB">
      <w:del w:id="26" w:author="Kelsey Ruehling" w:date="2022-09-13T16:45:00Z">
        <w:r w:rsidDel="00405AB9">
          <w:lastRenderedPageBreak/>
          <w:delText>In the dataset,</w:delText>
        </w:r>
      </w:del>
      <w:ins w:id="27" w:author="Kelsey Ruehling" w:date="2022-09-13T16:45:00Z">
        <w:r w:rsidR="00405AB9">
          <w:t xml:space="preserve">Using </w:t>
        </w:r>
        <w:proofErr w:type="gramStart"/>
        <w:r w:rsidR="00405AB9">
          <w:t>chlorophyll</w:t>
        </w:r>
        <w:proofErr w:type="gramEnd"/>
        <w:r w:rsidR="00405AB9">
          <w:t xml:space="preserve"> </w:t>
        </w:r>
        <w:r w:rsidR="00405AB9">
          <w:rPr>
            <w:i/>
          </w:rPr>
          <w:t>a</w:t>
        </w:r>
        <w:r w:rsidR="00405AB9">
          <w:t xml:space="preserve"> as a proxy for trophic state, the survey data indicate that</w:t>
        </w:r>
      </w:ins>
      <w:r>
        <w:t xml:space="preserve"> there were 368 oligotrophic lakes (Oligo.), 737 mesotrophic lakes (</w:t>
      </w:r>
      <w:proofErr w:type="spellStart"/>
      <w:r>
        <w:t>Meso</w:t>
      </w:r>
      <w:proofErr w:type="spellEnd"/>
      <w:r>
        <w:t>.), 753 eutrophic lakes (</w:t>
      </w:r>
      <w:proofErr w:type="spellStart"/>
      <w:r>
        <w:t>Eutro</w:t>
      </w:r>
      <w:proofErr w:type="spellEnd"/>
      <w:r>
        <w:t xml:space="preserve">.), and 513 hypereutrophic lakes (Hyper.). </w:t>
      </w:r>
      <w:commentRangeStart w:id="28"/>
      <w:r>
        <w:t xml:space="preserve">Across the </w:t>
      </w:r>
      <w:r w:rsidR="004752CD">
        <w:t>conterminous U</w:t>
      </w:r>
      <w:r w:rsidR="00A52440">
        <w:t>.S.</w:t>
      </w:r>
      <w:r w:rsidR="004752CD">
        <w:t>, oligotrophic lakes decreased from 12.8% in 2007 to 9.2% in 2017</w:t>
      </w:r>
      <w:commentRangeEnd w:id="28"/>
      <w:r w:rsidR="00D74176">
        <w:rPr>
          <w:rStyle w:val="CommentReference"/>
        </w:rPr>
        <w:commentReference w:id="28"/>
      </w:r>
      <w:r w:rsidR="004752CD">
        <w:t xml:space="preserve">. Mesotrophic lakes also decreased from 36.6% in 2007 to 22.7% in 2017. Eutrophic and hypereutrophic lakes both showed an increase between 2007-2017 of 30.3%-43.8% and 20.3%-24.3%. </w:t>
      </w:r>
      <w:commentRangeStart w:id="29"/>
      <w:r w:rsidR="004752CD">
        <w:t>These patterns varied across ecoregions (Figure 5).</w:t>
      </w:r>
      <w:commentRangeEnd w:id="29"/>
      <w:r w:rsidR="00D74176">
        <w:rPr>
          <w:rStyle w:val="CommentReference"/>
        </w:rPr>
        <w:commentReference w:id="29"/>
      </w:r>
    </w:p>
    <w:p w14:paraId="60E14BE7" w14:textId="74FFBBDB" w:rsidR="00596DBE" w:rsidRDefault="00596DBE" w:rsidP="00596DBE">
      <w:pPr>
        <w:pStyle w:val="Heading3"/>
      </w:pPr>
      <w:r>
        <w:t>Shifts in nutrient limitation</w:t>
      </w:r>
    </w:p>
    <w:p w14:paraId="273A1CEB" w14:textId="66981052" w:rsidR="00853C76" w:rsidRPr="00853C76" w:rsidRDefault="00A27B73" w:rsidP="00853C76">
      <w:pPr>
        <w:pStyle w:val="Heading4"/>
      </w:pPr>
      <w:commentRangeStart w:id="30"/>
      <w:r>
        <w:t>Lakes</w:t>
      </w:r>
      <w:r w:rsidR="00853C76">
        <w:t xml:space="preserve"> sampled in both 2007 and 2017</w:t>
      </w:r>
      <w:commentRangeEnd w:id="30"/>
      <w:r w:rsidR="00C04F80">
        <w:rPr>
          <w:rStyle w:val="CommentReference"/>
          <w:rFonts w:asciiTheme="minorHAnsi" w:eastAsiaTheme="minorHAnsi" w:hAnsiTheme="minorHAnsi" w:cstheme="minorBidi"/>
          <w:i w:val="0"/>
          <w:iCs w:val="0"/>
          <w:color w:val="auto"/>
        </w:rPr>
        <w:commentReference w:id="30"/>
      </w:r>
    </w:p>
    <w:p w14:paraId="7D0C4A26" w14:textId="4B030F17" w:rsidR="00233ADA" w:rsidRDefault="00752333" w:rsidP="00B75E43">
      <w:commentRangeStart w:id="31"/>
      <w:r>
        <w:t>At the national scale</w:t>
      </w:r>
      <w:r w:rsidR="00E71EEF">
        <w:t xml:space="preserve"> among lakes sampled in both surveys (dotted lines in Figure </w:t>
      </w:r>
      <w:r w:rsidR="00D12498">
        <w:t>6</w:t>
      </w:r>
      <w:r w:rsidR="00E71EEF">
        <w:t>a)</w:t>
      </w:r>
      <w:r>
        <w:t>, there was a significant increase in co-nutrient limited lakes</w:t>
      </w:r>
      <w:r w:rsidR="00BB1F4A">
        <w:t xml:space="preserve"> (</w:t>
      </w:r>
      <w:r w:rsidR="00DD160A">
        <w:t>17.3</w:t>
      </w:r>
      <w:r w:rsidR="00BB1F4A">
        <w:t>%)</w:t>
      </w:r>
      <w:r>
        <w:t xml:space="preserve"> and a significant decrease in N-limited lakes</w:t>
      </w:r>
      <w:r w:rsidR="00BB1F4A">
        <w:t xml:space="preserve"> (-</w:t>
      </w:r>
      <w:r w:rsidR="00DD160A">
        <w:t>18.4</w:t>
      </w:r>
      <w:r w:rsidR="00BB1F4A">
        <w:t>%)</w:t>
      </w:r>
      <w:r>
        <w:t>.</w:t>
      </w:r>
      <w:commentRangeEnd w:id="31"/>
      <w:r w:rsidR="00C04F80">
        <w:rPr>
          <w:rStyle w:val="CommentReference"/>
        </w:rPr>
        <w:commentReference w:id="31"/>
      </w:r>
      <w:r>
        <w:t xml:space="preserve"> </w:t>
      </w:r>
      <w:ins w:id="32" w:author="Kelsey Ruehling" w:date="2022-09-13T14:43:00Z">
        <w:r w:rsidR="00C04F80">
          <w:t xml:space="preserve">At the National scale, there was no net change in the percentage of </w:t>
        </w:r>
      </w:ins>
      <w:r>
        <w:t>P-limited lakes</w:t>
      </w:r>
      <w:ins w:id="33" w:author="Kelsey Ruehling" w:date="2022-09-13T14:43:00Z">
        <w:r w:rsidR="00C04F80">
          <w:t xml:space="preserve">, but </w:t>
        </w:r>
      </w:ins>
      <w:ins w:id="34" w:author="Kelsey Ruehling" w:date="2022-09-13T14:44:00Z">
        <w:r w:rsidR="00E50255">
          <w:t>substantial changes within the</w:t>
        </w:r>
      </w:ins>
      <w:r>
        <w:t xml:space="preserve"> </w:t>
      </w:r>
      <w:del w:id="35" w:author="Kelsey Ruehling" w:date="2022-09-13T14:42:00Z">
        <w:r w:rsidDel="00C04F80">
          <w:delText>showed an insignificant</w:delText>
        </w:r>
      </w:del>
      <w:del w:id="36" w:author="Kelsey Ruehling" w:date="2022-09-13T14:43:00Z">
        <w:r w:rsidDel="00C04F80">
          <w:delText xml:space="preserve"> increase. </w:delText>
        </w:r>
        <w:r w:rsidR="00C960A4" w:rsidDel="00C04F80">
          <w:delText xml:space="preserve">There is </w:delText>
        </w:r>
        <w:r w:rsidR="00BB1F4A" w:rsidDel="00C04F80">
          <w:delText xml:space="preserve">significant variation from the national pattern </w:delText>
        </w:r>
        <w:r w:rsidR="00C960A4" w:rsidDel="00C04F80">
          <w:delText>w</w:delText>
        </w:r>
        <w:r w:rsidDel="00C04F80">
          <w:delText xml:space="preserve">hen the data are segregated into the </w:delText>
        </w:r>
      </w:del>
      <w:r>
        <w:t>nine aggregated ecoregions</w:t>
      </w:r>
      <w:r w:rsidR="00A033DA">
        <w:t xml:space="preserve"> (Figure </w:t>
      </w:r>
      <w:r w:rsidR="00D12498">
        <w:t>6</w:t>
      </w:r>
      <w:r w:rsidR="00E71EEF">
        <w:t>b</w:t>
      </w:r>
      <w:r w:rsidR="00A033DA">
        <w:t>)</w:t>
      </w:r>
      <w:r w:rsidR="00C960A4">
        <w:t xml:space="preserve">. </w:t>
      </w:r>
      <w:r w:rsidR="00233ADA">
        <w:t xml:space="preserve">In the </w:t>
      </w:r>
      <w:r w:rsidR="001D4AC9">
        <w:t>N</w:t>
      </w:r>
      <w:r w:rsidR="00233ADA">
        <w:t>orthern Appalachians, lakes shifted from co-nutrient and N-limitation (</w:t>
      </w:r>
      <w:r w:rsidR="003A161B">
        <w:t>-</w:t>
      </w:r>
      <w:r w:rsidR="001D4AC9">
        <w:t>13.4</w:t>
      </w:r>
      <w:r w:rsidR="003A161B">
        <w:t>% and -</w:t>
      </w:r>
      <w:r w:rsidR="001D4AC9">
        <w:t>20.8</w:t>
      </w:r>
      <w:r w:rsidR="003A161B">
        <w:t>%, respectively</w:t>
      </w:r>
      <w:r w:rsidR="00233ADA">
        <w:t>)</w:t>
      </w:r>
      <w:r w:rsidR="003A161B">
        <w:t xml:space="preserve"> toward P-limitation (</w:t>
      </w:r>
      <w:r w:rsidR="001D4AC9">
        <w:t>34.1%</w:t>
      </w:r>
      <w:r w:rsidR="003A161B">
        <w:t>). Lakes in the Temperate Plains shifted from N-limited (-</w:t>
      </w:r>
      <w:r w:rsidR="001D4AC9">
        <w:t>35.9</w:t>
      </w:r>
      <w:r w:rsidR="003A161B">
        <w:t>%) toward both co-limited (</w:t>
      </w:r>
      <w:r w:rsidR="001D4AC9">
        <w:t>14%</w:t>
      </w:r>
      <w:r w:rsidR="003A161B">
        <w:t>) and P-limited (</w:t>
      </w:r>
      <w:r w:rsidR="001D4AC9">
        <w:t>21.9%</w:t>
      </w:r>
      <w:r w:rsidR="003A161B">
        <w:t>). The Upper Midwest lakes shifted from being N-limited (-</w:t>
      </w:r>
      <w:r w:rsidR="001D4AC9">
        <w:t>41</w:t>
      </w:r>
      <w:r w:rsidR="003A161B">
        <w:t>%) and P-limited (-</w:t>
      </w:r>
      <w:r w:rsidR="001D4AC9">
        <w:t>24.3</w:t>
      </w:r>
      <w:r w:rsidR="003A161B">
        <w:t>%) toward co-nutrient limitation (</w:t>
      </w:r>
      <w:r w:rsidR="001D4AC9">
        <w:t>65.3</w:t>
      </w:r>
      <w:r w:rsidR="003A161B">
        <w:t>%). In the Northern Plains, lakes became more co-nutrient limited (</w:t>
      </w:r>
      <w:r w:rsidR="001D4AC9">
        <w:t>42</w:t>
      </w:r>
      <w:r w:rsidR="003A161B">
        <w:t>%) and less P-limited (-</w:t>
      </w:r>
      <w:r w:rsidR="001D4AC9">
        <w:t>28</w:t>
      </w:r>
      <w:r w:rsidR="003A161B">
        <w:t xml:space="preserve">%), </w:t>
      </w:r>
      <w:del w:id="37" w:author="Kelsey Ruehling" w:date="2022-09-13T14:45:00Z">
        <w:r w:rsidR="003A161B" w:rsidDel="00E50255">
          <w:delText>while showing an insignificant decrease in</w:delText>
        </w:r>
      </w:del>
      <w:ins w:id="38" w:author="Kelsey Ruehling" w:date="2022-09-13T14:45:00Z">
        <w:r w:rsidR="00E50255">
          <w:t>with little change in</w:t>
        </w:r>
      </w:ins>
      <w:r w:rsidR="003A161B">
        <w:t xml:space="preserve"> N-limited lakes. The Southern Plains showed the opposite pattern with a decrease in co-nutrient limitation (-</w:t>
      </w:r>
      <w:r w:rsidR="00A033DA">
        <w:t>16.8</w:t>
      </w:r>
      <w:r w:rsidR="003A161B">
        <w:t>%), increase in N-limitation (</w:t>
      </w:r>
      <w:r w:rsidR="00A033DA">
        <w:t>11.1</w:t>
      </w:r>
      <w:r w:rsidR="003A161B">
        <w:t>%), and non-sign</w:t>
      </w:r>
      <w:r w:rsidR="00305C79">
        <w:t xml:space="preserve">ificant increase in P-limited lakes. </w:t>
      </w:r>
      <w:r w:rsidR="00DD160A">
        <w:t>Western Mountains lakes shifted from P-limited (-</w:t>
      </w:r>
      <w:r w:rsidR="00A033DA">
        <w:t>19.5</w:t>
      </w:r>
      <w:r w:rsidR="00DD160A">
        <w:t>%) to co-nutrient limited (</w:t>
      </w:r>
      <w:r w:rsidR="00A033DA">
        <w:t>9.3</w:t>
      </w:r>
      <w:r w:rsidR="00DD160A">
        <w:t xml:space="preserve">%) with an insignificant increase in N-limited lakes. </w:t>
      </w:r>
      <w:r w:rsidR="003A161B">
        <w:t>In the Southern Appalachians, Coastal Plains, and Xeric ecoregions, no shifts were significant.</w:t>
      </w:r>
      <w:commentRangeStart w:id="39"/>
      <w:ins w:id="40" w:author="Kelsey Ruehling" w:date="2022-09-13T14:45:00Z">
        <w:r w:rsidR="00E50255">
          <w:t xml:space="preserve"> </w:t>
        </w:r>
        <w:commentRangeEnd w:id="39"/>
        <w:r w:rsidR="00E50255">
          <w:rPr>
            <w:rStyle w:val="CommentReference"/>
          </w:rPr>
          <w:commentReference w:id="39"/>
        </w:r>
      </w:ins>
    </w:p>
    <w:p w14:paraId="7462CBD6" w14:textId="55B303CF" w:rsidR="00853C76" w:rsidRPr="00853C76" w:rsidRDefault="00A27B73" w:rsidP="00853C76">
      <w:pPr>
        <w:pStyle w:val="Heading4"/>
      </w:pPr>
      <w:r>
        <w:t>F</w:t>
      </w:r>
      <w:r w:rsidR="00853C76">
        <w:t xml:space="preserve">ull population of lakes </w:t>
      </w:r>
    </w:p>
    <w:p w14:paraId="249144C9" w14:textId="73287F44" w:rsidR="00E74B93" w:rsidRDefault="00853C76" w:rsidP="00644FCB">
      <w:r>
        <w:t xml:space="preserve">When extrapolated to the entire population of lakes across the </w:t>
      </w:r>
      <w:r w:rsidR="00A52440">
        <w:t xml:space="preserve">U.S. </w:t>
      </w:r>
      <w:r w:rsidR="00E71EEF">
        <w:t xml:space="preserve">(solid lines in Figure </w:t>
      </w:r>
      <w:r w:rsidR="00D12498">
        <w:t>6</w:t>
      </w:r>
      <w:r w:rsidR="00E71EEF">
        <w:t>a)</w:t>
      </w:r>
      <w:r>
        <w:t xml:space="preserve">, co-nutrient limited lakes </w:t>
      </w:r>
      <w:ins w:id="41" w:author="Kelsey Ruehling" w:date="2022-09-13T14:46:00Z">
        <w:r w:rsidR="00E50255">
          <w:t xml:space="preserve">also </w:t>
        </w:r>
      </w:ins>
      <w:r>
        <w:t>increase</w:t>
      </w:r>
      <w:ins w:id="42" w:author="Kelsey Ruehling" w:date="2022-09-13T14:46:00Z">
        <w:r w:rsidR="00E50255">
          <w:t>d</w:t>
        </w:r>
      </w:ins>
      <w:r>
        <w:t xml:space="preserve"> </w:t>
      </w:r>
      <w:del w:id="43" w:author="Kelsey Ruehling" w:date="2022-09-13T14:46:00Z">
        <w:r w:rsidDel="00E50255">
          <w:delText xml:space="preserve">significantly </w:delText>
        </w:r>
      </w:del>
      <w:r>
        <w:t>(</w:t>
      </w:r>
      <w:r w:rsidR="00E71EEF">
        <w:t>11.3%</w:t>
      </w:r>
      <w:r w:rsidR="00233ADA">
        <w:t xml:space="preserve">), </w:t>
      </w:r>
      <w:ins w:id="44" w:author="Kelsey Ruehling" w:date="2022-09-13T14:48:00Z">
        <w:r w:rsidR="00E50255">
          <w:t xml:space="preserve">but </w:t>
        </w:r>
      </w:ins>
      <w:r w:rsidR="00233ADA">
        <w:t>P-limited lakes decrease</w:t>
      </w:r>
      <w:ins w:id="45" w:author="Kelsey Ruehling" w:date="2022-09-13T14:46:00Z">
        <w:r w:rsidR="00E50255">
          <w:t xml:space="preserve">d </w:t>
        </w:r>
      </w:ins>
      <w:del w:id="46" w:author="Kelsey Ruehling" w:date="2022-09-13T14:46:00Z">
        <w:r w:rsidR="00233ADA" w:rsidDel="00E50255">
          <w:delText xml:space="preserve"> significantly </w:delText>
        </w:r>
      </w:del>
      <w:r w:rsidR="00233ADA">
        <w:t>(-</w:t>
      </w:r>
      <w:r w:rsidR="00E71EEF">
        <w:t>7.9</w:t>
      </w:r>
      <w:r w:rsidR="00233ADA">
        <w:t>%)</w:t>
      </w:r>
      <w:ins w:id="47" w:author="Kelsey Ruehling" w:date="2022-09-13T14:48:00Z">
        <w:r w:rsidR="00E50255">
          <w:t>.</w:t>
        </w:r>
      </w:ins>
      <w:del w:id="48" w:author="Kelsey Ruehling" w:date="2022-09-13T14:48:00Z">
        <w:r w:rsidR="00233ADA" w:rsidDel="00E50255">
          <w:delText>,</w:delText>
        </w:r>
      </w:del>
      <w:r w:rsidR="00233ADA">
        <w:t xml:space="preserve"> </w:t>
      </w:r>
      <w:ins w:id="49" w:author="Kelsey Ruehling" w:date="2022-09-13T14:49:00Z">
        <w:r w:rsidR="00E50255">
          <w:t>Using the entire population of lakes, there was</w:t>
        </w:r>
      </w:ins>
      <w:del w:id="50" w:author="Kelsey Ruehling" w:date="2022-09-13T14:46:00Z">
        <w:r w:rsidR="00233ADA" w:rsidDel="00E50255">
          <w:delText>and N-limited lakes show an insignificant decrease</w:delText>
        </w:r>
      </w:del>
      <w:ins w:id="51" w:author="Kelsey Ruehling" w:date="2022-09-13T14:46:00Z">
        <w:r w:rsidR="00E50255">
          <w:t xml:space="preserve"> no net change in N-limited lakes</w:t>
        </w:r>
      </w:ins>
      <w:ins w:id="52" w:author="Kelsey Ruehling" w:date="2022-09-13T14:49:00Z">
        <w:r w:rsidR="00E50255">
          <w:t xml:space="preserve">, which contrasts the results of the </w:t>
        </w:r>
      </w:ins>
      <w:del w:id="53" w:author="Kelsey Ruehling" w:date="2022-09-13T14:49:00Z">
        <w:r w:rsidR="008B2133" w:rsidDel="00E50255">
          <w:delText xml:space="preserve">; indicating a difference in N vs P-limited lake shifts when assessing the full population rather than the </w:delText>
        </w:r>
      </w:del>
      <w:r w:rsidR="008B2133">
        <w:t>resampled population</w:t>
      </w:r>
      <w:del w:id="54" w:author="Kelsey Ruehling" w:date="2022-09-13T14:49:00Z">
        <w:r w:rsidR="008B2133" w:rsidDel="00E50255">
          <w:delText xml:space="preserve"> only</w:delText>
        </w:r>
      </w:del>
      <w:r w:rsidR="00233ADA">
        <w:t xml:space="preserve">. </w:t>
      </w:r>
      <w:r w:rsidR="00200BD5">
        <w:t xml:space="preserve">The trends of the resampled lakes </w:t>
      </w:r>
      <w:r w:rsidR="00B708CD">
        <w:t xml:space="preserve">were </w:t>
      </w:r>
      <w:r w:rsidR="00200BD5">
        <w:t>generally representative of the full population</w:t>
      </w:r>
      <w:r w:rsidR="008B2133">
        <w:t xml:space="preserve"> in the ecoregions</w:t>
      </w:r>
      <w:r w:rsidR="00B708CD">
        <w:t>, though magnitudes differed and there were a few stark differences</w:t>
      </w:r>
      <w:r w:rsidR="008B2133">
        <w:t xml:space="preserve"> (solid lines in Figure </w:t>
      </w:r>
      <w:r w:rsidR="00D12498">
        <w:t>6</w:t>
      </w:r>
      <w:r w:rsidR="008B2133">
        <w:t>b)</w:t>
      </w:r>
      <w:r w:rsidR="00200BD5">
        <w:t xml:space="preserve">. </w:t>
      </w:r>
      <w:ins w:id="55" w:author="Kelsey Ruehling" w:date="2022-09-13T14:50:00Z">
        <w:r w:rsidR="00E50255">
          <w:t>For example</w:t>
        </w:r>
      </w:ins>
      <w:ins w:id="56" w:author="Kelsey Ruehling" w:date="2022-09-13T14:49:00Z">
        <w:r w:rsidR="00E50255">
          <w:t>, t</w:t>
        </w:r>
      </w:ins>
      <w:del w:id="57" w:author="Kelsey Ruehling" w:date="2022-09-13T14:49:00Z">
        <w:r w:rsidR="00B708CD" w:rsidDel="00E50255">
          <w:delText>T</w:delText>
        </w:r>
      </w:del>
      <w:r w:rsidR="00B708CD">
        <w:t xml:space="preserve">here was a change </w:t>
      </w:r>
      <w:ins w:id="58" w:author="Kelsey Ruehling" w:date="2022-09-13T14:50:00Z">
        <w:r w:rsidR="00E50255">
          <w:t>in the direction</w:t>
        </w:r>
      </w:ins>
      <w:del w:id="59" w:author="Kelsey Ruehling" w:date="2022-09-13T14:50:00Z">
        <w:r w:rsidR="00B708CD" w:rsidDel="00E50255">
          <w:delText>sign</w:delText>
        </w:r>
      </w:del>
      <w:r w:rsidR="00B708CD">
        <w:t xml:space="preserve"> of the </w:t>
      </w:r>
      <w:del w:id="60" w:author="Kelsey Ruehling" w:date="2022-09-13T14:50:00Z">
        <w:r w:rsidR="00B708CD" w:rsidDel="00E50255">
          <w:delText xml:space="preserve">significant </w:delText>
        </w:r>
      </w:del>
      <w:r w:rsidR="00B708CD">
        <w:t xml:space="preserve">shift in co-nutrient limited lakes in the Northern Appalachians </w:t>
      </w:r>
      <w:del w:id="61" w:author="Kelsey Ruehling" w:date="2022-09-13T14:50:00Z">
        <w:r w:rsidR="00B708CD" w:rsidDel="00E50255">
          <w:delText xml:space="preserve">so </w:delText>
        </w:r>
      </w:del>
      <w:ins w:id="62" w:author="Kelsey Ruehling" w:date="2022-09-13T14:50:00Z">
        <w:r w:rsidR="00E50255">
          <w:t xml:space="preserve">such </w:t>
        </w:r>
      </w:ins>
      <w:r w:rsidR="00B708CD">
        <w:t>that among the full population assessment, there was a 16% increase</w:t>
      </w:r>
      <w:ins w:id="63" w:author="Kelsey Ruehling" w:date="2022-09-13T14:50:00Z">
        <w:r w:rsidR="00E50255">
          <w:t xml:space="preserve"> co</w:t>
        </w:r>
      </w:ins>
      <w:ins w:id="64" w:author="Kelsey Ruehling" w:date="2022-09-13T14:51:00Z">
        <w:r w:rsidR="00E50255">
          <w:t>mpared to a X% decrease in the resampled lakes</w:t>
        </w:r>
      </w:ins>
      <w:r w:rsidR="00B708CD">
        <w:t>.</w:t>
      </w:r>
      <w:r w:rsidR="00E74B93">
        <w:t xml:space="preserve"> </w:t>
      </w:r>
      <w:ins w:id="65" w:author="Kelsey Ruehling" w:date="2022-09-13T14:51:00Z">
        <w:r w:rsidR="00E50255">
          <w:t xml:space="preserve">The percentage of </w:t>
        </w:r>
      </w:ins>
      <w:r w:rsidR="00E74B93">
        <w:t xml:space="preserve">N-limited lakes in the Southern Appalachians and Western Mountains changed signs in the full population assessment compared to the resampled lakes assessment, </w:t>
      </w:r>
      <w:commentRangeStart w:id="66"/>
      <w:r w:rsidR="00E74B93">
        <w:t>but the shifts remained insignificant</w:t>
      </w:r>
      <w:commentRangeEnd w:id="66"/>
      <w:r w:rsidR="00E50255">
        <w:rPr>
          <w:rStyle w:val="CommentReference"/>
        </w:rPr>
        <w:commentReference w:id="66"/>
      </w:r>
      <w:r w:rsidR="00E74B93">
        <w:t xml:space="preserve">. </w:t>
      </w:r>
      <w:del w:id="67" w:author="Kelsey Ruehling" w:date="2022-09-13T14:56:00Z">
        <w:r w:rsidR="00E74B93" w:rsidDel="002B7F5F">
          <w:delText xml:space="preserve">Shifts </w:delText>
        </w:r>
      </w:del>
      <w:ins w:id="68" w:author="Kelsey Ruehling" w:date="2022-09-13T14:56:00Z">
        <w:r w:rsidR="002B7F5F">
          <w:t xml:space="preserve">There were no shifts </w:t>
        </w:r>
      </w:ins>
      <w:r w:rsidR="00E74B93">
        <w:t>in</w:t>
      </w:r>
      <w:ins w:id="69" w:author="Kelsey Ruehling" w:date="2022-09-13T14:56:00Z">
        <w:r w:rsidR="002B7F5F">
          <w:t xml:space="preserve"> the percentage of</w:t>
        </w:r>
      </w:ins>
      <w:r w:rsidR="00E74B93">
        <w:t xml:space="preserve"> P-limited lakes in the Northern Appalachians, Temperate Plains, </w:t>
      </w:r>
      <w:r w:rsidR="00DE4DBE">
        <w:t>Northern Plains, and Western Mountains</w:t>
      </w:r>
      <w:r w:rsidR="00E74B93">
        <w:t xml:space="preserve"> </w:t>
      </w:r>
      <w:del w:id="70" w:author="Kelsey Ruehling" w:date="2022-09-13T14:56:00Z">
        <w:r w:rsidR="00E74B93" w:rsidDel="002B7F5F">
          <w:delText xml:space="preserve">were insignificant </w:delText>
        </w:r>
      </w:del>
      <w:r w:rsidR="00E74B93">
        <w:t xml:space="preserve">in the full population assessment, </w:t>
      </w:r>
      <w:ins w:id="71" w:author="Kelsey Ruehling" w:date="2022-09-13T14:56:00Z">
        <w:r w:rsidR="002B7F5F">
          <w:t xml:space="preserve">but the </w:t>
        </w:r>
      </w:ins>
      <w:del w:id="72" w:author="Kelsey Ruehling" w:date="2022-09-13T14:56:00Z">
        <w:r w:rsidR="00DE4DBE" w:rsidDel="002B7F5F">
          <w:delText>compared to the</w:delText>
        </w:r>
      </w:del>
      <w:r w:rsidR="00DE4DBE">
        <w:t xml:space="preserve"> resampled population </w:t>
      </w:r>
      <w:del w:id="73" w:author="Kelsey Ruehling" w:date="2022-09-13T14:56:00Z">
        <w:r w:rsidR="00DE4DBE" w:rsidDel="002B7F5F">
          <w:delText xml:space="preserve">where </w:delText>
        </w:r>
      </w:del>
      <w:ins w:id="74" w:author="Kelsey Ruehling" w:date="2022-09-13T14:56:00Z">
        <w:r w:rsidR="002B7F5F">
          <w:t xml:space="preserve">indicated </w:t>
        </w:r>
      </w:ins>
      <w:r w:rsidR="00DE4DBE">
        <w:t>the shifts were positive</w:t>
      </w:r>
      <w:ins w:id="75" w:author="Kelsey Ruehling" w:date="2022-09-13T14:56:00Z">
        <w:r w:rsidR="002B7F5F">
          <w:t xml:space="preserve"> (X%)</w:t>
        </w:r>
      </w:ins>
      <w:r w:rsidR="00DE4DBE">
        <w:t>, positive</w:t>
      </w:r>
      <w:ins w:id="76" w:author="Kelsey Ruehling" w:date="2022-09-13T14:56:00Z">
        <w:r w:rsidR="002B7F5F">
          <w:t xml:space="preserve"> (X%)</w:t>
        </w:r>
      </w:ins>
      <w:r w:rsidR="00DE4DBE">
        <w:t>, negative</w:t>
      </w:r>
      <w:ins w:id="77" w:author="Kelsey Ruehling" w:date="2022-09-13T14:57:00Z">
        <w:r w:rsidR="002B7F5F">
          <w:t xml:space="preserve"> (X%)</w:t>
        </w:r>
      </w:ins>
      <w:r w:rsidR="00DE4DBE">
        <w:t>, and negative</w:t>
      </w:r>
      <w:ins w:id="78" w:author="Kelsey Ruehling" w:date="2022-09-13T14:57:00Z">
        <w:r w:rsidR="002B7F5F">
          <w:t xml:space="preserve"> (X%)</w:t>
        </w:r>
      </w:ins>
      <w:r w:rsidR="00DE4DBE">
        <w:t xml:space="preserve">, </w:t>
      </w:r>
      <w:commentRangeStart w:id="79"/>
      <w:r w:rsidR="00DE4DBE">
        <w:t>respectively</w:t>
      </w:r>
      <w:commentRangeEnd w:id="79"/>
      <w:r w:rsidR="002B7F5F">
        <w:rPr>
          <w:rStyle w:val="CommentReference"/>
        </w:rPr>
        <w:commentReference w:id="79"/>
      </w:r>
      <w:r w:rsidR="00DE4DBE">
        <w:t>. Finally, in the Xeric ecoregion, N-limited lakes increase</w:t>
      </w:r>
      <w:ins w:id="80" w:author="Kelsey Ruehling" w:date="2022-09-13T14:58:00Z">
        <w:r w:rsidR="002B7F5F">
          <w:t xml:space="preserve">d by </w:t>
        </w:r>
      </w:ins>
      <w:del w:id="81" w:author="Kelsey Ruehling" w:date="2022-09-13T14:58:00Z">
        <w:r w:rsidR="00DE4DBE" w:rsidDel="002B7F5F">
          <w:delText xml:space="preserve"> significantly (</w:delText>
        </w:r>
      </w:del>
      <w:r w:rsidR="00DE4DBE">
        <w:t>16.5%</w:t>
      </w:r>
      <w:del w:id="82" w:author="Kelsey Ruehling" w:date="2022-09-13T14:58:00Z">
        <w:r w:rsidR="00DE4DBE" w:rsidDel="002B7F5F">
          <w:delText>)</w:delText>
        </w:r>
      </w:del>
      <w:r w:rsidR="00DE4DBE">
        <w:t xml:space="preserve"> in the full population assessment</w:t>
      </w:r>
      <w:ins w:id="83" w:author="Kelsey Ruehling" w:date="2022-09-13T14:58:00Z">
        <w:r w:rsidR="002B7F5F">
          <w:t xml:space="preserve"> but showed no net change in the resampled lakes</w:t>
        </w:r>
      </w:ins>
      <w:r w:rsidR="00DE4DBE">
        <w:t xml:space="preserve">. </w:t>
      </w:r>
    </w:p>
    <w:p w14:paraId="73C19FAA" w14:textId="2F5C1630" w:rsidR="00A27B73" w:rsidRDefault="00A27B73" w:rsidP="00A27B73">
      <w:pPr>
        <w:pStyle w:val="Heading3"/>
      </w:pPr>
      <w:r>
        <w:lastRenderedPageBreak/>
        <w:t>Shifts in trophic status at the national scale</w:t>
      </w:r>
    </w:p>
    <w:p w14:paraId="7C2E8CC5" w14:textId="570F5474" w:rsidR="001E720A" w:rsidRDefault="001E720A" w:rsidP="001E720A">
      <w:pPr>
        <w:pStyle w:val="Heading4"/>
      </w:pPr>
      <w:commentRangeStart w:id="84"/>
      <w:r>
        <w:t>Lakes sampled in both 2007 and 2017</w:t>
      </w:r>
      <w:commentRangeEnd w:id="84"/>
      <w:r w:rsidR="00D613B6">
        <w:rPr>
          <w:rStyle w:val="CommentReference"/>
          <w:rFonts w:asciiTheme="minorHAnsi" w:eastAsiaTheme="minorHAnsi" w:hAnsiTheme="minorHAnsi" w:cstheme="minorBidi"/>
          <w:i w:val="0"/>
          <w:iCs w:val="0"/>
          <w:color w:val="auto"/>
        </w:rPr>
        <w:commentReference w:id="84"/>
      </w:r>
    </w:p>
    <w:p w14:paraId="0227C7B4" w14:textId="08ECD012" w:rsidR="001E720A" w:rsidRPr="001E720A" w:rsidRDefault="001E720A" w:rsidP="001E720A">
      <w:commentRangeStart w:id="85"/>
      <w:r>
        <w:t xml:space="preserve">At the national scale, resampled lakes became less hypereutrophic (-8.3%) and more mesotrophic (9%), </w:t>
      </w:r>
      <w:del w:id="86" w:author="Kelsey Ruehling" w:date="2022-09-13T16:47:00Z">
        <w:r w:rsidDel="00D613B6">
          <w:delText>while showing no significant change</w:delText>
        </w:r>
      </w:del>
      <w:ins w:id="87" w:author="Kelsey Ruehling" w:date="2022-09-13T16:47:00Z">
        <w:r w:rsidR="00D613B6">
          <w:t>with no net change</w:t>
        </w:r>
      </w:ins>
      <w:r>
        <w:t xml:space="preserve"> in oligotrophic and eutrophic lakes. </w:t>
      </w:r>
      <w:commentRangeEnd w:id="85"/>
      <w:r w:rsidR="00D613B6">
        <w:rPr>
          <w:rStyle w:val="CommentReference"/>
        </w:rPr>
        <w:commentReference w:id="85"/>
      </w:r>
      <w:commentRangeStart w:id="88"/>
      <w:ins w:id="89" w:author="Kelsey Ruehling" w:date="2022-09-13T16:49:00Z">
        <w:r w:rsidR="00D613B6">
          <w:t xml:space="preserve">However, at the national scale, </w:t>
        </w:r>
      </w:ins>
      <w:ins w:id="90" w:author="Kelsey Ruehling" w:date="2022-09-13T16:50:00Z">
        <w:r w:rsidR="00D613B6">
          <w:t>changes in trophic state varied by nutrient limitation category</w:t>
        </w:r>
      </w:ins>
      <w:ins w:id="91" w:author="Kelsey Ruehling" w:date="2022-09-13T16:56:00Z">
        <w:r w:rsidR="00D613B6">
          <w:t xml:space="preserve"> (Figure 7)</w:t>
        </w:r>
      </w:ins>
      <w:ins w:id="92" w:author="Kelsey Ruehling" w:date="2022-09-13T16:50:00Z">
        <w:r w:rsidR="00D613B6">
          <w:t xml:space="preserve">. </w:t>
        </w:r>
        <w:commentRangeEnd w:id="88"/>
        <w:r w:rsidR="00D613B6">
          <w:rPr>
            <w:rStyle w:val="CommentReference"/>
          </w:rPr>
          <w:commentReference w:id="88"/>
        </w:r>
      </w:ins>
      <w:r>
        <w:t xml:space="preserve">Co-nutrient limited lakes followed the overall </w:t>
      </w:r>
      <w:r w:rsidR="00844206">
        <w:t xml:space="preserve">national </w:t>
      </w:r>
      <w:r>
        <w:t xml:space="preserve">pattern, with these lakes becoming less hypereutrophic (-10.4%) and more mesotrophic (14%) </w:t>
      </w:r>
      <w:del w:id="93" w:author="Kelsey Ruehling" w:date="2022-09-13T16:51:00Z">
        <w:r w:rsidDel="00D613B6">
          <w:delText>and there was not significant change in</w:delText>
        </w:r>
      </w:del>
      <w:ins w:id="94" w:author="Kelsey Ruehling" w:date="2022-09-13T16:51:00Z">
        <w:r w:rsidR="00D613B6">
          <w:t>with marginal changes in the percentage of</w:t>
        </w:r>
      </w:ins>
      <w:r>
        <w:t xml:space="preserve"> oligotrophic or eutrophic co-limited lakes. </w:t>
      </w:r>
      <w:ins w:id="95" w:author="Kelsey Ruehling" w:date="2022-09-13T16:52:00Z">
        <w:r w:rsidR="00D613B6">
          <w:t xml:space="preserve">The only substantial shift in trophic state of </w:t>
        </w:r>
      </w:ins>
      <w:r>
        <w:t xml:space="preserve">N-limited lakes only </w:t>
      </w:r>
      <w:del w:id="96" w:author="Kelsey Ruehling" w:date="2022-09-13T16:52:00Z">
        <w:r w:rsidDel="00D613B6">
          <w:delText>had a significant increase in shifting toward</w:delText>
        </w:r>
      </w:del>
      <w:ins w:id="97" w:author="Kelsey Ruehling" w:date="2022-09-13T16:52:00Z">
        <w:r w:rsidR="00D613B6">
          <w:t>occurred with an increase in</w:t>
        </w:r>
      </w:ins>
      <w:r>
        <w:t xml:space="preserve"> hypereutroph</w:t>
      </w:r>
      <w:ins w:id="98" w:author="Kelsey Ruehling" w:date="2022-09-13T16:52:00Z">
        <w:r w:rsidR="00D613B6">
          <w:t>ic systems</w:t>
        </w:r>
      </w:ins>
      <w:del w:id="99" w:author="Kelsey Ruehling" w:date="2022-09-13T16:52:00Z">
        <w:r w:rsidDel="00D613B6">
          <w:delText>y</w:delText>
        </w:r>
      </w:del>
      <w:r>
        <w:t xml:space="preserve"> (13.7%). </w:t>
      </w:r>
      <w:commentRangeStart w:id="100"/>
      <w:ins w:id="101" w:author="Kelsey Ruehling" w:date="2022-09-13T16:53:00Z">
        <w:r w:rsidR="00D613B6">
          <w:t>P-limited lakes showed the most widespread changes in trophic state. Specifically,</w:t>
        </w:r>
      </w:ins>
      <w:del w:id="102" w:author="Kelsey Ruehling" w:date="2022-09-13T16:54:00Z">
        <w:r w:rsidDel="00D613B6">
          <w:delText>P-limited lakes</w:delText>
        </w:r>
      </w:del>
      <w:ins w:id="103" w:author="Kelsey Ruehling" w:date="2022-09-13T16:52:00Z">
        <w:r w:rsidR="00D613B6">
          <w:t xml:space="preserve"> </w:t>
        </w:r>
      </w:ins>
      <w:del w:id="104" w:author="Kelsey Ruehling" w:date="2022-09-13T16:52:00Z">
        <w:r w:rsidDel="00D613B6">
          <w:delText xml:space="preserve"> showed now significant change in mesotrophic state, but decreased</w:delText>
        </w:r>
      </w:del>
      <w:ins w:id="105" w:author="Kelsey Ruehling" w:date="2022-09-13T16:52:00Z">
        <w:r w:rsidR="00D613B6">
          <w:t>the percen</w:t>
        </w:r>
      </w:ins>
      <w:ins w:id="106" w:author="Kelsey Ruehling" w:date="2022-09-13T16:53:00Z">
        <w:r w:rsidR="00D613B6">
          <w:t>tage of</w:t>
        </w:r>
      </w:ins>
      <w:del w:id="107" w:author="Kelsey Ruehling" w:date="2022-09-13T16:53:00Z">
        <w:r w:rsidDel="00D613B6">
          <w:delText xml:space="preserve"> in</w:delText>
        </w:r>
      </w:del>
      <w:r>
        <w:t xml:space="preserve"> oligotrophic</w:t>
      </w:r>
      <w:ins w:id="108" w:author="Kelsey Ruehling" w:date="2022-09-13T16:53:00Z">
        <w:r w:rsidR="00D613B6">
          <w:t xml:space="preserve"> </w:t>
        </w:r>
      </w:ins>
      <w:ins w:id="109" w:author="Kelsey Ruehling" w:date="2022-09-13T16:54:00Z">
        <w:r w:rsidR="00D613B6">
          <w:t xml:space="preserve">and </w:t>
        </w:r>
      </w:ins>
      <w:del w:id="110" w:author="Kelsey Ruehling" w:date="2022-09-13T16:54:00Z">
        <w:r w:rsidDel="00D613B6">
          <w:delText xml:space="preserve"> (</w:delText>
        </w:r>
      </w:del>
      <w:del w:id="111" w:author="Kelsey Ruehling" w:date="2022-09-13T16:53:00Z">
        <w:r w:rsidDel="00D613B6">
          <w:delText>-</w:delText>
        </w:r>
        <w:r w:rsidR="00844206" w:rsidDel="00D613B6">
          <w:delText>12.9</w:delText>
        </w:r>
        <w:r w:rsidDel="00D613B6">
          <w:delText>%</w:delText>
        </w:r>
      </w:del>
      <w:del w:id="112" w:author="Kelsey Ruehling" w:date="2022-09-13T16:54:00Z">
        <w:r w:rsidDel="00D613B6">
          <w:delText xml:space="preserve">) and </w:delText>
        </w:r>
      </w:del>
      <w:r>
        <w:t xml:space="preserve">hypereutrophic </w:t>
      </w:r>
      <w:ins w:id="113" w:author="Kelsey Ruehling" w:date="2022-09-13T16:54:00Z">
        <w:r w:rsidR="00D613B6">
          <w:t xml:space="preserve">lakes decreased </w:t>
        </w:r>
      </w:ins>
      <w:r>
        <w:t>(</w:t>
      </w:r>
      <w:ins w:id="114" w:author="Kelsey Ruehling" w:date="2022-09-13T16:53:00Z">
        <w:r w:rsidR="00D613B6">
          <w:t xml:space="preserve">-12.9% and </w:t>
        </w:r>
      </w:ins>
      <w:r>
        <w:t>-</w:t>
      </w:r>
      <w:r w:rsidR="00844206">
        <w:t>23.9</w:t>
      </w:r>
      <w:r>
        <w:t>%</w:t>
      </w:r>
      <w:ins w:id="115" w:author="Kelsey Ruehling" w:date="2022-09-13T16:53:00Z">
        <w:r w:rsidR="00D613B6">
          <w:t xml:space="preserve"> respectively</w:t>
        </w:r>
      </w:ins>
      <w:r>
        <w:t>)</w:t>
      </w:r>
      <w:ins w:id="116" w:author="Kelsey Ruehling" w:date="2022-09-13T16:54:00Z">
        <w:r w:rsidR="00D613B6">
          <w:t xml:space="preserve">, while the </w:t>
        </w:r>
      </w:ins>
      <w:del w:id="117" w:author="Kelsey Ruehling" w:date="2022-09-13T16:54:00Z">
        <w:r w:rsidDel="00D613B6">
          <w:delText xml:space="preserve"> states and increased in eutrophic </w:delText>
        </w:r>
        <w:r w:rsidR="00844206" w:rsidDel="00D613B6">
          <w:delText>state</w:delText>
        </w:r>
      </w:del>
      <w:ins w:id="118" w:author="Kelsey Ruehling" w:date="2022-09-13T16:54:00Z">
        <w:r w:rsidR="00D613B6">
          <w:t>percentage of eutrophic lakes increased by</w:t>
        </w:r>
      </w:ins>
      <w:r w:rsidR="00844206">
        <w:t xml:space="preserve"> </w:t>
      </w:r>
      <w:del w:id="119" w:author="Kelsey Ruehling" w:date="2022-09-13T16:54:00Z">
        <w:r w:rsidR="00844206" w:rsidDel="00D613B6">
          <w:delText>(</w:delText>
        </w:r>
      </w:del>
      <w:r w:rsidR="00844206">
        <w:t>35%</w:t>
      </w:r>
      <w:del w:id="120" w:author="Kelsey Ruehling" w:date="2022-09-13T16:54:00Z">
        <w:r w:rsidR="00844206" w:rsidDel="00D613B6">
          <w:delText>)</w:delText>
        </w:r>
      </w:del>
      <w:del w:id="121" w:author="Kelsey Ruehling" w:date="2022-09-13T16:56:00Z">
        <w:r w:rsidR="00AC03F2" w:rsidDel="00D613B6">
          <w:delText xml:space="preserve"> (Figure 7)</w:delText>
        </w:r>
      </w:del>
      <w:r w:rsidR="00844206">
        <w:t>.</w:t>
      </w:r>
      <w:r>
        <w:t xml:space="preserve"> </w:t>
      </w:r>
      <w:commentRangeEnd w:id="100"/>
      <w:r w:rsidR="00D613B6">
        <w:rPr>
          <w:rStyle w:val="CommentReference"/>
        </w:rPr>
        <w:commentReference w:id="100"/>
      </w:r>
    </w:p>
    <w:p w14:paraId="3FC2381C" w14:textId="77777777" w:rsidR="001E720A" w:rsidRPr="00853C76" w:rsidRDefault="001E720A" w:rsidP="001E720A">
      <w:pPr>
        <w:pStyle w:val="Heading4"/>
      </w:pPr>
      <w:r>
        <w:t xml:space="preserve">Full population of lakes </w:t>
      </w:r>
    </w:p>
    <w:p w14:paraId="7BD6B781" w14:textId="46A5DC1F" w:rsidR="00A27B73" w:rsidRDefault="00A27B73" w:rsidP="00A27B73">
      <w:r>
        <w:t>Th</w:t>
      </w:r>
      <w:r w:rsidR="001E720A">
        <w:t>e resampled lakes</w:t>
      </w:r>
      <w:r>
        <w:t xml:space="preserve"> result</w:t>
      </w:r>
      <w:r w:rsidR="001E720A">
        <w:t>s</w:t>
      </w:r>
      <w:r>
        <w:t xml:space="preserve"> differ</w:t>
      </w:r>
      <w:r w:rsidR="001E720A">
        <w:t>ed</w:t>
      </w:r>
      <w:r>
        <w:t xml:space="preserve"> significantly from the full population estimate</w:t>
      </w:r>
      <w:ins w:id="122" w:author="Kelsey Ruehling" w:date="2022-09-13T16:56:00Z">
        <w:r w:rsidR="00D613B6">
          <w:t xml:space="preserve"> (Figure 7)</w:t>
        </w:r>
      </w:ins>
      <w:r>
        <w:t xml:space="preserve">. When </w:t>
      </w:r>
      <w:commentRangeStart w:id="123"/>
      <w:r>
        <w:t>considering all the lakes in the NLA survey years 2007 and 2017</w:t>
      </w:r>
      <w:commentRangeEnd w:id="123"/>
      <w:r w:rsidR="00D613B6">
        <w:rPr>
          <w:rStyle w:val="CommentReference"/>
        </w:rPr>
        <w:commentReference w:id="123"/>
      </w:r>
      <w:r>
        <w:t>, lakes became less oligotrophic (-</w:t>
      </w:r>
      <w:r w:rsidR="0093094F">
        <w:t>3.7</w:t>
      </w:r>
      <w:r>
        <w:t>%) and mesotrophic (-</w:t>
      </w:r>
      <w:r w:rsidR="0093094F">
        <w:t>13.9</w:t>
      </w:r>
      <w:r>
        <w:t>%) and more eutrophic (</w:t>
      </w:r>
      <w:r w:rsidR="0093094F">
        <w:t>13.5</w:t>
      </w:r>
      <w:r>
        <w:t>%) and hypereutrophic (</w:t>
      </w:r>
      <w:r w:rsidR="0093094F">
        <w:t>4</w:t>
      </w:r>
      <w:r>
        <w:t>%).</w:t>
      </w:r>
      <w:r w:rsidR="001E720A">
        <w:t xml:space="preserve"> </w:t>
      </w:r>
      <w:r w:rsidR="00844206">
        <w:t>Co-nutrient limited lakes shifted from mesotrophic (-</w:t>
      </w:r>
      <w:r w:rsidR="008D734E">
        <w:t>13.2</w:t>
      </w:r>
      <w:r w:rsidR="00844206">
        <w:t>%) and hypereutrophic (-</w:t>
      </w:r>
      <w:r w:rsidR="008D734E">
        <w:t>4</w:t>
      </w:r>
      <w:r w:rsidR="00844206">
        <w:t>%) toward eutrophic (</w:t>
      </w:r>
      <w:r w:rsidR="008D734E">
        <w:t>21</w:t>
      </w:r>
      <w:r w:rsidR="00844206">
        <w:t>%) status with no significant change in oligotrophic status. N-limited lakes followed the national pattern, becoming less oligotrophic (-</w:t>
      </w:r>
      <w:r w:rsidR="008D734E">
        <w:t>3.8</w:t>
      </w:r>
      <w:r w:rsidR="00844206">
        <w:t>%) and mesotrophic (-</w:t>
      </w:r>
      <w:r w:rsidR="008D734E">
        <w:t>19.6</w:t>
      </w:r>
      <w:r w:rsidR="00844206">
        <w:t>%) and more eutrophic (</w:t>
      </w:r>
      <w:r w:rsidR="008D734E">
        <w:t>7.9</w:t>
      </w:r>
      <w:r w:rsidR="00844206">
        <w:t>%) and hypereutrophic (</w:t>
      </w:r>
      <w:r w:rsidR="008D734E">
        <w:t>15.6</w:t>
      </w:r>
      <w:r w:rsidR="00844206">
        <w:t>%). P-limited lakes showed a significant decrease in oligotrophic lakes (-</w:t>
      </w:r>
      <w:r w:rsidR="008D734E">
        <w:t>5.8</w:t>
      </w:r>
      <w:r w:rsidR="00844206">
        <w:t xml:space="preserve">%) and </w:t>
      </w:r>
      <w:r w:rsidR="008D734E">
        <w:t>a significant increase in eutrophic lakes (14.6%) with no significant changes in mesotrophic or hypereutrophic status lakes</w:t>
      </w:r>
      <w:ins w:id="124" w:author="Kelsey Ruehling" w:date="2022-09-13T16:57:00Z">
        <w:r w:rsidR="0087176F">
          <w:t>.</w:t>
        </w:r>
      </w:ins>
      <w:del w:id="125" w:author="Kelsey Ruehling" w:date="2022-09-13T16:57:00Z">
        <w:r w:rsidR="00AC03F2" w:rsidDel="0087176F">
          <w:delText xml:space="preserve"> (Figure 7)</w:delText>
        </w:r>
        <w:r w:rsidR="008D734E" w:rsidDel="0087176F">
          <w:delText xml:space="preserve">. </w:delText>
        </w:r>
      </w:del>
    </w:p>
    <w:p w14:paraId="6F19B3B5" w14:textId="3C5A805D" w:rsidR="00735EBD" w:rsidRDefault="00735EBD" w:rsidP="00735EBD">
      <w:pPr>
        <w:pStyle w:val="Heading1"/>
      </w:pPr>
      <w:r>
        <w:t>Discussion</w:t>
      </w:r>
    </w:p>
    <w:p w14:paraId="76FB4892" w14:textId="113A8618" w:rsidR="002F6299" w:rsidRDefault="00A520EF" w:rsidP="002F6299">
      <w:pPr>
        <w:pStyle w:val="ListParagraph"/>
        <w:numPr>
          <w:ilvl w:val="0"/>
          <w:numId w:val="18"/>
        </w:numPr>
      </w:pPr>
      <w:r>
        <w:t xml:space="preserve">This study intended to answer questions of nutrient limitation and water quality in </w:t>
      </w:r>
      <w:r w:rsidR="00A52440">
        <w:t xml:space="preserve">U.S. </w:t>
      </w:r>
      <w:r>
        <w:t xml:space="preserve">lakes and through that to support efforts related to nutrient management strategies. </w:t>
      </w:r>
    </w:p>
    <w:p w14:paraId="76DA5C0A" w14:textId="71225317" w:rsidR="002F6299" w:rsidRDefault="00A520EF" w:rsidP="00A520EF">
      <w:pPr>
        <w:pStyle w:val="ListParagraph"/>
        <w:numPr>
          <w:ilvl w:val="1"/>
          <w:numId w:val="18"/>
        </w:numPr>
      </w:pPr>
      <w:r>
        <w:t xml:space="preserve">We found important regional differences in the drivers of trophic state. In the Western US, TN </w:t>
      </w:r>
      <w:commentRangeStart w:id="126"/>
      <w:r>
        <w:t xml:space="preserve">was the stronger driver of </w:t>
      </w:r>
      <w:commentRangeEnd w:id="126"/>
      <w:r w:rsidR="0087176F">
        <w:rPr>
          <w:rStyle w:val="CommentReference"/>
        </w:rPr>
        <w:commentReference w:id="126"/>
      </w:r>
      <w:r>
        <w:t xml:space="preserve">eutrophication compared to in the Easter </w:t>
      </w:r>
      <w:r w:rsidR="00A52440">
        <w:t xml:space="preserve">U.S. </w:t>
      </w:r>
      <w:r>
        <w:t>where TP was the more influential driver</w:t>
      </w:r>
      <w:r w:rsidR="004F142C">
        <w:t xml:space="preserve"> (Figures 1, 2)</w:t>
      </w:r>
      <w:r>
        <w:t xml:space="preserve">. </w:t>
      </w:r>
    </w:p>
    <w:p w14:paraId="0DDF0AB3" w14:textId="4BC4AA19" w:rsidR="00120F07" w:rsidRDefault="00120F07" w:rsidP="00120F07">
      <w:pPr>
        <w:pStyle w:val="ListParagraph"/>
        <w:numPr>
          <w:ilvl w:val="2"/>
          <w:numId w:val="18"/>
        </w:numPr>
      </w:pPr>
      <w:r>
        <w:t xml:space="preserve">Regional scale processes can influence nutrient composition in lakes, including N-deposition </w:t>
      </w:r>
      <w:r w:rsidR="00B66DB4">
        <w:fldChar w:fldCharType="begin"/>
      </w:r>
      <w:r w:rsidR="00B66DB4">
        <w:instrText xml:space="preserve"> ADDIN ZOTERO_ITEM CSL_CITATION {"citationID":"j6xYiCLh","properties":{"formattedCitation":"(Burns, 2004)","plainCitation":"(Burns, 2004)","noteIndex":0},"citationItems":[{"id":750,"uris":["http://zotero.org/users/7424350/items/IDYIJXHG"],"itemData":{"id":750,"type":"article-journal","abstract":"The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reserved.","container-title":"Environmental pollution (Barking, Essex : 1987)","DOI":"10.1016/S0269-7491(03)00264-1","issue":"2","note":"publisher: Environ Pollut","page":"257-269","title":"The effects of atmospheric nitrogen deposition in the Rocky Mountains of Colorado and southern Wyoming, USA-a critical review","volume":"127","author":[{"family":"Burns","given":"Douglas A."}],"issued":{"date-parts":[["2004",2]]}}}],"schema":"https://github.com/citation-style-language/schema/raw/master/csl-citation.json"} </w:instrText>
      </w:r>
      <w:r w:rsidR="00B66DB4">
        <w:fldChar w:fldCharType="separate"/>
      </w:r>
      <w:r w:rsidR="00B66DB4" w:rsidRPr="00B66DB4">
        <w:rPr>
          <w:rFonts w:ascii="Calibri" w:hAnsi="Calibri" w:cs="Calibri"/>
        </w:rPr>
        <w:t>(Burns, 2004)</w:t>
      </w:r>
      <w:r w:rsidR="00B66DB4">
        <w:fldChar w:fldCharType="end"/>
      </w:r>
      <w:r w:rsidR="00B66DB4">
        <w:t xml:space="preserve"> </w:t>
      </w:r>
      <w:r>
        <w:t xml:space="preserve">and vegetation characteristics </w:t>
      </w:r>
      <w:r>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fldChar w:fldCharType="separate"/>
      </w:r>
      <w:r w:rsidR="00B66DB4" w:rsidRPr="00B66DB4">
        <w:rPr>
          <w:rFonts w:ascii="Calibri" w:hAnsi="Calibri" w:cs="Calibri"/>
          <w:szCs w:val="24"/>
        </w:rPr>
        <w:t>(Kopáček et al., 2000)</w:t>
      </w:r>
      <w:r>
        <w:fldChar w:fldCharType="end"/>
      </w:r>
      <w:r>
        <w:t>.</w:t>
      </w:r>
    </w:p>
    <w:p w14:paraId="119A01A0" w14:textId="7C8D1786" w:rsidR="0018252A" w:rsidRDefault="0018252A" w:rsidP="0018252A">
      <w:pPr>
        <w:pStyle w:val="ListParagraph"/>
        <w:numPr>
          <w:ilvl w:val="2"/>
          <w:numId w:val="18"/>
        </w:numPr>
      </w:pPr>
      <w:r>
        <w:t xml:space="preserve">Potential explanations for </w:t>
      </w:r>
      <w:r w:rsidR="00B66DB4">
        <w:t xml:space="preserve">the difference in trophic state predictor </w:t>
      </w:r>
      <w:r>
        <w:t xml:space="preserve">include the differences between the Eastern and Western US. The ecoregions of the eastern </w:t>
      </w:r>
      <w:r w:rsidR="00A52440">
        <w:t xml:space="preserve">U.S. </w:t>
      </w:r>
      <w:r>
        <w:t xml:space="preserve">are generally characterized by greater forest and agricultural land cover, whereas the Western </w:t>
      </w:r>
      <w:r w:rsidR="00A52440">
        <w:t xml:space="preserve">U.S. </w:t>
      </w:r>
      <w:r>
        <w:t xml:space="preserve">is characterized by greater grasslands and </w:t>
      </w:r>
      <w:proofErr w:type="gramStart"/>
      <w:r>
        <w:t>pasture land</w:t>
      </w:r>
      <w:proofErr w:type="gramEnd"/>
      <w:r>
        <w:t xml:space="preserve"> cover.</w:t>
      </w:r>
    </w:p>
    <w:p w14:paraId="43729238" w14:textId="523C6EB6" w:rsidR="0018252A" w:rsidRDefault="0018252A" w:rsidP="0018252A">
      <w:pPr>
        <w:pStyle w:val="ListParagraph"/>
        <w:numPr>
          <w:ilvl w:val="2"/>
          <w:numId w:val="18"/>
        </w:numPr>
      </w:pPr>
      <w:commentRangeStart w:id="127"/>
      <w:r>
        <w:t xml:space="preserve">Additionally, N-deposition has demonstrated its potential detrimental impacts on Western ecosystems </w:t>
      </w:r>
      <w:r>
        <w:fldChar w:fldCharType="begin"/>
      </w:r>
      <w:r>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fldChar w:fldCharType="separate"/>
      </w:r>
      <w:r w:rsidRPr="0018252A">
        <w:rPr>
          <w:rFonts w:ascii="Calibri" w:hAnsi="Calibri" w:cs="Calibri"/>
        </w:rPr>
        <w:t>(Fenn et al., 2003)</w:t>
      </w:r>
      <w:r>
        <w:fldChar w:fldCharType="end"/>
      </w:r>
      <w:commentRangeEnd w:id="127"/>
      <w:r w:rsidR="0087176F">
        <w:rPr>
          <w:rStyle w:val="CommentReference"/>
        </w:rPr>
        <w:commentReference w:id="127"/>
      </w:r>
      <w:r>
        <w:t xml:space="preserve"> while </w:t>
      </w:r>
      <w:r w:rsidR="00120F07">
        <w:t xml:space="preserve">legacy accumulation of P is much higher in the Eastern </w:t>
      </w:r>
      <w:r w:rsidR="00A52440">
        <w:t xml:space="preserve">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120F07">
        <w:rPr>
          <w:rFonts w:ascii="Calibri" w:hAnsi="Calibri" w:cs="Calibri"/>
        </w:rPr>
        <w:t>(Sabo et al., 2021)</w:t>
      </w:r>
      <w:r w:rsidR="00120F07">
        <w:fldChar w:fldCharType="end"/>
      </w:r>
      <w:r w:rsidR="00120F07">
        <w:t>.</w:t>
      </w:r>
    </w:p>
    <w:p w14:paraId="4462D999" w14:textId="547CB3DF" w:rsidR="00120F07" w:rsidRDefault="00120F07" w:rsidP="0018252A">
      <w:pPr>
        <w:pStyle w:val="ListParagraph"/>
        <w:numPr>
          <w:ilvl w:val="2"/>
          <w:numId w:val="18"/>
        </w:numPr>
      </w:pPr>
      <w:commentRangeStart w:id="128"/>
      <w:r>
        <w:t xml:space="preserve">Understanding these different regional drivers may assist in eutrophication management and mitigation. </w:t>
      </w:r>
      <w:commentRangeEnd w:id="128"/>
      <w:r w:rsidR="0087176F">
        <w:rPr>
          <w:rStyle w:val="CommentReference"/>
        </w:rPr>
        <w:commentReference w:id="128"/>
      </w:r>
    </w:p>
    <w:p w14:paraId="77DC1BE4" w14:textId="503A1974" w:rsidR="00AE3978" w:rsidRDefault="002131B6" w:rsidP="00120F07">
      <w:pPr>
        <w:pStyle w:val="ListParagraph"/>
        <w:numPr>
          <w:ilvl w:val="0"/>
          <w:numId w:val="18"/>
        </w:numPr>
      </w:pPr>
      <w:commentRangeStart w:id="129"/>
      <w:r>
        <w:lastRenderedPageBreak/>
        <w:t xml:space="preserve">Assessing shifts only in the lakes </w:t>
      </w:r>
      <w:ins w:id="130" w:author="Kelsey Ruehling" w:date="2022-09-13T17:00:00Z">
        <w:r w:rsidR="0087176F">
          <w:t>re-</w:t>
        </w:r>
      </w:ins>
      <w:r>
        <w:t>sampled in multiple NLA surveys can help provide general trends but may not adequately estimate the changes in the full population of lakes.</w:t>
      </w:r>
      <w:commentRangeEnd w:id="129"/>
      <w:r w:rsidR="0087176F">
        <w:rPr>
          <w:rStyle w:val="CommentReference"/>
        </w:rPr>
        <w:commentReference w:id="129"/>
      </w:r>
    </w:p>
    <w:p w14:paraId="0817CF1E" w14:textId="5BF51678" w:rsidR="002131B6" w:rsidRDefault="002131B6" w:rsidP="00AE3978">
      <w:pPr>
        <w:pStyle w:val="ListParagraph"/>
        <w:numPr>
          <w:ilvl w:val="1"/>
          <w:numId w:val="18"/>
        </w:numPr>
      </w:pPr>
      <w:r>
        <w:t>Therefore, this discussion uses the shift estimates from the full population</w:t>
      </w:r>
      <w:r w:rsidR="00AE3978">
        <w:t>, but note that there is significant error around both these population estimates as well as the resampled lake shift estimates (</w:t>
      </w:r>
      <w:commentRangeStart w:id="131"/>
      <w:r w:rsidR="00AE3978">
        <w:t>solid bars in Figure 6, 7)</w:t>
      </w:r>
      <w:r>
        <w:t xml:space="preserve">. </w:t>
      </w:r>
      <w:commentRangeEnd w:id="131"/>
      <w:r w:rsidR="0087176F">
        <w:rPr>
          <w:rStyle w:val="CommentReference"/>
        </w:rPr>
        <w:commentReference w:id="131"/>
      </w:r>
    </w:p>
    <w:p w14:paraId="3E770F00" w14:textId="304B063C" w:rsidR="00D915AE" w:rsidRDefault="00D915AE" w:rsidP="00D915AE">
      <w:pPr>
        <w:pStyle w:val="ListParagraph"/>
        <w:numPr>
          <w:ilvl w:val="1"/>
          <w:numId w:val="18"/>
        </w:numPr>
      </w:pPr>
      <w:commentRangeStart w:id="132"/>
      <w:r>
        <w:t xml:space="preserve">We should note that in this study, we are assuming limitation for whole lake ecosystems and using total and dissolved nutrient pools rather than understanding specifics about the real species communities and their nutrient requirements.  </w:t>
      </w:r>
      <w:r>
        <w:tab/>
      </w:r>
    </w:p>
    <w:p w14:paraId="493AFC6B" w14:textId="7CA032D9" w:rsidR="00D915AE" w:rsidRDefault="00D915AE" w:rsidP="00D915AE">
      <w:pPr>
        <w:pStyle w:val="ListParagraph"/>
        <w:numPr>
          <w:ilvl w:val="2"/>
          <w:numId w:val="18"/>
        </w:numPr>
      </w:pPr>
      <w:r>
        <w:t xml:space="preserve">We acknowledge that limitation and trophic status likely depend on a lot of criteria, and here we are using the readily available nutrient and chlorophyll-a concentrations as proxy measurements. </w:t>
      </w:r>
    </w:p>
    <w:p w14:paraId="5FF5945C" w14:textId="3F6BC826" w:rsidR="00D915AE" w:rsidRDefault="00D915AE" w:rsidP="00AE3978">
      <w:pPr>
        <w:pStyle w:val="ListParagraph"/>
        <w:numPr>
          <w:ilvl w:val="3"/>
          <w:numId w:val="18"/>
        </w:numPr>
      </w:pPr>
      <w:r>
        <w:t>Rather than relying on experimental data</w:t>
      </w:r>
      <w:r w:rsidR="00AE3978">
        <w:t xml:space="preserve">, which requires extensive time and money, we hope this may serve as a method to estimate limitation and water quality using the resources available. </w:t>
      </w:r>
      <w:commentRangeEnd w:id="132"/>
      <w:r w:rsidR="0087176F">
        <w:rPr>
          <w:rStyle w:val="CommentReference"/>
        </w:rPr>
        <w:commentReference w:id="132"/>
      </w:r>
    </w:p>
    <w:p w14:paraId="4F0D5032" w14:textId="72723AED" w:rsidR="00120F07" w:rsidRDefault="00B66DB4" w:rsidP="00D915AE">
      <w:pPr>
        <w:pStyle w:val="ListParagraph"/>
        <w:numPr>
          <w:ilvl w:val="0"/>
          <w:numId w:val="18"/>
        </w:numPr>
      </w:pPr>
      <w:commentRangeStart w:id="133"/>
      <w:r>
        <w:t xml:space="preserve">Across the conterminous US, co-nutrient limited lakes increased between 2007 and 2017, while single nutrient limitation decreased. However, N-limited lakes were still the most prevalent. </w:t>
      </w:r>
    </w:p>
    <w:p w14:paraId="5AE71072" w14:textId="75B5C7D8" w:rsidR="00B66DB4" w:rsidRDefault="00B66DB4" w:rsidP="00AE3978">
      <w:pPr>
        <w:pStyle w:val="ListParagraph"/>
        <w:numPr>
          <w:ilvl w:val="1"/>
          <w:numId w:val="18"/>
        </w:numPr>
      </w:pPr>
      <w:r>
        <w:t xml:space="preserve">Within the nine aggregated ecoregions, we see N-limitation increasing in the Southern Plains and Xeric regions, and co-nutrient limitation increasing in the Northern Appalachians, Temperate Plains, Upper Midwest, Northern Plains, and Western Mountains. P-limitation did not increase in any of the ecoregions. </w:t>
      </w:r>
    </w:p>
    <w:p w14:paraId="589CF8A7" w14:textId="3F2C6051" w:rsidR="002131B6" w:rsidRDefault="002131B6" w:rsidP="00AE3978">
      <w:pPr>
        <w:pStyle w:val="ListParagraph"/>
        <w:numPr>
          <w:ilvl w:val="2"/>
          <w:numId w:val="18"/>
        </w:numPr>
      </w:pPr>
      <w:r>
        <w:t xml:space="preserve">These shifts toward co-nutrient limitation in addition to the shift toward greater eutrophication across the </w:t>
      </w:r>
      <w:r w:rsidR="00A52440">
        <w:t xml:space="preserve">U.S. </w:t>
      </w:r>
      <w:r w:rsidR="005063AA">
        <w:t xml:space="preserve">in all limitation categories </w:t>
      </w:r>
      <w:r>
        <w:t>may</w:t>
      </w:r>
      <w:r w:rsidR="004F142C">
        <w:t xml:space="preserve"> be indicative of the extent of nutrient excess plaguing our freshwaters </w:t>
      </w:r>
      <w:r w:rsidR="004F142C">
        <w:fldChar w:fldCharType="begin"/>
      </w:r>
      <w:r w:rsidR="004F142C">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rsidR="004F142C">
        <w:fldChar w:fldCharType="separate"/>
      </w:r>
      <w:r w:rsidR="004F142C" w:rsidRPr="00AE3978">
        <w:rPr>
          <w:rFonts w:ascii="Calibri" w:hAnsi="Calibri" w:cs="Calibri"/>
        </w:rPr>
        <w:t>(Dodds et al., 2008, 2011)</w:t>
      </w:r>
      <w:r w:rsidR="004F142C">
        <w:fldChar w:fldCharType="end"/>
      </w:r>
      <w:r w:rsidR="004F142C">
        <w:t xml:space="preserve"> and the potential for these lakes to swing back and forth between limitation statuses as some of these co-nutrient limited lakes occur in high nutrient conditions (Figure 3). </w:t>
      </w:r>
      <w:commentRangeEnd w:id="133"/>
      <w:r w:rsidR="0087176F">
        <w:rPr>
          <w:rStyle w:val="CommentReference"/>
        </w:rPr>
        <w:commentReference w:id="133"/>
      </w:r>
    </w:p>
    <w:p w14:paraId="246F9817" w14:textId="18D9EB7F" w:rsidR="004F142C" w:rsidRDefault="00B514BE" w:rsidP="004F142C">
      <w:pPr>
        <w:pStyle w:val="ListParagraph"/>
        <w:numPr>
          <w:ilvl w:val="0"/>
          <w:numId w:val="18"/>
        </w:numPr>
      </w:pPr>
      <w:commentRangeStart w:id="134"/>
      <w:r>
        <w:t xml:space="preserve">Nutrient limitation and trophic state shifts in </w:t>
      </w:r>
      <w:r w:rsidR="00A52440">
        <w:t xml:space="preserve">U.S. </w:t>
      </w:r>
      <w:r>
        <w:t xml:space="preserve">lakes may help identify key nutrients to focus on in induvial management plans. </w:t>
      </w:r>
    </w:p>
    <w:p w14:paraId="5ADF24BA" w14:textId="5656F4A6" w:rsidR="00B514BE" w:rsidRDefault="00B514BE" w:rsidP="00B514BE">
      <w:pPr>
        <w:pStyle w:val="ListParagraph"/>
        <w:numPr>
          <w:ilvl w:val="1"/>
          <w:numId w:val="18"/>
        </w:numPr>
      </w:pPr>
      <w:r>
        <w:t xml:space="preserve">Hypereutrophic lakes across the </w:t>
      </w:r>
      <w:r w:rsidR="00A52440">
        <w:t xml:space="preserve">U.S. </w:t>
      </w:r>
      <w:r>
        <w:t xml:space="preserve">increased in </w:t>
      </w:r>
      <w:r w:rsidR="005063AA">
        <w:t xml:space="preserve">N-limited lakes only, while oligotrophic lakes decreased in single-nutrient limited lakes. </w:t>
      </w:r>
    </w:p>
    <w:p w14:paraId="4A6099A3" w14:textId="28EF53FA" w:rsidR="00B347C3" w:rsidRDefault="005063AA" w:rsidP="005063AA">
      <w:pPr>
        <w:pStyle w:val="ListParagraph"/>
        <w:numPr>
          <w:ilvl w:val="2"/>
          <w:numId w:val="18"/>
        </w:numPr>
      </w:pPr>
      <w:r>
        <w:t xml:space="preserve">Understanding which nutrient is more impactful via its limitation status can serve as a starting point for determining strategies toward improved water </w:t>
      </w:r>
      <w:r w:rsidR="00B347C3">
        <w:t>quality and may require a balanced approach</w:t>
      </w:r>
      <w:r>
        <w:t>.</w:t>
      </w:r>
    </w:p>
    <w:p w14:paraId="00756CB9" w14:textId="2151F36B" w:rsidR="00B347C3" w:rsidRDefault="00B347C3" w:rsidP="00B347C3">
      <w:pPr>
        <w:pStyle w:val="ListParagraph"/>
        <w:numPr>
          <w:ilvl w:val="3"/>
          <w:numId w:val="18"/>
        </w:numPr>
      </w:pPr>
      <w:r>
        <w:t xml:space="preserve">For example, reductions in P pollution lead to the accumulation of N in large lakes across the world </w:t>
      </w:r>
      <w:r>
        <w:fldChar w:fldCharType="begin"/>
      </w:r>
      <w:r>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fldChar w:fldCharType="separate"/>
      </w:r>
      <w:r w:rsidRPr="00B347C3">
        <w:rPr>
          <w:rFonts w:ascii="Calibri" w:hAnsi="Calibri" w:cs="Calibri"/>
        </w:rPr>
        <w:t>(Finlay et al., 2013)</w:t>
      </w:r>
      <w:r>
        <w:fldChar w:fldCharType="end"/>
      </w:r>
      <w:r>
        <w:t>.</w:t>
      </w:r>
    </w:p>
    <w:p w14:paraId="5FF40B83" w14:textId="4117D003" w:rsidR="00B347C3" w:rsidRDefault="00B347C3" w:rsidP="00B347C3">
      <w:pPr>
        <w:pStyle w:val="ListParagraph"/>
        <w:numPr>
          <w:ilvl w:val="3"/>
          <w:numId w:val="18"/>
        </w:numPr>
      </w:pPr>
      <w:r>
        <w:t>Additionally, balancing nutrient stoichiometry may be one way to remediate eutrophic lakes</w:t>
      </w:r>
      <w:r w:rsidR="0053396B">
        <w:t xml:space="preserve">, while also controlling the input of excess nutrients </w:t>
      </w:r>
      <w:r w:rsidR="0053396B">
        <w:fldChar w:fldCharType="begin"/>
      </w:r>
      <w:r w:rsidR="0053396B">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rsidR="0053396B">
        <w:fldChar w:fldCharType="separate"/>
      </w:r>
      <w:r w:rsidR="0053396B" w:rsidRPr="0053396B">
        <w:rPr>
          <w:rFonts w:ascii="Calibri" w:hAnsi="Calibri" w:cs="Calibri"/>
        </w:rPr>
        <w:t>(Stutter et al., 2018)</w:t>
      </w:r>
      <w:r w:rsidR="0053396B">
        <w:fldChar w:fldCharType="end"/>
      </w:r>
      <w:r w:rsidR="0053396B">
        <w:t>.</w:t>
      </w:r>
    </w:p>
    <w:p w14:paraId="4993DD87" w14:textId="5DAD27E0" w:rsidR="0053396B" w:rsidRDefault="0053396B" w:rsidP="008B1793">
      <w:pPr>
        <w:pStyle w:val="ListParagraph"/>
        <w:numPr>
          <w:ilvl w:val="1"/>
          <w:numId w:val="18"/>
        </w:numPr>
      </w:pPr>
      <w:r>
        <w:t xml:space="preserve">Across the two surveys, DIN:TP stoichiometry was highest in P-limited lakes and lowest in N-limited lakes with the ratio decreasing with increasing trophic status as well, consistent with previous studies (e.g., </w:t>
      </w:r>
      <w:r>
        <w:fldChar w:fldCharType="begin"/>
      </w:r>
      <w:r w:rsidR="008B1793">
        <w:instrText xml:space="preserve"> ADDIN ZOTERO_ITEM CSL_CITATION {"citationID":"gxkUtoou","properties":{"formattedCitation":"(Downing &amp; McCauley, 1992)","plainCitation":"(Downing &amp; McCauley, 1992)","dontUpdate":true,"noteIndex":0},"citationItems":[{"id":542,"uris":["http://zotero.org/users/7424350/items/LYSQGYLW"],"itemData":{"id":542,"type":"article-journal","abstract":"This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A."},{"family":"McCauley","given":"Edward"}],"issued":{"date-parts":[["1992",7,1]]}}}],"schema":"https://github.com/citation-style-language/schema/raw/master/csl-citation.json"} </w:instrText>
      </w:r>
      <w:r>
        <w:fldChar w:fldCharType="separate"/>
      </w:r>
      <w:r w:rsidRPr="0053396B">
        <w:rPr>
          <w:rFonts w:ascii="Calibri" w:hAnsi="Calibri" w:cs="Calibri"/>
        </w:rPr>
        <w:t>Downing &amp; McCauley, 1992)</w:t>
      </w:r>
      <w:r>
        <w:fldChar w:fldCharType="end"/>
      </w:r>
      <w:r>
        <w:t xml:space="preserve">. </w:t>
      </w:r>
    </w:p>
    <w:p w14:paraId="1B92F117" w14:textId="4EA9A2D0" w:rsidR="008B1793" w:rsidRDefault="008B1793" w:rsidP="008B1793">
      <w:pPr>
        <w:pStyle w:val="ListParagraph"/>
        <w:numPr>
          <w:ilvl w:val="2"/>
          <w:numId w:val="18"/>
        </w:numPr>
      </w:pPr>
      <w:r>
        <w:t xml:space="preserve">In N-limited lakes, however, there was no difference in nutrient stoichiometry between oligotrophic and mesotrophic lakes; compared to in P-limited lakes where there was no stoichiometric difference between eutrophic and </w:t>
      </w:r>
      <w:r>
        <w:lastRenderedPageBreak/>
        <w:t xml:space="preserve">hypereutrophic lakes. These variations from the overall trend may be a result of the extents of excess and lack of nutrients. </w:t>
      </w:r>
      <w:commentRangeEnd w:id="134"/>
      <w:r w:rsidR="00EF7171">
        <w:rPr>
          <w:rStyle w:val="CommentReference"/>
        </w:rPr>
        <w:commentReference w:id="134"/>
      </w:r>
    </w:p>
    <w:p w14:paraId="3C9ACDC9" w14:textId="5F219925" w:rsidR="008B1793" w:rsidRDefault="008B1793" w:rsidP="008B1793">
      <w:pPr>
        <w:pStyle w:val="ListParagraph"/>
        <w:numPr>
          <w:ilvl w:val="0"/>
          <w:numId w:val="18"/>
        </w:numPr>
      </w:pPr>
      <w:r>
        <w:t xml:space="preserve">There is complexity in nutrient management strategies related to nutrient proportions and forms, and managing only N or P can lead to unintended ecological consequences caused by availability of the other nutrient </w:t>
      </w:r>
      <w:r>
        <w:fldChar w:fldCharType="begin"/>
      </w:r>
      <w:r>
        <w:instrText xml:space="preserve"> ADDIN ZOTERO_ITEM CSL_CITATION {"citationID":"WVtMzZI3","properties":{"formattedCitation":"(Glibert, 2017)","plainCitation":"(Glibert, 2017)","noteIndex":0},"citationItems":[{"id":3605,"uris":["http://zotero.org/users/7424350/items/4F2FULMR"],"itemData":{"id":3605,"type":"article-journal","abstract":"Eutrophication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M."}],"issued":{"date-parts":[["2017",11,30]]}}}],"schema":"https://github.com/citation-style-language/schema/raw/master/csl-citation.json"} </w:instrText>
      </w:r>
      <w:r>
        <w:fldChar w:fldCharType="separate"/>
      </w:r>
      <w:r w:rsidRPr="00767269">
        <w:rPr>
          <w:rFonts w:ascii="Calibri" w:hAnsi="Calibri" w:cs="Calibri"/>
        </w:rPr>
        <w:t>(Glibert, 2017)</w:t>
      </w:r>
      <w:r>
        <w:fldChar w:fldCharType="end"/>
      </w:r>
      <w:r>
        <w:t>.</w:t>
      </w:r>
    </w:p>
    <w:p w14:paraId="68451279" w14:textId="1F5651FF" w:rsidR="00573C09" w:rsidRDefault="00573C09" w:rsidP="00573C09">
      <w:pPr>
        <w:pStyle w:val="ListParagraph"/>
        <w:numPr>
          <w:ilvl w:val="1"/>
          <w:numId w:val="18"/>
        </w:numPr>
      </w:pPr>
      <w:r>
        <w:t xml:space="preserve">Changing climate and other human-induced stressors will likely exacerbate eutrophication and the need for management. Assuming a single nutrient is limiting can lead 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3592">
        <w:rPr>
          <w:rFonts w:ascii="Calibri" w:hAnsi="Calibri" w:cs="Calibri"/>
        </w:rPr>
        <w:t>(Wurtsbaugh et al., 2019)</w:t>
      </w:r>
      <w:r>
        <w:fldChar w:fldCharType="end"/>
      </w:r>
      <w:r>
        <w:t xml:space="preserve">. </w:t>
      </w:r>
    </w:p>
    <w:p w14:paraId="5A42FDBD" w14:textId="777760C6" w:rsidR="00573C09" w:rsidRDefault="00573C09" w:rsidP="00573C09">
      <w:pPr>
        <w:pStyle w:val="ListParagraph"/>
        <w:numPr>
          <w:ilvl w:val="1"/>
          <w:numId w:val="18"/>
        </w:numPr>
        <w:rPr>
          <w:ins w:id="135" w:author="Kelsey Ruehling" w:date="2022-09-13T17:09:00Z"/>
        </w:rPr>
      </w:pPr>
      <w:r>
        <w:t xml:space="preserve">Connectivity of freshwaters across the landscape necessitates the need for stoichiometrically balanced nutrient management since along the continuum of freshwaters to the ocean, limitation may shift. 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070653">
        <w:rPr>
          <w:rFonts w:ascii="Calibri" w:hAnsi="Calibri" w:cs="Calibri"/>
        </w:rPr>
        <w:t>(Conley et al., 2009)</w:t>
      </w:r>
      <w:r>
        <w:fldChar w:fldCharType="end"/>
      </w:r>
      <w:r>
        <w:t>.</w:t>
      </w:r>
    </w:p>
    <w:p w14:paraId="39C878A7" w14:textId="5CFD42B0" w:rsidR="00EF7171" w:rsidRDefault="00EF7171">
      <w:pPr>
        <w:pStyle w:val="ListParagraph"/>
        <w:numPr>
          <w:ilvl w:val="0"/>
          <w:numId w:val="18"/>
        </w:numPr>
        <w:pPrChange w:id="136" w:author="Kelsey Ruehling" w:date="2022-09-13T17:09:00Z">
          <w:pPr>
            <w:pStyle w:val="ListParagraph"/>
            <w:numPr>
              <w:ilvl w:val="1"/>
              <w:numId w:val="18"/>
            </w:numPr>
            <w:ind w:left="1440" w:hanging="360"/>
          </w:pPr>
        </w:pPrChange>
      </w:pPr>
      <w:ins w:id="137" w:author="Kelsey Ruehling" w:date="2022-09-13T17:09:00Z">
        <w:r>
          <w:t>You may not have enough space in the document, but if you do want to end with something broad you can have a conclusion paragraph that summarizes that</w:t>
        </w:r>
      </w:ins>
      <w:ins w:id="138" w:author="Kelsey Ruehling" w:date="2022-09-13T17:10:00Z">
        <w:r>
          <w:t xml:space="preserve"> both N and P matter, that nutrient limitation varies both through space and time, and that future work should look at identifying why some of these shifts through time appear to be so large (and whether management interventions can help prevent large chan</w:t>
        </w:r>
      </w:ins>
      <w:ins w:id="139" w:author="Kelsey Ruehling" w:date="2022-09-13T17:11:00Z">
        <w:r>
          <w:t xml:space="preserve">ges toward eutrophic/hypereutrophic systems in the future). </w:t>
        </w:r>
      </w:ins>
    </w:p>
    <w:p w14:paraId="1DDDFC3C" w14:textId="08702D64" w:rsidR="00F01B93" w:rsidRDefault="00F01B93" w:rsidP="00573C09">
      <w:pPr>
        <w:pStyle w:val="Heading1"/>
      </w:pPr>
      <w:r>
        <w:lastRenderedPageBreak/>
        <w:t>Figures and Tables</w:t>
      </w:r>
    </w:p>
    <w:p w14:paraId="43910F1B" w14:textId="05B742ED" w:rsidR="00F01B93" w:rsidRDefault="00573C09" w:rsidP="001968F8">
      <w:r>
        <w:rPr>
          <w:noProof/>
        </w:rPr>
        <w:drawing>
          <wp:anchor distT="0" distB="0" distL="114300" distR="114300" simplePos="0" relativeHeight="251659264" behindDoc="1" locked="0" layoutInCell="1" allowOverlap="1" wp14:anchorId="70342894" wp14:editId="66D867F7">
            <wp:simplePos x="0" y="0"/>
            <wp:positionH relativeFrom="margin">
              <wp:align>right</wp:align>
            </wp:positionH>
            <wp:positionV relativeFrom="paragraph">
              <wp:posOffset>273050</wp:posOffset>
            </wp:positionV>
            <wp:extent cx="5848350" cy="4111625"/>
            <wp:effectExtent l="0" t="0" r="0" b="3175"/>
            <wp:wrapTight wrapText="bothSides">
              <wp:wrapPolygon edited="0">
                <wp:start x="0" y="0"/>
                <wp:lineTo x="0" y="21517"/>
                <wp:lineTo x="21530" y="21517"/>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8350" cy="4111625"/>
                    </a:xfrm>
                    <a:prstGeom prst="rect">
                      <a:avLst/>
                    </a:prstGeom>
                    <a:noFill/>
                    <a:ln>
                      <a:noFill/>
                    </a:ln>
                  </pic:spPr>
                </pic:pic>
              </a:graphicData>
            </a:graphic>
          </wp:anchor>
        </w:drawing>
      </w:r>
    </w:p>
    <w:p w14:paraId="081346F5" w14:textId="3957E252" w:rsidR="001968F8" w:rsidRDefault="001968F8" w:rsidP="001968F8"/>
    <w:p w14:paraId="67A061AA" w14:textId="75274CA7" w:rsidR="00F01B93" w:rsidRDefault="00F01B93" w:rsidP="001968F8"/>
    <w:p w14:paraId="48282DB7" w14:textId="5441CA49" w:rsidR="00F01B93" w:rsidRDefault="00F01B93" w:rsidP="001968F8"/>
    <w:p w14:paraId="5816709F" w14:textId="46B9D1C2" w:rsidR="00F01B93" w:rsidRDefault="00F01B93" w:rsidP="001968F8"/>
    <w:p w14:paraId="3649EDE6" w14:textId="7D245239" w:rsidR="00F01B93" w:rsidRDefault="00F01B93" w:rsidP="001968F8"/>
    <w:p w14:paraId="074282C8" w14:textId="2208BC33" w:rsidR="00F01B93" w:rsidRDefault="00F01B93" w:rsidP="001968F8"/>
    <w:p w14:paraId="1C07241C" w14:textId="628F38C4" w:rsidR="00F01B93" w:rsidRDefault="00573C09" w:rsidP="001968F8">
      <w:r>
        <w:rPr>
          <w:noProof/>
        </w:rPr>
        <w:lastRenderedPageBreak/>
        <w:drawing>
          <wp:anchor distT="0" distB="0" distL="114300" distR="114300" simplePos="0" relativeHeight="251658240" behindDoc="1" locked="0" layoutInCell="1" allowOverlap="1" wp14:anchorId="323AD79F" wp14:editId="565919B1">
            <wp:simplePos x="0" y="0"/>
            <wp:positionH relativeFrom="margin">
              <wp:posOffset>76200</wp:posOffset>
            </wp:positionH>
            <wp:positionV relativeFrom="paragraph">
              <wp:posOffset>0</wp:posOffset>
            </wp:positionV>
            <wp:extent cx="5943600" cy="4114165"/>
            <wp:effectExtent l="0" t="0" r="0" b="0"/>
            <wp:wrapTight wrapText="bothSides">
              <wp:wrapPolygon edited="0">
                <wp:start x="2077" y="2500"/>
                <wp:lineTo x="762" y="4301"/>
                <wp:lineTo x="762" y="4601"/>
                <wp:lineTo x="2285" y="5901"/>
                <wp:lineTo x="2631" y="5901"/>
                <wp:lineTo x="762" y="6701"/>
                <wp:lineTo x="762" y="7201"/>
                <wp:lineTo x="2492" y="7701"/>
                <wp:lineTo x="2700" y="9101"/>
                <wp:lineTo x="762" y="9101"/>
                <wp:lineTo x="762" y="9701"/>
                <wp:lineTo x="2908" y="10702"/>
                <wp:lineTo x="762" y="11602"/>
                <wp:lineTo x="762" y="12202"/>
                <wp:lineTo x="2631" y="12302"/>
                <wp:lineTo x="2285" y="13902"/>
                <wp:lineTo x="762" y="13902"/>
                <wp:lineTo x="762" y="14502"/>
                <wp:lineTo x="2077" y="15502"/>
                <wp:lineTo x="1385" y="16603"/>
                <wp:lineTo x="1592" y="17003"/>
                <wp:lineTo x="10800" y="17103"/>
                <wp:lineTo x="69" y="18103"/>
                <wp:lineTo x="69" y="18703"/>
                <wp:lineTo x="415" y="19003"/>
                <wp:lineTo x="17100" y="19003"/>
                <wp:lineTo x="17862" y="18703"/>
                <wp:lineTo x="17931" y="18403"/>
                <wp:lineTo x="16962" y="18103"/>
                <wp:lineTo x="10800" y="17103"/>
                <wp:lineTo x="14815" y="17003"/>
                <wp:lineTo x="15092" y="16703"/>
                <wp:lineTo x="14469" y="15502"/>
                <wp:lineTo x="16823" y="14502"/>
                <wp:lineTo x="16823" y="14202"/>
                <wp:lineTo x="14331" y="13902"/>
                <wp:lineTo x="16269" y="12302"/>
                <wp:lineTo x="16962" y="12302"/>
                <wp:lineTo x="19177" y="11102"/>
                <wp:lineTo x="19315" y="9601"/>
                <wp:lineTo x="18415" y="9101"/>
                <wp:lineTo x="20146" y="9101"/>
                <wp:lineTo x="21185" y="8801"/>
                <wp:lineTo x="21115" y="7501"/>
                <wp:lineTo x="15646" y="5901"/>
                <wp:lineTo x="16754" y="4801"/>
                <wp:lineTo x="16823" y="4501"/>
                <wp:lineTo x="15923" y="4301"/>
                <wp:lineTo x="15715" y="2500"/>
                <wp:lineTo x="2077" y="25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4114165"/>
                    </a:xfrm>
                    <a:prstGeom prst="rect">
                      <a:avLst/>
                    </a:prstGeom>
                    <a:noFill/>
                    <a:ln>
                      <a:noFill/>
                    </a:ln>
                  </pic:spPr>
                </pic:pic>
              </a:graphicData>
            </a:graphic>
          </wp:anchor>
        </w:drawing>
      </w:r>
    </w:p>
    <w:p w14:paraId="1805897E" w14:textId="227D6329" w:rsidR="00F01B93" w:rsidRDefault="00F01B93" w:rsidP="001968F8"/>
    <w:p w14:paraId="52053A13" w14:textId="36721037" w:rsidR="00F01B93" w:rsidRDefault="00F01B93" w:rsidP="001968F8"/>
    <w:p w14:paraId="4A80925A" w14:textId="675A72F6" w:rsidR="00F01B93" w:rsidRDefault="00F01B93" w:rsidP="001968F8"/>
    <w:p w14:paraId="3704E47E" w14:textId="4A691ED3" w:rsidR="00F01B93" w:rsidRDefault="00F01B93" w:rsidP="001968F8"/>
    <w:p w14:paraId="1436E721" w14:textId="32DE462A" w:rsidR="00F01B93" w:rsidRDefault="00F01B93" w:rsidP="001968F8"/>
    <w:p w14:paraId="4E4D46AE" w14:textId="4DE184FB" w:rsidR="00F01B93" w:rsidRDefault="00F01B93" w:rsidP="001968F8"/>
    <w:p w14:paraId="6C3AE9E7" w14:textId="35804DFC" w:rsidR="00F01B93" w:rsidRDefault="00F01B93" w:rsidP="001968F8"/>
    <w:p w14:paraId="591290DF" w14:textId="3385692C" w:rsidR="00F01B93" w:rsidRDefault="00F01B93" w:rsidP="001968F8"/>
    <w:p w14:paraId="6E645071" w14:textId="596E83AC" w:rsidR="00F01B93" w:rsidRDefault="00F01B93" w:rsidP="001968F8"/>
    <w:p w14:paraId="4E803D9C" w14:textId="30E5B249" w:rsidR="00F01B93" w:rsidRDefault="00F01B93" w:rsidP="001968F8"/>
    <w:p w14:paraId="2A790BF2" w14:textId="77777777" w:rsidR="00F01B93" w:rsidRDefault="00F01B93" w:rsidP="001968F8"/>
    <w:p w14:paraId="2DEE7286" w14:textId="75103295" w:rsidR="00F01B93" w:rsidRDefault="00F01B93" w:rsidP="001968F8"/>
    <w:p w14:paraId="00CCEF01" w14:textId="2E8119F6" w:rsidR="00F01B93" w:rsidRDefault="00B32192" w:rsidP="001968F8">
      <w:r>
        <w:rPr>
          <w:noProof/>
        </w:rPr>
        <w:drawing>
          <wp:anchor distT="0" distB="0" distL="114300" distR="114300" simplePos="0" relativeHeight="251661312" behindDoc="1" locked="0" layoutInCell="1" allowOverlap="1" wp14:anchorId="27683497" wp14:editId="29CDC923">
            <wp:simplePos x="0" y="0"/>
            <wp:positionH relativeFrom="margin">
              <wp:align>right</wp:align>
            </wp:positionH>
            <wp:positionV relativeFrom="paragraph">
              <wp:posOffset>227330</wp:posOffset>
            </wp:positionV>
            <wp:extent cx="5943600" cy="4114800"/>
            <wp:effectExtent l="0" t="0" r="0" b="0"/>
            <wp:wrapTight wrapText="bothSides">
              <wp:wrapPolygon edited="0">
                <wp:start x="2492" y="100"/>
                <wp:lineTo x="1592" y="1300"/>
                <wp:lineTo x="1592" y="1400"/>
                <wp:lineTo x="2492" y="1900"/>
                <wp:lineTo x="1800" y="2600"/>
                <wp:lineTo x="1108" y="3500"/>
                <wp:lineTo x="1108" y="3700"/>
                <wp:lineTo x="2354" y="5100"/>
                <wp:lineTo x="692" y="6000"/>
                <wp:lineTo x="69" y="6400"/>
                <wp:lineTo x="208" y="12000"/>
                <wp:lineTo x="1800" y="13100"/>
                <wp:lineTo x="2492" y="13100"/>
                <wp:lineTo x="1592" y="14500"/>
                <wp:lineTo x="1592" y="14700"/>
                <wp:lineTo x="2492" y="14700"/>
                <wp:lineTo x="2008" y="16300"/>
                <wp:lineTo x="969" y="16500"/>
                <wp:lineTo x="1038" y="17100"/>
                <wp:lineTo x="3738" y="17900"/>
                <wp:lineTo x="3738" y="18300"/>
                <wp:lineTo x="6438" y="19500"/>
                <wp:lineTo x="7269" y="19500"/>
                <wp:lineTo x="69" y="19900"/>
                <wp:lineTo x="138" y="21300"/>
                <wp:lineTo x="10938" y="21300"/>
                <wp:lineTo x="10938" y="21100"/>
                <wp:lineTo x="21531" y="20600"/>
                <wp:lineTo x="21531" y="19900"/>
                <wp:lineTo x="10385" y="19500"/>
                <wp:lineTo x="11492" y="19500"/>
                <wp:lineTo x="15023" y="18300"/>
                <wp:lineTo x="14954" y="17900"/>
                <wp:lineTo x="15577" y="16900"/>
                <wp:lineTo x="15577" y="16500"/>
                <wp:lineTo x="14954" y="16300"/>
                <wp:lineTo x="14954" y="14700"/>
                <wp:lineTo x="15577" y="14700"/>
                <wp:lineTo x="15577" y="14300"/>
                <wp:lineTo x="14954" y="13100"/>
                <wp:lineTo x="15577" y="12600"/>
                <wp:lineTo x="15577" y="12200"/>
                <wp:lineTo x="14954" y="11500"/>
                <wp:lineTo x="19385" y="10900"/>
                <wp:lineTo x="19385" y="10300"/>
                <wp:lineTo x="14954" y="9900"/>
                <wp:lineTo x="18831" y="9900"/>
                <wp:lineTo x="21254" y="9300"/>
                <wp:lineTo x="21323" y="8100"/>
                <wp:lineTo x="14954" y="6700"/>
                <wp:lineTo x="15577" y="6100"/>
                <wp:lineTo x="15577" y="5700"/>
                <wp:lineTo x="15023" y="5100"/>
                <wp:lineTo x="15646" y="3500"/>
                <wp:lineTo x="14954" y="1900"/>
                <wp:lineTo x="15577" y="1800"/>
                <wp:lineTo x="15577" y="1300"/>
                <wp:lineTo x="14954" y="100"/>
                <wp:lineTo x="2492" y="10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14:paraId="15027A5F" w14:textId="4FA9904D" w:rsidR="00F01B93" w:rsidRDefault="00F01B93" w:rsidP="001968F8"/>
    <w:p w14:paraId="4FEEB0C0" w14:textId="38FF2026" w:rsidR="00F01B93" w:rsidRDefault="00F01B93" w:rsidP="001968F8"/>
    <w:p w14:paraId="70A4ABFE" w14:textId="6EA03EFA" w:rsidR="00F01B93" w:rsidRDefault="00686B74" w:rsidP="001968F8">
      <w:r>
        <w:rPr>
          <w:noProof/>
        </w:rPr>
        <w:lastRenderedPageBreak/>
        <w:drawing>
          <wp:anchor distT="0" distB="0" distL="114300" distR="114300" simplePos="0" relativeHeight="251662336" behindDoc="1" locked="0" layoutInCell="1" allowOverlap="1" wp14:anchorId="149CF0AA" wp14:editId="2D911962">
            <wp:simplePos x="0" y="0"/>
            <wp:positionH relativeFrom="margin">
              <wp:align>right</wp:align>
            </wp:positionH>
            <wp:positionV relativeFrom="paragraph">
              <wp:posOffset>4111625</wp:posOffset>
            </wp:positionV>
            <wp:extent cx="5943600" cy="4114800"/>
            <wp:effectExtent l="0" t="0" r="0" b="0"/>
            <wp:wrapTight wrapText="bothSides">
              <wp:wrapPolygon edited="0">
                <wp:start x="0" y="0"/>
                <wp:lineTo x="0" y="21500"/>
                <wp:lineTo x="21531" y="21500"/>
                <wp:lineTo x="21531" y="0"/>
                <wp:lineTo x="0" y="0"/>
              </wp:wrapPolygon>
            </wp:wrapTight>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r w:rsidR="00F01B93">
        <w:rPr>
          <w:noProof/>
        </w:rPr>
        <w:drawing>
          <wp:anchor distT="0" distB="0" distL="114300" distR="114300" simplePos="0" relativeHeight="251660288" behindDoc="1" locked="0" layoutInCell="1" allowOverlap="1" wp14:anchorId="2A32C2ED" wp14:editId="4A21D158">
            <wp:simplePos x="0" y="0"/>
            <wp:positionH relativeFrom="margin">
              <wp:align>right</wp:align>
            </wp:positionH>
            <wp:positionV relativeFrom="paragraph">
              <wp:posOffset>0</wp:posOffset>
            </wp:positionV>
            <wp:extent cx="5943600" cy="4114800"/>
            <wp:effectExtent l="0" t="0" r="0" b="0"/>
            <wp:wrapTight wrapText="bothSides">
              <wp:wrapPolygon edited="0">
                <wp:start x="0" y="0"/>
                <wp:lineTo x="0" y="21500"/>
                <wp:lineTo x="21531" y="2150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14:paraId="25E6577D" w14:textId="3AB40749" w:rsidR="00F01B93" w:rsidRDefault="00686B74" w:rsidP="001968F8">
      <w:commentRangeStart w:id="140"/>
      <w:commentRangeStart w:id="141"/>
      <w:r>
        <w:rPr>
          <w:noProof/>
        </w:rPr>
        <w:lastRenderedPageBreak/>
        <w:drawing>
          <wp:inline distT="0" distB="0" distL="0" distR="0" wp14:anchorId="278858F5" wp14:editId="0A2E25CC">
            <wp:extent cx="5943600" cy="77724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commentRangeEnd w:id="140"/>
      <w:r w:rsidR="00E50255">
        <w:rPr>
          <w:rStyle w:val="CommentReference"/>
        </w:rPr>
        <w:commentReference w:id="140"/>
      </w:r>
      <w:commentRangeEnd w:id="141"/>
      <w:r w:rsidR="00E50255">
        <w:rPr>
          <w:rStyle w:val="CommentReference"/>
        </w:rPr>
        <w:commentReference w:id="141"/>
      </w:r>
    </w:p>
    <w:p w14:paraId="5B59003C" w14:textId="00EC4955" w:rsidR="00F01B93" w:rsidRDefault="00F01B93" w:rsidP="001968F8"/>
    <w:p w14:paraId="2193EF36" w14:textId="3ECCD17E" w:rsidR="00F01B93" w:rsidRDefault="00F01B93" w:rsidP="001968F8"/>
    <w:p w14:paraId="70733832" w14:textId="0C98E03B" w:rsidR="00F01B93" w:rsidRDefault="00F01B93" w:rsidP="001968F8"/>
    <w:p w14:paraId="1D749851" w14:textId="49CCAEC1" w:rsidR="00F01B93" w:rsidRDefault="00F01B93" w:rsidP="001968F8">
      <w:r>
        <w:rPr>
          <w:noProof/>
        </w:rPr>
        <w:drawing>
          <wp:inline distT="0" distB="0" distL="0" distR="0" wp14:anchorId="17003F68" wp14:editId="256FB703">
            <wp:extent cx="59436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06245E03" w14:textId="77777777" w:rsidR="00EE2ACD" w:rsidRDefault="00EE2ACD">
      <w:pPr>
        <w:sectPr w:rsidR="00EE2ACD">
          <w:pgSz w:w="12240" w:h="15840"/>
          <w:pgMar w:top="1440" w:right="1440" w:bottom="1440" w:left="1440" w:header="720" w:footer="720" w:gutter="0"/>
          <w:cols w:space="720"/>
          <w:docGrid w:linePitch="360"/>
        </w:sectPr>
      </w:pPr>
    </w:p>
    <w:p w14:paraId="41BF0E71" w14:textId="04B674BA" w:rsidR="00AC03F2" w:rsidRDefault="00AC03F2"/>
    <w:p w14:paraId="777EF64B" w14:textId="77777777" w:rsidR="00F01B93" w:rsidRDefault="00F01B93" w:rsidP="001968F8"/>
    <w:p w14:paraId="78793FC4" w14:textId="5158B0FC" w:rsidR="00A470ED" w:rsidRPr="00A470ED" w:rsidRDefault="00A470ED" w:rsidP="00A470ED">
      <w:pPr>
        <w:pStyle w:val="Caption"/>
        <w:keepNext/>
        <w:rPr>
          <w:sz w:val="22"/>
          <w:szCs w:val="22"/>
        </w:rPr>
      </w:pPr>
      <w:r w:rsidRPr="00A470ED">
        <w:rPr>
          <w:sz w:val="22"/>
          <w:szCs w:val="22"/>
        </w:rPr>
        <w:t xml:space="preserve">Table </w:t>
      </w:r>
      <w:r w:rsidRPr="00A470ED">
        <w:rPr>
          <w:sz w:val="22"/>
          <w:szCs w:val="22"/>
        </w:rPr>
        <w:fldChar w:fldCharType="begin"/>
      </w:r>
      <w:r w:rsidRPr="00A470ED">
        <w:rPr>
          <w:sz w:val="22"/>
          <w:szCs w:val="22"/>
        </w:rPr>
        <w:instrText xml:space="preserve"> SEQ Table \* ARABIC </w:instrText>
      </w:r>
      <w:r w:rsidRPr="00A470ED">
        <w:rPr>
          <w:sz w:val="22"/>
          <w:szCs w:val="22"/>
        </w:rPr>
        <w:fldChar w:fldCharType="separate"/>
      </w:r>
      <w:r w:rsidRPr="00A470ED">
        <w:rPr>
          <w:noProof/>
          <w:sz w:val="22"/>
          <w:szCs w:val="22"/>
        </w:rPr>
        <w:t>1</w:t>
      </w:r>
      <w:r w:rsidRPr="00A470ED">
        <w:rPr>
          <w:sz w:val="22"/>
          <w:szCs w:val="22"/>
        </w:rPr>
        <w:fldChar w:fldCharType="end"/>
      </w:r>
      <w:r>
        <w:rPr>
          <w:sz w:val="22"/>
          <w:szCs w:val="22"/>
        </w:rPr>
        <w:t>.</w:t>
      </w:r>
      <w:r w:rsidRPr="00A470ED">
        <w:rPr>
          <w:sz w:val="22"/>
          <w:szCs w:val="22"/>
        </w:rPr>
        <w:t xml:space="preserve"> Nutrient molar ratios and concentration thresholds used in limitation calculations.</w:t>
      </w:r>
    </w:p>
    <w:tbl>
      <w:tblPr>
        <w:tblStyle w:val="PlainTable5"/>
        <w:tblW w:w="14050" w:type="dxa"/>
        <w:tblInd w:w="-1095" w:type="dxa"/>
        <w:tblLook w:val="04A0" w:firstRow="1" w:lastRow="0" w:firstColumn="1" w:lastColumn="0" w:noHBand="0" w:noVBand="1"/>
      </w:tblPr>
      <w:tblGrid>
        <w:gridCol w:w="1443"/>
        <w:gridCol w:w="744"/>
        <w:gridCol w:w="716"/>
        <w:gridCol w:w="908"/>
        <w:gridCol w:w="744"/>
        <w:gridCol w:w="786"/>
        <w:gridCol w:w="663"/>
        <w:gridCol w:w="764"/>
        <w:gridCol w:w="830"/>
        <w:gridCol w:w="749"/>
        <w:gridCol w:w="733"/>
        <w:gridCol w:w="870"/>
        <w:gridCol w:w="744"/>
        <w:gridCol w:w="839"/>
        <w:gridCol w:w="839"/>
        <w:gridCol w:w="839"/>
        <w:gridCol w:w="839"/>
      </w:tblGrid>
      <w:tr w:rsidR="00A470ED" w:rsidRPr="00EE2ACD" w14:paraId="10BE84CD" w14:textId="77777777" w:rsidTr="00A470ED">
        <w:trPr>
          <w:cnfStyle w:val="100000000000" w:firstRow="1" w:lastRow="0" w:firstColumn="0" w:lastColumn="0" w:oddVBand="0" w:evenVBand="0" w:oddHBand="0" w:evenHBand="0" w:firstRowFirstColumn="0" w:firstRowLastColumn="0" w:lastRowFirstColumn="0" w:lastRowLastColumn="0"/>
          <w:trHeight w:val="980"/>
        </w:trPr>
        <w:tc>
          <w:tcPr>
            <w:cnfStyle w:val="001000000100" w:firstRow="0" w:lastRow="0" w:firstColumn="1" w:lastColumn="0" w:oddVBand="0" w:evenVBand="0" w:oddHBand="0" w:evenHBand="0" w:firstRowFirstColumn="1" w:firstRowLastColumn="0" w:lastRowFirstColumn="0" w:lastRowLastColumn="0"/>
            <w:tcW w:w="1443" w:type="dxa"/>
            <w:tcBorders>
              <w:bottom w:val="none" w:sz="0" w:space="0" w:color="auto"/>
              <w:right w:val="single" w:sz="4" w:space="0" w:color="auto"/>
            </w:tcBorders>
            <w:noWrap/>
            <w:hideMark/>
          </w:tcPr>
          <w:p w14:paraId="5E028F94" w14:textId="77777777" w:rsidR="00AC03F2" w:rsidRPr="00AC03F2" w:rsidRDefault="00AC03F2" w:rsidP="00AC03F2">
            <w:pPr>
              <w:rPr>
                <w:rFonts w:ascii="Calibri" w:eastAsia="Times New Roman" w:hAnsi="Calibri" w:cs="Calibri"/>
                <w:b/>
                <w:bCs/>
              </w:rPr>
            </w:pPr>
            <w:r w:rsidRPr="00AC03F2">
              <w:rPr>
                <w:rFonts w:ascii="Calibri" w:eastAsia="Times New Roman" w:hAnsi="Calibri" w:cs="Calibri"/>
                <w:b/>
                <w:bCs/>
              </w:rPr>
              <w:t> </w:t>
            </w:r>
          </w:p>
        </w:tc>
        <w:tc>
          <w:tcPr>
            <w:tcW w:w="1460" w:type="dxa"/>
            <w:gridSpan w:val="2"/>
            <w:tcBorders>
              <w:top w:val="single" w:sz="4" w:space="0" w:color="auto"/>
              <w:left w:val="single" w:sz="4" w:space="0" w:color="auto"/>
              <w:bottom w:val="none" w:sz="0" w:space="0" w:color="auto"/>
              <w:right w:val="single" w:sz="4" w:space="0" w:color="auto"/>
            </w:tcBorders>
            <w:hideMark/>
          </w:tcPr>
          <w:p w14:paraId="234B0C24"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Average DIN:TP molar ratio</w:t>
            </w:r>
          </w:p>
        </w:tc>
        <w:tc>
          <w:tcPr>
            <w:tcW w:w="1652" w:type="dxa"/>
            <w:gridSpan w:val="2"/>
            <w:tcBorders>
              <w:top w:val="single" w:sz="4" w:space="0" w:color="auto"/>
              <w:left w:val="single" w:sz="4" w:space="0" w:color="auto"/>
              <w:bottom w:val="none" w:sz="0" w:space="0" w:color="auto"/>
              <w:right w:val="single" w:sz="4" w:space="0" w:color="auto"/>
            </w:tcBorders>
            <w:hideMark/>
          </w:tcPr>
          <w:p w14:paraId="111D7FB9"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Average TN:TP molar ratio</w:t>
            </w:r>
          </w:p>
        </w:tc>
        <w:tc>
          <w:tcPr>
            <w:tcW w:w="1449" w:type="dxa"/>
            <w:gridSpan w:val="2"/>
            <w:tcBorders>
              <w:top w:val="single" w:sz="4" w:space="0" w:color="auto"/>
              <w:left w:val="single" w:sz="4" w:space="0" w:color="auto"/>
              <w:bottom w:val="none" w:sz="0" w:space="0" w:color="auto"/>
              <w:right w:val="single" w:sz="4" w:space="0" w:color="auto"/>
            </w:tcBorders>
            <w:hideMark/>
          </w:tcPr>
          <w:p w14:paraId="33B989FD"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DIN mg L-1 from all lakes </w:t>
            </w:r>
          </w:p>
        </w:tc>
        <w:tc>
          <w:tcPr>
            <w:tcW w:w="1594" w:type="dxa"/>
            <w:gridSpan w:val="2"/>
            <w:tcBorders>
              <w:top w:val="single" w:sz="4" w:space="0" w:color="auto"/>
              <w:left w:val="single" w:sz="4" w:space="0" w:color="auto"/>
              <w:bottom w:val="none" w:sz="0" w:space="0" w:color="auto"/>
              <w:right w:val="single" w:sz="4" w:space="0" w:color="auto"/>
            </w:tcBorders>
            <w:hideMark/>
          </w:tcPr>
          <w:p w14:paraId="6FEF8812"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482" w:type="dxa"/>
            <w:gridSpan w:val="2"/>
            <w:tcBorders>
              <w:top w:val="single" w:sz="4" w:space="0" w:color="auto"/>
              <w:left w:val="single" w:sz="4" w:space="0" w:color="auto"/>
              <w:bottom w:val="none" w:sz="0" w:space="0" w:color="auto"/>
              <w:right w:val="single" w:sz="4" w:space="0" w:color="auto"/>
            </w:tcBorders>
            <w:hideMark/>
          </w:tcPr>
          <w:p w14:paraId="53442096"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614" w:type="dxa"/>
            <w:gridSpan w:val="2"/>
            <w:tcBorders>
              <w:top w:val="single" w:sz="4" w:space="0" w:color="auto"/>
              <w:left w:val="single" w:sz="4" w:space="0" w:color="auto"/>
              <w:bottom w:val="none" w:sz="0" w:space="0" w:color="auto"/>
              <w:right w:val="single" w:sz="4" w:space="0" w:color="auto"/>
            </w:tcBorders>
            <w:hideMark/>
          </w:tcPr>
          <w:p w14:paraId="77A2F2AE"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lakes </w:t>
            </w:r>
          </w:p>
        </w:tc>
        <w:tc>
          <w:tcPr>
            <w:tcW w:w="1678" w:type="dxa"/>
            <w:gridSpan w:val="2"/>
            <w:tcBorders>
              <w:top w:val="single" w:sz="4" w:space="0" w:color="auto"/>
              <w:left w:val="single" w:sz="4" w:space="0" w:color="auto"/>
              <w:bottom w:val="none" w:sz="0" w:space="0" w:color="auto"/>
              <w:right w:val="single" w:sz="4" w:space="0" w:color="auto"/>
            </w:tcBorders>
            <w:hideMark/>
          </w:tcPr>
          <w:p w14:paraId="4144F565"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678" w:type="dxa"/>
            <w:gridSpan w:val="2"/>
            <w:tcBorders>
              <w:top w:val="single" w:sz="4" w:space="0" w:color="auto"/>
              <w:left w:val="single" w:sz="4" w:space="0" w:color="auto"/>
              <w:bottom w:val="none" w:sz="0" w:space="0" w:color="auto"/>
              <w:right w:val="single" w:sz="4" w:space="0" w:color="auto"/>
            </w:tcBorders>
            <w:hideMark/>
          </w:tcPr>
          <w:p w14:paraId="0D870B05"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0C21E6" w:rsidRPr="00EE2ACD" w14:paraId="606D5D32"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bottom w:val="single" w:sz="4" w:space="0" w:color="auto"/>
              <w:right w:val="single" w:sz="4" w:space="0" w:color="auto"/>
            </w:tcBorders>
            <w:noWrap/>
            <w:hideMark/>
          </w:tcPr>
          <w:p w14:paraId="77F978F9" w14:textId="3ADD245D" w:rsidR="00AC03F2" w:rsidRPr="00AC03F2" w:rsidRDefault="00AC03F2" w:rsidP="00AC03F2">
            <w:pPr>
              <w:rPr>
                <w:rFonts w:ascii="Calibri" w:eastAsia="Times New Roman" w:hAnsi="Calibri" w:cs="Calibri"/>
                <w:b/>
                <w:bCs/>
                <w:color w:val="000000"/>
              </w:rPr>
            </w:pPr>
          </w:p>
        </w:tc>
        <w:tc>
          <w:tcPr>
            <w:tcW w:w="744" w:type="dxa"/>
            <w:tcBorders>
              <w:left w:val="single" w:sz="4" w:space="0" w:color="auto"/>
              <w:bottom w:val="single" w:sz="4" w:space="0" w:color="auto"/>
            </w:tcBorders>
            <w:noWrap/>
            <w:hideMark/>
          </w:tcPr>
          <w:p w14:paraId="38A2D3C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16" w:type="dxa"/>
            <w:tcBorders>
              <w:bottom w:val="single" w:sz="4" w:space="0" w:color="auto"/>
              <w:right w:val="single" w:sz="4" w:space="0" w:color="auto"/>
            </w:tcBorders>
            <w:noWrap/>
            <w:hideMark/>
          </w:tcPr>
          <w:p w14:paraId="59A27126"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47DB9712"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44" w:type="dxa"/>
            <w:tcBorders>
              <w:bottom w:val="single" w:sz="4" w:space="0" w:color="auto"/>
              <w:right w:val="single" w:sz="4" w:space="0" w:color="auto"/>
            </w:tcBorders>
            <w:noWrap/>
            <w:hideMark/>
          </w:tcPr>
          <w:p w14:paraId="4E3F6654"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86" w:type="dxa"/>
            <w:tcBorders>
              <w:left w:val="single" w:sz="4" w:space="0" w:color="auto"/>
              <w:bottom w:val="single" w:sz="4" w:space="0" w:color="auto"/>
            </w:tcBorders>
            <w:noWrap/>
            <w:hideMark/>
          </w:tcPr>
          <w:p w14:paraId="714587B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663" w:type="dxa"/>
            <w:tcBorders>
              <w:bottom w:val="single" w:sz="4" w:space="0" w:color="auto"/>
              <w:right w:val="single" w:sz="4" w:space="0" w:color="auto"/>
            </w:tcBorders>
            <w:noWrap/>
            <w:hideMark/>
          </w:tcPr>
          <w:p w14:paraId="13748A9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64" w:type="dxa"/>
            <w:tcBorders>
              <w:left w:val="single" w:sz="4" w:space="0" w:color="auto"/>
              <w:bottom w:val="single" w:sz="4" w:space="0" w:color="auto"/>
            </w:tcBorders>
            <w:noWrap/>
            <w:hideMark/>
          </w:tcPr>
          <w:p w14:paraId="78F4A5BA"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0" w:type="dxa"/>
            <w:tcBorders>
              <w:bottom w:val="single" w:sz="4" w:space="0" w:color="auto"/>
              <w:right w:val="single" w:sz="4" w:space="0" w:color="auto"/>
            </w:tcBorders>
            <w:noWrap/>
            <w:hideMark/>
          </w:tcPr>
          <w:p w14:paraId="5C86D49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49" w:type="dxa"/>
            <w:tcBorders>
              <w:left w:val="single" w:sz="4" w:space="0" w:color="auto"/>
              <w:bottom w:val="single" w:sz="4" w:space="0" w:color="auto"/>
            </w:tcBorders>
            <w:noWrap/>
            <w:hideMark/>
          </w:tcPr>
          <w:p w14:paraId="3B96A72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33" w:type="dxa"/>
            <w:tcBorders>
              <w:bottom w:val="single" w:sz="4" w:space="0" w:color="auto"/>
              <w:right w:val="single" w:sz="4" w:space="0" w:color="auto"/>
            </w:tcBorders>
            <w:noWrap/>
            <w:hideMark/>
          </w:tcPr>
          <w:p w14:paraId="1D977E8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70" w:type="dxa"/>
            <w:tcBorders>
              <w:left w:val="single" w:sz="4" w:space="0" w:color="auto"/>
              <w:bottom w:val="single" w:sz="4" w:space="0" w:color="auto"/>
            </w:tcBorders>
            <w:noWrap/>
            <w:hideMark/>
          </w:tcPr>
          <w:p w14:paraId="57DCCD97"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44" w:type="dxa"/>
            <w:tcBorders>
              <w:bottom w:val="single" w:sz="4" w:space="0" w:color="auto"/>
              <w:right w:val="single" w:sz="4" w:space="0" w:color="auto"/>
            </w:tcBorders>
            <w:noWrap/>
            <w:hideMark/>
          </w:tcPr>
          <w:p w14:paraId="4CC7F292"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39" w:type="dxa"/>
            <w:tcBorders>
              <w:left w:val="single" w:sz="4" w:space="0" w:color="auto"/>
              <w:bottom w:val="single" w:sz="4" w:space="0" w:color="auto"/>
            </w:tcBorders>
            <w:noWrap/>
            <w:hideMark/>
          </w:tcPr>
          <w:p w14:paraId="2DB1A747"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9" w:type="dxa"/>
            <w:tcBorders>
              <w:bottom w:val="single" w:sz="4" w:space="0" w:color="auto"/>
              <w:right w:val="single" w:sz="4" w:space="0" w:color="auto"/>
            </w:tcBorders>
            <w:noWrap/>
            <w:hideMark/>
          </w:tcPr>
          <w:p w14:paraId="136B1946"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39" w:type="dxa"/>
            <w:tcBorders>
              <w:left w:val="single" w:sz="4" w:space="0" w:color="auto"/>
              <w:bottom w:val="single" w:sz="4" w:space="0" w:color="auto"/>
            </w:tcBorders>
            <w:noWrap/>
            <w:hideMark/>
          </w:tcPr>
          <w:p w14:paraId="0EB55B0A"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9" w:type="dxa"/>
            <w:tcBorders>
              <w:bottom w:val="single" w:sz="4" w:space="0" w:color="auto"/>
              <w:right w:val="single" w:sz="4" w:space="0" w:color="auto"/>
            </w:tcBorders>
            <w:noWrap/>
            <w:hideMark/>
          </w:tcPr>
          <w:p w14:paraId="5E72427B"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0C21E6" w:rsidRPr="00EE2ACD" w14:paraId="3E3A4D92" w14:textId="77777777" w:rsidTr="00A470ED">
        <w:trPr>
          <w:trHeight w:val="398"/>
        </w:trPr>
        <w:tc>
          <w:tcPr>
            <w:cnfStyle w:val="001000000000" w:firstRow="0" w:lastRow="0" w:firstColumn="1" w:lastColumn="0" w:oddVBand="0" w:evenVBand="0" w:oddHBand="0" w:evenHBand="0" w:firstRowFirstColumn="0" w:firstRowLastColumn="0" w:lastRowFirstColumn="0" w:lastRowLastColumn="0"/>
            <w:tcW w:w="1443" w:type="dxa"/>
            <w:tcBorders>
              <w:top w:val="single" w:sz="4" w:space="0" w:color="auto"/>
              <w:right w:val="single" w:sz="4" w:space="0" w:color="auto"/>
            </w:tcBorders>
            <w:noWrap/>
            <w:hideMark/>
          </w:tcPr>
          <w:p w14:paraId="5E9D324F"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744" w:type="dxa"/>
            <w:tcBorders>
              <w:top w:val="single" w:sz="4" w:space="0" w:color="auto"/>
              <w:left w:val="single" w:sz="4" w:space="0" w:color="auto"/>
            </w:tcBorders>
            <w:noWrap/>
            <w:hideMark/>
          </w:tcPr>
          <w:p w14:paraId="4F9FF729" w14:textId="20FABA2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21.54</w:t>
            </w:r>
          </w:p>
        </w:tc>
        <w:tc>
          <w:tcPr>
            <w:tcW w:w="716" w:type="dxa"/>
            <w:tcBorders>
              <w:top w:val="single" w:sz="4" w:space="0" w:color="auto"/>
              <w:right w:val="single" w:sz="4" w:space="0" w:color="auto"/>
            </w:tcBorders>
            <w:noWrap/>
            <w:hideMark/>
          </w:tcPr>
          <w:p w14:paraId="46D9C067" w14:textId="04EC3C4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3.99</w:t>
            </w:r>
          </w:p>
        </w:tc>
        <w:tc>
          <w:tcPr>
            <w:tcW w:w="908" w:type="dxa"/>
            <w:tcBorders>
              <w:top w:val="single" w:sz="4" w:space="0" w:color="auto"/>
              <w:left w:val="single" w:sz="4" w:space="0" w:color="auto"/>
            </w:tcBorders>
            <w:noWrap/>
            <w:hideMark/>
          </w:tcPr>
          <w:p w14:paraId="2AB70776" w14:textId="6A52C6A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108.49</w:t>
            </w:r>
          </w:p>
        </w:tc>
        <w:tc>
          <w:tcPr>
            <w:tcW w:w="744" w:type="dxa"/>
            <w:tcBorders>
              <w:top w:val="single" w:sz="4" w:space="0" w:color="auto"/>
              <w:right w:val="single" w:sz="4" w:space="0" w:color="auto"/>
            </w:tcBorders>
            <w:noWrap/>
            <w:hideMark/>
          </w:tcPr>
          <w:p w14:paraId="4AA5FDC0" w14:textId="136C324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62.62</w:t>
            </w:r>
          </w:p>
        </w:tc>
        <w:tc>
          <w:tcPr>
            <w:tcW w:w="786" w:type="dxa"/>
            <w:tcBorders>
              <w:top w:val="single" w:sz="4" w:space="0" w:color="auto"/>
              <w:left w:val="single" w:sz="4" w:space="0" w:color="auto"/>
            </w:tcBorders>
            <w:noWrap/>
            <w:hideMark/>
          </w:tcPr>
          <w:p w14:paraId="5D049E51" w14:textId="6C66DEC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top w:val="single" w:sz="4" w:space="0" w:color="auto"/>
              <w:right w:val="single" w:sz="4" w:space="0" w:color="auto"/>
            </w:tcBorders>
            <w:noWrap/>
            <w:hideMark/>
          </w:tcPr>
          <w:p w14:paraId="153A7507" w14:textId="6989342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top w:val="single" w:sz="4" w:space="0" w:color="auto"/>
              <w:left w:val="single" w:sz="4" w:space="0" w:color="auto"/>
            </w:tcBorders>
            <w:noWrap/>
            <w:hideMark/>
          </w:tcPr>
          <w:p w14:paraId="7EA83AB9" w14:textId="3BDA7EA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top w:val="single" w:sz="4" w:space="0" w:color="auto"/>
              <w:right w:val="single" w:sz="4" w:space="0" w:color="auto"/>
            </w:tcBorders>
            <w:noWrap/>
            <w:hideMark/>
          </w:tcPr>
          <w:p w14:paraId="16E1B95B" w14:textId="0B81531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top w:val="single" w:sz="4" w:space="0" w:color="auto"/>
              <w:left w:val="single" w:sz="4" w:space="0" w:color="auto"/>
            </w:tcBorders>
            <w:noWrap/>
            <w:hideMark/>
          </w:tcPr>
          <w:p w14:paraId="6C908C22" w14:textId="5667B49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top w:val="single" w:sz="4" w:space="0" w:color="auto"/>
              <w:right w:val="single" w:sz="4" w:space="0" w:color="auto"/>
            </w:tcBorders>
            <w:noWrap/>
            <w:hideMark/>
          </w:tcPr>
          <w:p w14:paraId="005CD769" w14:textId="0467E7A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top w:val="single" w:sz="4" w:space="0" w:color="auto"/>
              <w:left w:val="single" w:sz="4" w:space="0" w:color="auto"/>
            </w:tcBorders>
            <w:noWrap/>
            <w:hideMark/>
          </w:tcPr>
          <w:p w14:paraId="04C08FB8" w14:textId="7F01D14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4.75</w:t>
            </w:r>
          </w:p>
        </w:tc>
        <w:tc>
          <w:tcPr>
            <w:tcW w:w="744" w:type="dxa"/>
            <w:tcBorders>
              <w:top w:val="single" w:sz="4" w:space="0" w:color="auto"/>
              <w:right w:val="single" w:sz="4" w:space="0" w:color="auto"/>
            </w:tcBorders>
            <w:noWrap/>
            <w:hideMark/>
          </w:tcPr>
          <w:p w14:paraId="6A563EA3" w14:textId="7536870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8.16</w:t>
            </w:r>
          </w:p>
        </w:tc>
        <w:tc>
          <w:tcPr>
            <w:tcW w:w="839" w:type="dxa"/>
            <w:tcBorders>
              <w:top w:val="single" w:sz="4" w:space="0" w:color="auto"/>
              <w:left w:val="single" w:sz="4" w:space="0" w:color="auto"/>
            </w:tcBorders>
            <w:noWrap/>
            <w:hideMark/>
          </w:tcPr>
          <w:p w14:paraId="09ADF5A8" w14:textId="28BAADA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11.00</w:t>
            </w:r>
          </w:p>
        </w:tc>
        <w:tc>
          <w:tcPr>
            <w:tcW w:w="839" w:type="dxa"/>
            <w:tcBorders>
              <w:top w:val="single" w:sz="4" w:space="0" w:color="auto"/>
              <w:right w:val="single" w:sz="4" w:space="0" w:color="auto"/>
            </w:tcBorders>
            <w:noWrap/>
            <w:hideMark/>
          </w:tcPr>
          <w:p w14:paraId="71B5D3B8" w14:textId="672551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13.66</w:t>
            </w:r>
          </w:p>
        </w:tc>
        <w:tc>
          <w:tcPr>
            <w:tcW w:w="839" w:type="dxa"/>
            <w:tcBorders>
              <w:top w:val="single" w:sz="4" w:space="0" w:color="auto"/>
              <w:left w:val="single" w:sz="4" w:space="0" w:color="auto"/>
            </w:tcBorders>
            <w:noWrap/>
            <w:hideMark/>
          </w:tcPr>
          <w:p w14:paraId="678821B1" w14:textId="0BC2072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7.88</w:t>
            </w:r>
          </w:p>
        </w:tc>
        <w:tc>
          <w:tcPr>
            <w:tcW w:w="839" w:type="dxa"/>
            <w:tcBorders>
              <w:top w:val="single" w:sz="4" w:space="0" w:color="auto"/>
              <w:right w:val="single" w:sz="4" w:space="0" w:color="auto"/>
            </w:tcBorders>
            <w:noWrap/>
            <w:hideMark/>
          </w:tcPr>
          <w:p w14:paraId="6C817A36" w14:textId="0AC976B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10.91</w:t>
            </w:r>
          </w:p>
        </w:tc>
      </w:tr>
      <w:tr w:rsidR="000C21E6" w:rsidRPr="00EE2ACD" w14:paraId="518F6574"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5DBEBFDD"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744" w:type="dxa"/>
            <w:tcBorders>
              <w:left w:val="single" w:sz="4" w:space="0" w:color="auto"/>
            </w:tcBorders>
            <w:noWrap/>
            <w:hideMark/>
          </w:tcPr>
          <w:p w14:paraId="79D37BB7" w14:textId="0D5C2EB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38.07</w:t>
            </w:r>
          </w:p>
        </w:tc>
        <w:tc>
          <w:tcPr>
            <w:tcW w:w="716" w:type="dxa"/>
            <w:tcBorders>
              <w:right w:val="single" w:sz="4" w:space="0" w:color="auto"/>
            </w:tcBorders>
            <w:noWrap/>
            <w:hideMark/>
          </w:tcPr>
          <w:p w14:paraId="413E140A" w14:textId="6140E5F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14.14</w:t>
            </w:r>
          </w:p>
        </w:tc>
        <w:tc>
          <w:tcPr>
            <w:tcW w:w="908" w:type="dxa"/>
            <w:tcBorders>
              <w:left w:val="single" w:sz="4" w:space="0" w:color="auto"/>
            </w:tcBorders>
            <w:noWrap/>
            <w:hideMark/>
          </w:tcPr>
          <w:p w14:paraId="0593A784" w14:textId="2734E88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96.36</w:t>
            </w:r>
          </w:p>
        </w:tc>
        <w:tc>
          <w:tcPr>
            <w:tcW w:w="744" w:type="dxa"/>
            <w:tcBorders>
              <w:right w:val="single" w:sz="4" w:space="0" w:color="auto"/>
            </w:tcBorders>
            <w:noWrap/>
            <w:hideMark/>
          </w:tcPr>
          <w:p w14:paraId="0C8E2B4D" w14:textId="61FCC0F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61.84</w:t>
            </w:r>
          </w:p>
        </w:tc>
        <w:tc>
          <w:tcPr>
            <w:tcW w:w="786" w:type="dxa"/>
            <w:tcBorders>
              <w:left w:val="single" w:sz="4" w:space="0" w:color="auto"/>
            </w:tcBorders>
            <w:noWrap/>
            <w:hideMark/>
          </w:tcPr>
          <w:p w14:paraId="451FF33A" w14:textId="1C54B319"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right w:val="single" w:sz="4" w:space="0" w:color="auto"/>
            </w:tcBorders>
            <w:noWrap/>
            <w:hideMark/>
          </w:tcPr>
          <w:p w14:paraId="75C2D222" w14:textId="367B1FE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4E0448EE" w14:textId="7BBF339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156E9F91" w14:textId="0720F3E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left w:val="single" w:sz="4" w:space="0" w:color="auto"/>
            </w:tcBorders>
            <w:noWrap/>
            <w:hideMark/>
          </w:tcPr>
          <w:p w14:paraId="4FEC2DA1" w14:textId="40522A6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329F5CEB" w14:textId="2DA2E4F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26BC7EA3" w14:textId="31F780C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7.38</w:t>
            </w:r>
          </w:p>
        </w:tc>
        <w:tc>
          <w:tcPr>
            <w:tcW w:w="744" w:type="dxa"/>
            <w:tcBorders>
              <w:right w:val="single" w:sz="4" w:space="0" w:color="auto"/>
            </w:tcBorders>
            <w:noWrap/>
            <w:hideMark/>
          </w:tcPr>
          <w:p w14:paraId="2852EFD5" w14:textId="5B6B5779"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9.94</w:t>
            </w:r>
          </w:p>
        </w:tc>
        <w:tc>
          <w:tcPr>
            <w:tcW w:w="839" w:type="dxa"/>
            <w:tcBorders>
              <w:left w:val="single" w:sz="4" w:space="0" w:color="auto"/>
            </w:tcBorders>
            <w:noWrap/>
            <w:hideMark/>
          </w:tcPr>
          <w:p w14:paraId="10C79633" w14:textId="7FB7D03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10.00</w:t>
            </w:r>
          </w:p>
        </w:tc>
        <w:tc>
          <w:tcPr>
            <w:tcW w:w="839" w:type="dxa"/>
            <w:tcBorders>
              <w:right w:val="single" w:sz="4" w:space="0" w:color="auto"/>
            </w:tcBorders>
            <w:noWrap/>
            <w:hideMark/>
          </w:tcPr>
          <w:p w14:paraId="53D9D182" w14:textId="1ED1293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16.37</w:t>
            </w:r>
          </w:p>
        </w:tc>
        <w:tc>
          <w:tcPr>
            <w:tcW w:w="839" w:type="dxa"/>
            <w:tcBorders>
              <w:left w:val="single" w:sz="4" w:space="0" w:color="auto"/>
            </w:tcBorders>
            <w:noWrap/>
            <w:hideMark/>
          </w:tcPr>
          <w:p w14:paraId="66473DCB" w14:textId="6662550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8.69</w:t>
            </w:r>
          </w:p>
        </w:tc>
        <w:tc>
          <w:tcPr>
            <w:tcW w:w="839" w:type="dxa"/>
            <w:tcBorders>
              <w:right w:val="single" w:sz="4" w:space="0" w:color="auto"/>
            </w:tcBorders>
            <w:noWrap/>
            <w:hideMark/>
          </w:tcPr>
          <w:p w14:paraId="561A7F38" w14:textId="6B0D350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13.15</w:t>
            </w:r>
          </w:p>
        </w:tc>
      </w:tr>
      <w:tr w:rsidR="00A470ED" w:rsidRPr="00EE2ACD" w14:paraId="6DF8B3DE"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0533F261"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744" w:type="dxa"/>
            <w:tcBorders>
              <w:left w:val="single" w:sz="4" w:space="0" w:color="auto"/>
            </w:tcBorders>
            <w:noWrap/>
            <w:hideMark/>
          </w:tcPr>
          <w:p w14:paraId="34E6218C" w14:textId="7AF9771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4.42</w:t>
            </w:r>
          </w:p>
        </w:tc>
        <w:tc>
          <w:tcPr>
            <w:tcW w:w="716" w:type="dxa"/>
            <w:tcBorders>
              <w:right w:val="single" w:sz="4" w:space="0" w:color="auto"/>
            </w:tcBorders>
            <w:noWrap/>
            <w:hideMark/>
          </w:tcPr>
          <w:p w14:paraId="7BA1B513" w14:textId="6744FBB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5.90</w:t>
            </w:r>
          </w:p>
        </w:tc>
        <w:tc>
          <w:tcPr>
            <w:tcW w:w="908" w:type="dxa"/>
            <w:tcBorders>
              <w:left w:val="single" w:sz="4" w:space="0" w:color="auto"/>
            </w:tcBorders>
            <w:noWrap/>
            <w:hideMark/>
          </w:tcPr>
          <w:p w14:paraId="05AC831B" w14:textId="4C73EEB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43.78</w:t>
            </w:r>
          </w:p>
        </w:tc>
        <w:tc>
          <w:tcPr>
            <w:tcW w:w="744" w:type="dxa"/>
            <w:tcBorders>
              <w:right w:val="single" w:sz="4" w:space="0" w:color="auto"/>
            </w:tcBorders>
            <w:noWrap/>
            <w:hideMark/>
          </w:tcPr>
          <w:p w14:paraId="462E572F" w14:textId="121108C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46.17</w:t>
            </w:r>
          </w:p>
        </w:tc>
        <w:tc>
          <w:tcPr>
            <w:tcW w:w="786" w:type="dxa"/>
            <w:tcBorders>
              <w:left w:val="single" w:sz="4" w:space="0" w:color="auto"/>
            </w:tcBorders>
            <w:noWrap/>
            <w:hideMark/>
          </w:tcPr>
          <w:p w14:paraId="7AD37EA3" w14:textId="2F3B9A1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1EAE27E1" w14:textId="3486CBC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1A3CB589" w14:textId="181F161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260D1799" w14:textId="2D6EDDF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left w:val="single" w:sz="4" w:space="0" w:color="auto"/>
            </w:tcBorders>
            <w:noWrap/>
            <w:hideMark/>
          </w:tcPr>
          <w:p w14:paraId="5F4EFF5A" w14:textId="5C033FC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74A7176E" w14:textId="55C77AF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493ABAD7" w14:textId="1CDAD29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28.25</w:t>
            </w:r>
          </w:p>
        </w:tc>
        <w:tc>
          <w:tcPr>
            <w:tcW w:w="744" w:type="dxa"/>
            <w:tcBorders>
              <w:right w:val="single" w:sz="4" w:space="0" w:color="auto"/>
            </w:tcBorders>
            <w:noWrap/>
            <w:hideMark/>
          </w:tcPr>
          <w:p w14:paraId="6D1EA8E3" w14:textId="0CF436A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24.61</w:t>
            </w:r>
          </w:p>
        </w:tc>
        <w:tc>
          <w:tcPr>
            <w:tcW w:w="839" w:type="dxa"/>
            <w:tcBorders>
              <w:left w:val="single" w:sz="4" w:space="0" w:color="auto"/>
            </w:tcBorders>
            <w:noWrap/>
            <w:hideMark/>
          </w:tcPr>
          <w:p w14:paraId="4C42040D" w14:textId="590F8F4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36.00</w:t>
            </w:r>
          </w:p>
        </w:tc>
        <w:tc>
          <w:tcPr>
            <w:tcW w:w="839" w:type="dxa"/>
            <w:tcBorders>
              <w:right w:val="single" w:sz="4" w:space="0" w:color="auto"/>
            </w:tcBorders>
            <w:noWrap/>
            <w:hideMark/>
          </w:tcPr>
          <w:p w14:paraId="1BA23CAB" w14:textId="09E909D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24.73</w:t>
            </w:r>
          </w:p>
        </w:tc>
        <w:tc>
          <w:tcPr>
            <w:tcW w:w="839" w:type="dxa"/>
            <w:tcBorders>
              <w:left w:val="single" w:sz="4" w:space="0" w:color="auto"/>
            </w:tcBorders>
            <w:noWrap/>
            <w:hideMark/>
          </w:tcPr>
          <w:p w14:paraId="39FE2CB6" w14:textId="1390DCB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32.13</w:t>
            </w:r>
          </w:p>
        </w:tc>
        <w:tc>
          <w:tcPr>
            <w:tcW w:w="839" w:type="dxa"/>
            <w:tcBorders>
              <w:right w:val="single" w:sz="4" w:space="0" w:color="auto"/>
            </w:tcBorders>
            <w:noWrap/>
            <w:hideMark/>
          </w:tcPr>
          <w:p w14:paraId="67060B9F" w14:textId="063095E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24.67</w:t>
            </w:r>
          </w:p>
        </w:tc>
      </w:tr>
      <w:tr w:rsidR="000C21E6" w:rsidRPr="00EE2ACD" w14:paraId="5ECC6CB5"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79193512"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744" w:type="dxa"/>
            <w:tcBorders>
              <w:left w:val="single" w:sz="4" w:space="0" w:color="auto"/>
            </w:tcBorders>
            <w:noWrap/>
            <w:hideMark/>
          </w:tcPr>
          <w:p w14:paraId="5715E342" w14:textId="0176A77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6.34</w:t>
            </w:r>
          </w:p>
        </w:tc>
        <w:tc>
          <w:tcPr>
            <w:tcW w:w="716" w:type="dxa"/>
            <w:tcBorders>
              <w:right w:val="single" w:sz="4" w:space="0" w:color="auto"/>
            </w:tcBorders>
            <w:noWrap/>
            <w:hideMark/>
          </w:tcPr>
          <w:p w14:paraId="7DBC2E38" w14:textId="5A2D8706"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6.67</w:t>
            </w:r>
          </w:p>
        </w:tc>
        <w:tc>
          <w:tcPr>
            <w:tcW w:w="908" w:type="dxa"/>
            <w:tcBorders>
              <w:left w:val="single" w:sz="4" w:space="0" w:color="auto"/>
            </w:tcBorders>
            <w:noWrap/>
            <w:hideMark/>
          </w:tcPr>
          <w:p w14:paraId="374612FB" w14:textId="1E691FC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46.14</w:t>
            </w:r>
          </w:p>
        </w:tc>
        <w:tc>
          <w:tcPr>
            <w:tcW w:w="744" w:type="dxa"/>
            <w:tcBorders>
              <w:right w:val="single" w:sz="4" w:space="0" w:color="auto"/>
            </w:tcBorders>
            <w:noWrap/>
            <w:hideMark/>
          </w:tcPr>
          <w:p w14:paraId="1652EBBF" w14:textId="158584D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46.36</w:t>
            </w:r>
          </w:p>
        </w:tc>
        <w:tc>
          <w:tcPr>
            <w:tcW w:w="786" w:type="dxa"/>
            <w:tcBorders>
              <w:left w:val="single" w:sz="4" w:space="0" w:color="auto"/>
            </w:tcBorders>
            <w:noWrap/>
            <w:hideMark/>
          </w:tcPr>
          <w:p w14:paraId="062AB995" w14:textId="352A4B9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301E4FA3" w14:textId="024282E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4" w:type="dxa"/>
            <w:tcBorders>
              <w:left w:val="single" w:sz="4" w:space="0" w:color="auto"/>
            </w:tcBorders>
            <w:noWrap/>
            <w:hideMark/>
          </w:tcPr>
          <w:p w14:paraId="15E1F722" w14:textId="5C62777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0.14</w:t>
            </w:r>
          </w:p>
        </w:tc>
        <w:tc>
          <w:tcPr>
            <w:tcW w:w="830" w:type="dxa"/>
            <w:tcBorders>
              <w:right w:val="single" w:sz="4" w:space="0" w:color="auto"/>
            </w:tcBorders>
            <w:noWrap/>
            <w:hideMark/>
          </w:tcPr>
          <w:p w14:paraId="18D2A1CE" w14:textId="6DD0EC4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49" w:type="dxa"/>
            <w:tcBorders>
              <w:left w:val="single" w:sz="4" w:space="0" w:color="auto"/>
            </w:tcBorders>
            <w:noWrap/>
            <w:hideMark/>
          </w:tcPr>
          <w:p w14:paraId="63961621" w14:textId="18C670F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0.08</w:t>
            </w:r>
          </w:p>
        </w:tc>
        <w:tc>
          <w:tcPr>
            <w:tcW w:w="733" w:type="dxa"/>
            <w:tcBorders>
              <w:right w:val="single" w:sz="4" w:space="0" w:color="auto"/>
            </w:tcBorders>
            <w:noWrap/>
            <w:hideMark/>
          </w:tcPr>
          <w:p w14:paraId="0FDBD5F8" w14:textId="3CC70F5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70" w:type="dxa"/>
            <w:tcBorders>
              <w:left w:val="single" w:sz="4" w:space="0" w:color="auto"/>
            </w:tcBorders>
            <w:noWrap/>
            <w:hideMark/>
          </w:tcPr>
          <w:p w14:paraId="7FAC46BC" w14:textId="07A3B78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33.75</w:t>
            </w:r>
          </w:p>
        </w:tc>
        <w:tc>
          <w:tcPr>
            <w:tcW w:w="744" w:type="dxa"/>
            <w:tcBorders>
              <w:right w:val="single" w:sz="4" w:space="0" w:color="auto"/>
            </w:tcBorders>
            <w:noWrap/>
            <w:hideMark/>
          </w:tcPr>
          <w:p w14:paraId="0F228A9E" w14:textId="643304D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35.15</w:t>
            </w:r>
          </w:p>
        </w:tc>
        <w:tc>
          <w:tcPr>
            <w:tcW w:w="839" w:type="dxa"/>
            <w:tcBorders>
              <w:left w:val="single" w:sz="4" w:space="0" w:color="auto"/>
            </w:tcBorders>
            <w:noWrap/>
            <w:hideMark/>
          </w:tcPr>
          <w:p w14:paraId="3B2C8DAA" w14:textId="5C5A5FB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80.50</w:t>
            </w:r>
          </w:p>
        </w:tc>
        <w:tc>
          <w:tcPr>
            <w:tcW w:w="839" w:type="dxa"/>
            <w:tcBorders>
              <w:right w:val="single" w:sz="4" w:space="0" w:color="auto"/>
            </w:tcBorders>
            <w:noWrap/>
            <w:hideMark/>
          </w:tcPr>
          <w:p w14:paraId="37438A6D" w14:textId="798A5A0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49.75</w:t>
            </w:r>
          </w:p>
        </w:tc>
        <w:tc>
          <w:tcPr>
            <w:tcW w:w="839" w:type="dxa"/>
            <w:tcBorders>
              <w:left w:val="single" w:sz="4" w:space="0" w:color="auto"/>
            </w:tcBorders>
            <w:noWrap/>
            <w:hideMark/>
          </w:tcPr>
          <w:p w14:paraId="35223F01" w14:textId="672892E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57.13</w:t>
            </w:r>
          </w:p>
        </w:tc>
        <w:tc>
          <w:tcPr>
            <w:tcW w:w="839" w:type="dxa"/>
            <w:tcBorders>
              <w:right w:val="single" w:sz="4" w:space="0" w:color="auto"/>
            </w:tcBorders>
            <w:noWrap/>
            <w:hideMark/>
          </w:tcPr>
          <w:p w14:paraId="7DD7E72C" w14:textId="1B5A8E6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42.45</w:t>
            </w:r>
          </w:p>
        </w:tc>
      </w:tr>
      <w:tr w:rsidR="00A470ED" w:rsidRPr="00EE2ACD" w14:paraId="397E9B2B"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637340FB"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744" w:type="dxa"/>
            <w:tcBorders>
              <w:left w:val="single" w:sz="4" w:space="0" w:color="auto"/>
            </w:tcBorders>
            <w:noWrap/>
            <w:hideMark/>
          </w:tcPr>
          <w:p w14:paraId="5790C63B" w14:textId="4B6228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17.81</w:t>
            </w:r>
          </w:p>
        </w:tc>
        <w:tc>
          <w:tcPr>
            <w:tcW w:w="716" w:type="dxa"/>
            <w:tcBorders>
              <w:right w:val="single" w:sz="4" w:space="0" w:color="auto"/>
            </w:tcBorders>
            <w:noWrap/>
            <w:hideMark/>
          </w:tcPr>
          <w:p w14:paraId="6811B899" w14:textId="14D1643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13.83</w:t>
            </w:r>
          </w:p>
        </w:tc>
        <w:tc>
          <w:tcPr>
            <w:tcW w:w="908" w:type="dxa"/>
            <w:tcBorders>
              <w:left w:val="single" w:sz="4" w:space="0" w:color="auto"/>
            </w:tcBorders>
            <w:noWrap/>
            <w:hideMark/>
          </w:tcPr>
          <w:p w14:paraId="0AE3A665" w14:textId="056589E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132.50</w:t>
            </w:r>
          </w:p>
        </w:tc>
        <w:tc>
          <w:tcPr>
            <w:tcW w:w="744" w:type="dxa"/>
            <w:tcBorders>
              <w:right w:val="single" w:sz="4" w:space="0" w:color="auto"/>
            </w:tcBorders>
            <w:noWrap/>
            <w:hideMark/>
          </w:tcPr>
          <w:p w14:paraId="5A7317E1" w14:textId="488381B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88.94</w:t>
            </w:r>
          </w:p>
        </w:tc>
        <w:tc>
          <w:tcPr>
            <w:tcW w:w="786" w:type="dxa"/>
            <w:tcBorders>
              <w:left w:val="single" w:sz="4" w:space="0" w:color="auto"/>
            </w:tcBorders>
            <w:noWrap/>
            <w:hideMark/>
          </w:tcPr>
          <w:p w14:paraId="0C67EC81" w14:textId="416C216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09E8DB92" w14:textId="2149CD6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453C2730" w14:textId="52D30BE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30" w:type="dxa"/>
            <w:tcBorders>
              <w:right w:val="single" w:sz="4" w:space="0" w:color="auto"/>
            </w:tcBorders>
            <w:noWrap/>
            <w:hideMark/>
          </w:tcPr>
          <w:p w14:paraId="2FB82A4A" w14:textId="7F9A605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0.64</w:t>
            </w:r>
          </w:p>
        </w:tc>
        <w:tc>
          <w:tcPr>
            <w:tcW w:w="749" w:type="dxa"/>
            <w:tcBorders>
              <w:left w:val="single" w:sz="4" w:space="0" w:color="auto"/>
            </w:tcBorders>
            <w:noWrap/>
            <w:hideMark/>
          </w:tcPr>
          <w:p w14:paraId="473B2828" w14:textId="0626E11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33" w:type="dxa"/>
            <w:tcBorders>
              <w:right w:val="single" w:sz="4" w:space="0" w:color="auto"/>
            </w:tcBorders>
            <w:noWrap/>
            <w:hideMark/>
          </w:tcPr>
          <w:p w14:paraId="4380671D" w14:textId="62A9C73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0.32</w:t>
            </w:r>
          </w:p>
        </w:tc>
        <w:tc>
          <w:tcPr>
            <w:tcW w:w="870" w:type="dxa"/>
            <w:tcBorders>
              <w:left w:val="single" w:sz="4" w:space="0" w:color="auto"/>
            </w:tcBorders>
            <w:noWrap/>
            <w:hideMark/>
          </w:tcPr>
          <w:p w14:paraId="3000A28C" w14:textId="743A26C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8.00</w:t>
            </w:r>
          </w:p>
        </w:tc>
        <w:tc>
          <w:tcPr>
            <w:tcW w:w="744" w:type="dxa"/>
            <w:tcBorders>
              <w:right w:val="single" w:sz="4" w:space="0" w:color="auto"/>
            </w:tcBorders>
            <w:noWrap/>
            <w:hideMark/>
          </w:tcPr>
          <w:p w14:paraId="236894A0" w14:textId="764408F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13.37</w:t>
            </w:r>
          </w:p>
        </w:tc>
        <w:tc>
          <w:tcPr>
            <w:tcW w:w="839" w:type="dxa"/>
            <w:tcBorders>
              <w:left w:val="single" w:sz="4" w:space="0" w:color="auto"/>
            </w:tcBorders>
            <w:noWrap/>
            <w:hideMark/>
          </w:tcPr>
          <w:p w14:paraId="7E1A87B3" w14:textId="5CBFA5D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9.50</w:t>
            </w:r>
          </w:p>
        </w:tc>
        <w:tc>
          <w:tcPr>
            <w:tcW w:w="839" w:type="dxa"/>
            <w:tcBorders>
              <w:right w:val="single" w:sz="4" w:space="0" w:color="auto"/>
            </w:tcBorders>
            <w:noWrap/>
            <w:hideMark/>
          </w:tcPr>
          <w:p w14:paraId="5AD4EC77" w14:textId="208BEE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33.35</w:t>
            </w:r>
          </w:p>
        </w:tc>
        <w:tc>
          <w:tcPr>
            <w:tcW w:w="839" w:type="dxa"/>
            <w:tcBorders>
              <w:left w:val="single" w:sz="4" w:space="0" w:color="auto"/>
            </w:tcBorders>
            <w:noWrap/>
            <w:hideMark/>
          </w:tcPr>
          <w:p w14:paraId="3580769C" w14:textId="7BFE141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8.75</w:t>
            </w:r>
          </w:p>
        </w:tc>
        <w:tc>
          <w:tcPr>
            <w:tcW w:w="839" w:type="dxa"/>
            <w:tcBorders>
              <w:right w:val="single" w:sz="4" w:space="0" w:color="auto"/>
            </w:tcBorders>
            <w:noWrap/>
            <w:hideMark/>
          </w:tcPr>
          <w:p w14:paraId="1C530F4C" w14:textId="26FC731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23.36</w:t>
            </w:r>
          </w:p>
        </w:tc>
      </w:tr>
      <w:tr w:rsidR="000C21E6" w:rsidRPr="00EE2ACD" w14:paraId="6756E5D7"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4913A22D"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744" w:type="dxa"/>
            <w:tcBorders>
              <w:left w:val="single" w:sz="4" w:space="0" w:color="auto"/>
            </w:tcBorders>
            <w:noWrap/>
            <w:hideMark/>
          </w:tcPr>
          <w:p w14:paraId="11418539" w14:textId="3765078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4.43</w:t>
            </w:r>
          </w:p>
        </w:tc>
        <w:tc>
          <w:tcPr>
            <w:tcW w:w="716" w:type="dxa"/>
            <w:tcBorders>
              <w:right w:val="single" w:sz="4" w:space="0" w:color="auto"/>
            </w:tcBorders>
            <w:noWrap/>
            <w:hideMark/>
          </w:tcPr>
          <w:p w14:paraId="19A08C43" w14:textId="2B74E09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23.89</w:t>
            </w:r>
          </w:p>
        </w:tc>
        <w:tc>
          <w:tcPr>
            <w:tcW w:w="908" w:type="dxa"/>
            <w:tcBorders>
              <w:left w:val="single" w:sz="4" w:space="0" w:color="auto"/>
            </w:tcBorders>
            <w:noWrap/>
            <w:hideMark/>
          </w:tcPr>
          <w:p w14:paraId="3F31B4CA" w14:textId="62CF655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48.86</w:t>
            </w:r>
          </w:p>
        </w:tc>
        <w:tc>
          <w:tcPr>
            <w:tcW w:w="744" w:type="dxa"/>
            <w:tcBorders>
              <w:right w:val="single" w:sz="4" w:space="0" w:color="auto"/>
            </w:tcBorders>
            <w:noWrap/>
            <w:hideMark/>
          </w:tcPr>
          <w:p w14:paraId="70F18A0A" w14:textId="38BDFA3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67.02</w:t>
            </w:r>
          </w:p>
        </w:tc>
        <w:tc>
          <w:tcPr>
            <w:tcW w:w="786" w:type="dxa"/>
            <w:tcBorders>
              <w:left w:val="single" w:sz="4" w:space="0" w:color="auto"/>
            </w:tcBorders>
            <w:noWrap/>
            <w:hideMark/>
          </w:tcPr>
          <w:p w14:paraId="7D49879B" w14:textId="0FFCC22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663" w:type="dxa"/>
            <w:tcBorders>
              <w:right w:val="single" w:sz="4" w:space="0" w:color="auto"/>
            </w:tcBorders>
            <w:noWrap/>
            <w:hideMark/>
          </w:tcPr>
          <w:p w14:paraId="08E44DC2" w14:textId="3C1AFF0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4" w:type="dxa"/>
            <w:tcBorders>
              <w:left w:val="single" w:sz="4" w:space="0" w:color="auto"/>
            </w:tcBorders>
            <w:noWrap/>
            <w:hideMark/>
          </w:tcPr>
          <w:p w14:paraId="3987B61D" w14:textId="625C2845" w:rsidR="00A470ED" w:rsidRPr="00AC03F2" w:rsidRDefault="00A470ED"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30" w:type="dxa"/>
            <w:tcBorders>
              <w:right w:val="single" w:sz="4" w:space="0" w:color="auto"/>
            </w:tcBorders>
            <w:noWrap/>
            <w:hideMark/>
          </w:tcPr>
          <w:p w14:paraId="26623793" w14:textId="0006E94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49" w:type="dxa"/>
            <w:tcBorders>
              <w:left w:val="single" w:sz="4" w:space="0" w:color="auto"/>
            </w:tcBorders>
            <w:noWrap/>
            <w:hideMark/>
          </w:tcPr>
          <w:p w14:paraId="20FACF5B" w14:textId="031E5F7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33" w:type="dxa"/>
            <w:tcBorders>
              <w:right w:val="single" w:sz="4" w:space="0" w:color="auto"/>
            </w:tcBorders>
            <w:noWrap/>
            <w:hideMark/>
          </w:tcPr>
          <w:p w14:paraId="50F19E70" w14:textId="135B14E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870" w:type="dxa"/>
            <w:tcBorders>
              <w:left w:val="single" w:sz="4" w:space="0" w:color="auto"/>
            </w:tcBorders>
            <w:noWrap/>
            <w:hideMark/>
          </w:tcPr>
          <w:p w14:paraId="60581A5C" w14:textId="468BBED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744" w:type="dxa"/>
            <w:tcBorders>
              <w:right w:val="single" w:sz="4" w:space="0" w:color="auto"/>
            </w:tcBorders>
            <w:noWrap/>
            <w:hideMark/>
          </w:tcPr>
          <w:p w14:paraId="2EF815F0" w14:textId="2757DE4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48.22</w:t>
            </w:r>
          </w:p>
        </w:tc>
        <w:tc>
          <w:tcPr>
            <w:tcW w:w="839" w:type="dxa"/>
            <w:tcBorders>
              <w:left w:val="single" w:sz="4" w:space="0" w:color="auto"/>
            </w:tcBorders>
            <w:noWrap/>
            <w:hideMark/>
          </w:tcPr>
          <w:p w14:paraId="7E6E5BD8" w14:textId="6BA7C074" w:rsidR="00A470ED" w:rsidRPr="00AC03F2" w:rsidRDefault="00A470ED"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39" w:type="dxa"/>
            <w:tcBorders>
              <w:right w:val="single" w:sz="4" w:space="0" w:color="auto"/>
            </w:tcBorders>
            <w:noWrap/>
            <w:hideMark/>
          </w:tcPr>
          <w:p w14:paraId="6AC66E7E" w14:textId="1633E695"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275.62</w:t>
            </w:r>
          </w:p>
        </w:tc>
        <w:tc>
          <w:tcPr>
            <w:tcW w:w="839" w:type="dxa"/>
            <w:tcBorders>
              <w:left w:val="single" w:sz="4" w:space="0" w:color="auto"/>
            </w:tcBorders>
            <w:noWrap/>
            <w:hideMark/>
          </w:tcPr>
          <w:p w14:paraId="5989CFE2" w14:textId="0491C02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839" w:type="dxa"/>
            <w:tcBorders>
              <w:right w:val="single" w:sz="4" w:space="0" w:color="auto"/>
            </w:tcBorders>
            <w:noWrap/>
            <w:hideMark/>
          </w:tcPr>
          <w:p w14:paraId="16F8F189" w14:textId="4CFA43B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161.92</w:t>
            </w:r>
          </w:p>
        </w:tc>
      </w:tr>
      <w:tr w:rsidR="00A470ED" w:rsidRPr="00EE2ACD" w14:paraId="7BA0859D"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0BBC577A"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744" w:type="dxa"/>
            <w:tcBorders>
              <w:left w:val="single" w:sz="4" w:space="0" w:color="auto"/>
            </w:tcBorders>
            <w:noWrap/>
            <w:hideMark/>
          </w:tcPr>
          <w:p w14:paraId="5374AC26" w14:textId="1037293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3.61</w:t>
            </w:r>
          </w:p>
        </w:tc>
        <w:tc>
          <w:tcPr>
            <w:tcW w:w="716" w:type="dxa"/>
            <w:tcBorders>
              <w:right w:val="single" w:sz="4" w:space="0" w:color="auto"/>
            </w:tcBorders>
            <w:noWrap/>
            <w:hideMark/>
          </w:tcPr>
          <w:p w14:paraId="3DFD1CEC" w14:textId="416C278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1.99</w:t>
            </w:r>
          </w:p>
        </w:tc>
        <w:tc>
          <w:tcPr>
            <w:tcW w:w="908" w:type="dxa"/>
            <w:tcBorders>
              <w:left w:val="single" w:sz="4" w:space="0" w:color="auto"/>
            </w:tcBorders>
            <w:noWrap/>
            <w:hideMark/>
          </w:tcPr>
          <w:p w14:paraId="324B71E3" w14:textId="12417C6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41.37</w:t>
            </w:r>
          </w:p>
        </w:tc>
        <w:tc>
          <w:tcPr>
            <w:tcW w:w="744" w:type="dxa"/>
            <w:tcBorders>
              <w:right w:val="single" w:sz="4" w:space="0" w:color="auto"/>
            </w:tcBorders>
            <w:noWrap/>
            <w:hideMark/>
          </w:tcPr>
          <w:p w14:paraId="135CD760" w14:textId="7A8E560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37.89</w:t>
            </w:r>
          </w:p>
        </w:tc>
        <w:tc>
          <w:tcPr>
            <w:tcW w:w="786" w:type="dxa"/>
            <w:tcBorders>
              <w:left w:val="single" w:sz="4" w:space="0" w:color="auto"/>
            </w:tcBorders>
            <w:noWrap/>
            <w:hideMark/>
          </w:tcPr>
          <w:p w14:paraId="6BBF4368" w14:textId="014230FF"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2389DC34" w14:textId="349D08C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7AD16E42" w14:textId="61200EB6"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30" w:type="dxa"/>
            <w:tcBorders>
              <w:right w:val="single" w:sz="4" w:space="0" w:color="auto"/>
            </w:tcBorders>
            <w:noWrap/>
            <w:hideMark/>
          </w:tcPr>
          <w:p w14:paraId="4F7FE318" w14:textId="4C7542F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749" w:type="dxa"/>
            <w:tcBorders>
              <w:left w:val="single" w:sz="4" w:space="0" w:color="auto"/>
            </w:tcBorders>
            <w:noWrap/>
            <w:hideMark/>
          </w:tcPr>
          <w:p w14:paraId="7837F924" w14:textId="2629FBE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33" w:type="dxa"/>
            <w:tcBorders>
              <w:right w:val="single" w:sz="4" w:space="0" w:color="auto"/>
            </w:tcBorders>
            <w:noWrap/>
            <w:hideMark/>
          </w:tcPr>
          <w:p w14:paraId="165DC9B9" w14:textId="68C66BF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70" w:type="dxa"/>
            <w:tcBorders>
              <w:left w:val="single" w:sz="4" w:space="0" w:color="auto"/>
            </w:tcBorders>
            <w:noWrap/>
            <w:hideMark/>
          </w:tcPr>
          <w:p w14:paraId="27108A90" w14:textId="6BBF558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24.00</w:t>
            </w:r>
          </w:p>
        </w:tc>
        <w:tc>
          <w:tcPr>
            <w:tcW w:w="744" w:type="dxa"/>
            <w:tcBorders>
              <w:right w:val="single" w:sz="4" w:space="0" w:color="auto"/>
            </w:tcBorders>
            <w:noWrap/>
            <w:hideMark/>
          </w:tcPr>
          <w:p w14:paraId="40A06D4F" w14:textId="040BAE1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25.89</w:t>
            </w:r>
          </w:p>
        </w:tc>
        <w:tc>
          <w:tcPr>
            <w:tcW w:w="839" w:type="dxa"/>
            <w:tcBorders>
              <w:left w:val="single" w:sz="4" w:space="0" w:color="auto"/>
            </w:tcBorders>
            <w:noWrap/>
            <w:hideMark/>
          </w:tcPr>
          <w:p w14:paraId="658E55F9" w14:textId="0A4B6D2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533.75</w:t>
            </w:r>
          </w:p>
        </w:tc>
        <w:tc>
          <w:tcPr>
            <w:tcW w:w="839" w:type="dxa"/>
            <w:tcBorders>
              <w:right w:val="single" w:sz="4" w:space="0" w:color="auto"/>
            </w:tcBorders>
            <w:noWrap/>
            <w:hideMark/>
          </w:tcPr>
          <w:p w14:paraId="20852F57" w14:textId="4AB3EE6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55.12</w:t>
            </w:r>
          </w:p>
        </w:tc>
        <w:tc>
          <w:tcPr>
            <w:tcW w:w="839" w:type="dxa"/>
            <w:tcBorders>
              <w:left w:val="single" w:sz="4" w:space="0" w:color="auto"/>
            </w:tcBorders>
            <w:noWrap/>
            <w:hideMark/>
          </w:tcPr>
          <w:p w14:paraId="3075D614" w14:textId="46B685C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278.88</w:t>
            </w:r>
          </w:p>
        </w:tc>
        <w:tc>
          <w:tcPr>
            <w:tcW w:w="839" w:type="dxa"/>
            <w:tcBorders>
              <w:right w:val="single" w:sz="4" w:space="0" w:color="auto"/>
            </w:tcBorders>
            <w:noWrap/>
            <w:hideMark/>
          </w:tcPr>
          <w:p w14:paraId="33A27CF5" w14:textId="634BB02F"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40.50</w:t>
            </w:r>
          </w:p>
        </w:tc>
      </w:tr>
      <w:tr w:rsidR="000C21E6" w:rsidRPr="00EE2ACD" w14:paraId="582C6AC9"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5832C43B"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744" w:type="dxa"/>
            <w:tcBorders>
              <w:left w:val="single" w:sz="4" w:space="0" w:color="auto"/>
            </w:tcBorders>
            <w:noWrap/>
            <w:hideMark/>
          </w:tcPr>
          <w:p w14:paraId="2E9EF05D" w14:textId="0FE640E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29.05</w:t>
            </w:r>
          </w:p>
        </w:tc>
        <w:tc>
          <w:tcPr>
            <w:tcW w:w="716" w:type="dxa"/>
            <w:tcBorders>
              <w:right w:val="single" w:sz="4" w:space="0" w:color="auto"/>
            </w:tcBorders>
            <w:noWrap/>
            <w:hideMark/>
          </w:tcPr>
          <w:p w14:paraId="2277ECF7" w14:textId="54EBAF6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6.45</w:t>
            </w:r>
          </w:p>
        </w:tc>
        <w:tc>
          <w:tcPr>
            <w:tcW w:w="908" w:type="dxa"/>
            <w:tcBorders>
              <w:left w:val="single" w:sz="4" w:space="0" w:color="auto"/>
            </w:tcBorders>
            <w:noWrap/>
            <w:hideMark/>
          </w:tcPr>
          <w:p w14:paraId="6DCA76A7" w14:textId="41F73A5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78.38</w:t>
            </w:r>
          </w:p>
        </w:tc>
        <w:tc>
          <w:tcPr>
            <w:tcW w:w="744" w:type="dxa"/>
            <w:tcBorders>
              <w:right w:val="single" w:sz="4" w:space="0" w:color="auto"/>
            </w:tcBorders>
            <w:noWrap/>
            <w:hideMark/>
          </w:tcPr>
          <w:p w14:paraId="0B36C3FB" w14:textId="4236D7E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43.61</w:t>
            </w:r>
          </w:p>
        </w:tc>
        <w:tc>
          <w:tcPr>
            <w:tcW w:w="786" w:type="dxa"/>
            <w:tcBorders>
              <w:left w:val="single" w:sz="4" w:space="0" w:color="auto"/>
            </w:tcBorders>
            <w:noWrap/>
            <w:hideMark/>
          </w:tcPr>
          <w:p w14:paraId="4F092975" w14:textId="55B7162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2D884CF7" w14:textId="230C9DA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60FD62F1" w14:textId="688C2C3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73C98EC4" w14:textId="596DE5A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49" w:type="dxa"/>
            <w:tcBorders>
              <w:left w:val="single" w:sz="4" w:space="0" w:color="auto"/>
            </w:tcBorders>
            <w:noWrap/>
            <w:hideMark/>
          </w:tcPr>
          <w:p w14:paraId="1676DF87" w14:textId="714DC65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696A0E4A" w14:textId="56504E2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24B31B54" w14:textId="591A492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15.00</w:t>
            </w:r>
          </w:p>
        </w:tc>
        <w:tc>
          <w:tcPr>
            <w:tcW w:w="744" w:type="dxa"/>
            <w:tcBorders>
              <w:right w:val="single" w:sz="4" w:space="0" w:color="auto"/>
            </w:tcBorders>
            <w:noWrap/>
            <w:hideMark/>
          </w:tcPr>
          <w:p w14:paraId="062C3551" w14:textId="7884977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19.10</w:t>
            </w:r>
          </w:p>
        </w:tc>
        <w:tc>
          <w:tcPr>
            <w:tcW w:w="839" w:type="dxa"/>
            <w:tcBorders>
              <w:left w:val="single" w:sz="4" w:space="0" w:color="auto"/>
            </w:tcBorders>
            <w:noWrap/>
            <w:hideMark/>
          </w:tcPr>
          <w:p w14:paraId="6906290F" w14:textId="1B40F27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48.25</w:t>
            </w:r>
          </w:p>
        </w:tc>
        <w:tc>
          <w:tcPr>
            <w:tcW w:w="839" w:type="dxa"/>
            <w:tcBorders>
              <w:right w:val="single" w:sz="4" w:space="0" w:color="auto"/>
            </w:tcBorders>
            <w:noWrap/>
            <w:hideMark/>
          </w:tcPr>
          <w:p w14:paraId="2C620CFA" w14:textId="0DC29B8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21.51</w:t>
            </w:r>
          </w:p>
        </w:tc>
        <w:tc>
          <w:tcPr>
            <w:tcW w:w="839" w:type="dxa"/>
            <w:tcBorders>
              <w:left w:val="single" w:sz="4" w:space="0" w:color="auto"/>
            </w:tcBorders>
            <w:noWrap/>
            <w:hideMark/>
          </w:tcPr>
          <w:p w14:paraId="48989535" w14:textId="5264819A"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31.63</w:t>
            </w:r>
          </w:p>
        </w:tc>
        <w:tc>
          <w:tcPr>
            <w:tcW w:w="839" w:type="dxa"/>
            <w:tcBorders>
              <w:right w:val="single" w:sz="4" w:space="0" w:color="auto"/>
            </w:tcBorders>
            <w:noWrap/>
            <w:hideMark/>
          </w:tcPr>
          <w:p w14:paraId="20A0E98C" w14:textId="6F69D43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20.30</w:t>
            </w:r>
          </w:p>
        </w:tc>
      </w:tr>
      <w:tr w:rsidR="000C21E6" w:rsidRPr="00EE2ACD" w14:paraId="2ECCCE59" w14:textId="77777777" w:rsidTr="00A470ED">
        <w:trPr>
          <w:trHeight w:val="351"/>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3B099370"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744" w:type="dxa"/>
            <w:tcBorders>
              <w:left w:val="single" w:sz="4" w:space="0" w:color="auto"/>
              <w:bottom w:val="single" w:sz="4" w:space="0" w:color="auto"/>
            </w:tcBorders>
            <w:noWrap/>
            <w:hideMark/>
          </w:tcPr>
          <w:p w14:paraId="7969F12C" w14:textId="04B736E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15.16</w:t>
            </w:r>
          </w:p>
        </w:tc>
        <w:tc>
          <w:tcPr>
            <w:tcW w:w="716" w:type="dxa"/>
            <w:tcBorders>
              <w:bottom w:val="single" w:sz="4" w:space="0" w:color="auto"/>
              <w:right w:val="single" w:sz="4" w:space="0" w:color="auto"/>
            </w:tcBorders>
            <w:noWrap/>
            <w:hideMark/>
          </w:tcPr>
          <w:p w14:paraId="70561BBE" w14:textId="5191348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4.38</w:t>
            </w:r>
          </w:p>
        </w:tc>
        <w:tc>
          <w:tcPr>
            <w:tcW w:w="908" w:type="dxa"/>
            <w:tcBorders>
              <w:left w:val="single" w:sz="4" w:space="0" w:color="auto"/>
              <w:bottom w:val="single" w:sz="4" w:space="0" w:color="auto"/>
            </w:tcBorders>
            <w:noWrap/>
            <w:hideMark/>
          </w:tcPr>
          <w:p w14:paraId="3273447B" w14:textId="49821900"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71.70</w:t>
            </w:r>
          </w:p>
        </w:tc>
        <w:tc>
          <w:tcPr>
            <w:tcW w:w="744" w:type="dxa"/>
            <w:tcBorders>
              <w:bottom w:val="single" w:sz="4" w:space="0" w:color="auto"/>
              <w:right w:val="single" w:sz="4" w:space="0" w:color="auto"/>
            </w:tcBorders>
            <w:noWrap/>
            <w:hideMark/>
          </w:tcPr>
          <w:p w14:paraId="0B16F149" w14:textId="3FCE351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44.22</w:t>
            </w:r>
          </w:p>
        </w:tc>
        <w:tc>
          <w:tcPr>
            <w:tcW w:w="786" w:type="dxa"/>
            <w:tcBorders>
              <w:left w:val="single" w:sz="4" w:space="0" w:color="auto"/>
              <w:bottom w:val="single" w:sz="4" w:space="0" w:color="auto"/>
            </w:tcBorders>
            <w:noWrap/>
            <w:hideMark/>
          </w:tcPr>
          <w:p w14:paraId="0A3345C1" w14:textId="62E82C5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bottom w:val="single" w:sz="4" w:space="0" w:color="auto"/>
              <w:right w:val="single" w:sz="4" w:space="0" w:color="auto"/>
            </w:tcBorders>
            <w:noWrap/>
            <w:hideMark/>
          </w:tcPr>
          <w:p w14:paraId="6C07B47C" w14:textId="3478D67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bottom w:val="single" w:sz="4" w:space="0" w:color="auto"/>
            </w:tcBorders>
            <w:noWrap/>
            <w:hideMark/>
          </w:tcPr>
          <w:p w14:paraId="7EA3DBCD" w14:textId="3389899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30" w:type="dxa"/>
            <w:tcBorders>
              <w:bottom w:val="single" w:sz="4" w:space="0" w:color="auto"/>
              <w:right w:val="single" w:sz="4" w:space="0" w:color="auto"/>
            </w:tcBorders>
            <w:noWrap/>
            <w:hideMark/>
          </w:tcPr>
          <w:p w14:paraId="6F3430E5" w14:textId="03F2216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49" w:type="dxa"/>
            <w:tcBorders>
              <w:left w:val="single" w:sz="4" w:space="0" w:color="auto"/>
              <w:bottom w:val="single" w:sz="4" w:space="0" w:color="auto"/>
            </w:tcBorders>
            <w:noWrap/>
            <w:hideMark/>
          </w:tcPr>
          <w:p w14:paraId="4044B0E9" w14:textId="363876F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33" w:type="dxa"/>
            <w:tcBorders>
              <w:bottom w:val="single" w:sz="4" w:space="0" w:color="auto"/>
              <w:right w:val="single" w:sz="4" w:space="0" w:color="auto"/>
            </w:tcBorders>
            <w:noWrap/>
            <w:hideMark/>
          </w:tcPr>
          <w:p w14:paraId="2643ADE4" w14:textId="47D57DF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bottom w:val="single" w:sz="4" w:space="0" w:color="auto"/>
            </w:tcBorders>
            <w:noWrap/>
            <w:hideMark/>
          </w:tcPr>
          <w:p w14:paraId="0D72D61A" w14:textId="16ABBEE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744" w:type="dxa"/>
            <w:tcBorders>
              <w:bottom w:val="single" w:sz="4" w:space="0" w:color="auto"/>
              <w:right w:val="single" w:sz="4" w:space="0" w:color="auto"/>
            </w:tcBorders>
            <w:noWrap/>
            <w:hideMark/>
          </w:tcPr>
          <w:p w14:paraId="098C67DC" w14:textId="530A701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9.60</w:t>
            </w:r>
          </w:p>
        </w:tc>
        <w:tc>
          <w:tcPr>
            <w:tcW w:w="839" w:type="dxa"/>
            <w:tcBorders>
              <w:left w:val="single" w:sz="4" w:space="0" w:color="auto"/>
              <w:bottom w:val="single" w:sz="4" w:space="0" w:color="auto"/>
            </w:tcBorders>
            <w:noWrap/>
            <w:hideMark/>
          </w:tcPr>
          <w:p w14:paraId="6A79102D" w14:textId="609D80E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39" w:type="dxa"/>
            <w:tcBorders>
              <w:bottom w:val="single" w:sz="4" w:space="0" w:color="auto"/>
              <w:right w:val="single" w:sz="4" w:space="0" w:color="auto"/>
            </w:tcBorders>
            <w:noWrap/>
            <w:hideMark/>
          </w:tcPr>
          <w:p w14:paraId="416E8376" w14:textId="2BF08B7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14.07</w:t>
            </w:r>
          </w:p>
        </w:tc>
        <w:tc>
          <w:tcPr>
            <w:tcW w:w="839" w:type="dxa"/>
            <w:tcBorders>
              <w:left w:val="single" w:sz="4" w:space="0" w:color="auto"/>
              <w:bottom w:val="single" w:sz="4" w:space="0" w:color="auto"/>
            </w:tcBorders>
            <w:noWrap/>
            <w:hideMark/>
          </w:tcPr>
          <w:p w14:paraId="47B61C09" w14:textId="74F5413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39" w:type="dxa"/>
            <w:tcBorders>
              <w:bottom w:val="single" w:sz="4" w:space="0" w:color="auto"/>
              <w:right w:val="single" w:sz="4" w:space="0" w:color="auto"/>
            </w:tcBorders>
            <w:noWrap/>
            <w:hideMark/>
          </w:tcPr>
          <w:p w14:paraId="305E5AC4" w14:textId="7035857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11.83</w:t>
            </w:r>
          </w:p>
        </w:tc>
      </w:tr>
    </w:tbl>
    <w:p w14:paraId="7DA71267" w14:textId="235FACE8" w:rsidR="00F01B93" w:rsidRPr="00EE2ACD" w:rsidRDefault="00F01B93" w:rsidP="001968F8">
      <w:pPr>
        <w:rPr>
          <w:b/>
          <w:bCs/>
        </w:rPr>
      </w:pPr>
    </w:p>
    <w:p w14:paraId="1C922D44" w14:textId="28E43002" w:rsidR="00F01B93" w:rsidRDefault="00F01B93" w:rsidP="001968F8"/>
    <w:p w14:paraId="2DEC624F" w14:textId="77777777" w:rsidR="00573C09" w:rsidRDefault="00573C09" w:rsidP="001968F8">
      <w:pPr>
        <w:sectPr w:rsidR="00573C09" w:rsidSect="00EE2ACD">
          <w:pgSz w:w="15840" w:h="12240" w:orient="landscape"/>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23066829" w14:textId="77777777" w:rsidR="00147AD4" w:rsidRPr="00147AD4" w:rsidRDefault="00573C09" w:rsidP="00147AD4">
      <w:pPr>
        <w:pStyle w:val="Bibliography"/>
        <w:rPr>
          <w:rFonts w:ascii="Calibri" w:hAnsi="Calibri" w:cs="Calibri"/>
        </w:rPr>
      </w:pPr>
      <w:r>
        <w:fldChar w:fldCharType="begin"/>
      </w:r>
      <w:r w:rsidR="00C53890">
        <w:instrText xml:space="preserve"> ADDIN ZOTERO_BIBL {"uncited":[],"omitted":[],"custom":[]} CSL_BIBLIOGRAPHY </w:instrText>
      </w:r>
      <w:r>
        <w:fldChar w:fldCharType="separate"/>
      </w:r>
      <w:r w:rsidR="00147AD4" w:rsidRPr="00147AD4">
        <w:rPr>
          <w:rFonts w:ascii="Calibri" w:hAnsi="Calibri" w:cs="Calibri"/>
        </w:rPr>
        <w:t xml:space="preserve">Bergström, A. K. (2010). The use of TN:TP and DIN:TP ratios as indicators for phytoplankton nutrient limitation in oligotrophic lakes affected by N deposition. </w:t>
      </w:r>
      <w:r w:rsidR="00147AD4" w:rsidRPr="00147AD4">
        <w:rPr>
          <w:rFonts w:ascii="Calibri" w:hAnsi="Calibri" w:cs="Calibri"/>
          <w:i/>
          <w:iCs/>
        </w:rPr>
        <w:t>Aquatic Sciences</w:t>
      </w:r>
      <w:r w:rsidR="00147AD4" w:rsidRPr="00147AD4">
        <w:rPr>
          <w:rFonts w:ascii="Calibri" w:hAnsi="Calibri" w:cs="Calibri"/>
        </w:rPr>
        <w:t xml:space="preserve">, </w:t>
      </w:r>
      <w:r w:rsidR="00147AD4" w:rsidRPr="00147AD4">
        <w:rPr>
          <w:rFonts w:ascii="Calibri" w:hAnsi="Calibri" w:cs="Calibri"/>
          <w:i/>
          <w:iCs/>
        </w:rPr>
        <w:t>72</w:t>
      </w:r>
      <w:r w:rsidR="00147AD4" w:rsidRPr="00147AD4">
        <w:rPr>
          <w:rFonts w:ascii="Calibri" w:hAnsi="Calibri" w:cs="Calibri"/>
        </w:rPr>
        <w:t>(3), 277–281. https://doi.org/10.1007/S00027-010-0132-0/FIGURES/1</w:t>
      </w:r>
    </w:p>
    <w:p w14:paraId="47D6A52A" w14:textId="77777777" w:rsidR="00147AD4" w:rsidRPr="00147AD4" w:rsidRDefault="00147AD4" w:rsidP="00147AD4">
      <w:pPr>
        <w:pStyle w:val="Bibliography"/>
        <w:rPr>
          <w:rFonts w:ascii="Calibri" w:hAnsi="Calibri" w:cs="Calibri"/>
        </w:rPr>
      </w:pPr>
      <w:r w:rsidRPr="00147AD4">
        <w:rPr>
          <w:rFonts w:ascii="Calibri" w:hAnsi="Calibri" w:cs="Calibri"/>
        </w:rPr>
        <w:t xml:space="preserve">Bergström, A. K., &amp; Jansson, M. (2006). Atmospheric nitrogen deposition has caused nitrogen enrichment and eutrophication of lakes in the northern hemisphere. </w:t>
      </w:r>
      <w:r w:rsidRPr="00147AD4">
        <w:rPr>
          <w:rFonts w:ascii="Calibri" w:hAnsi="Calibri" w:cs="Calibri"/>
          <w:i/>
          <w:iCs/>
        </w:rPr>
        <w:t>Global Change Biology</w:t>
      </w:r>
      <w:r w:rsidRPr="00147AD4">
        <w:rPr>
          <w:rFonts w:ascii="Calibri" w:hAnsi="Calibri" w:cs="Calibri"/>
        </w:rPr>
        <w:t xml:space="preserve">, </w:t>
      </w:r>
      <w:r w:rsidRPr="00147AD4">
        <w:rPr>
          <w:rFonts w:ascii="Calibri" w:hAnsi="Calibri" w:cs="Calibri"/>
          <w:i/>
          <w:iCs/>
        </w:rPr>
        <w:t>12</w:t>
      </w:r>
      <w:r w:rsidRPr="00147AD4">
        <w:rPr>
          <w:rFonts w:ascii="Calibri" w:hAnsi="Calibri" w:cs="Calibri"/>
        </w:rPr>
        <w:t>(4), 635–643. https://doi.org/10.1111/j.1365-2486.2006.01129.x</w:t>
      </w:r>
    </w:p>
    <w:p w14:paraId="108B25E9" w14:textId="77777777" w:rsidR="00147AD4" w:rsidRPr="00147AD4" w:rsidRDefault="00147AD4" w:rsidP="00147AD4">
      <w:pPr>
        <w:pStyle w:val="Bibliography"/>
        <w:rPr>
          <w:rFonts w:ascii="Calibri" w:hAnsi="Calibri" w:cs="Calibri"/>
        </w:rPr>
      </w:pPr>
      <w:r w:rsidRPr="00147AD4">
        <w:rPr>
          <w:rFonts w:ascii="Calibri" w:hAnsi="Calibri" w:cs="Calibri"/>
        </w:rPr>
        <w:t xml:space="preserve">Burns, D. A. (2004). The effects of atmospheric nitrogen deposition in the Rocky Mountains of Colorado and southern Wyoming, USA-a critical review. </w:t>
      </w:r>
      <w:r w:rsidRPr="00147AD4">
        <w:rPr>
          <w:rFonts w:ascii="Calibri" w:hAnsi="Calibri" w:cs="Calibri"/>
          <w:i/>
          <w:iCs/>
        </w:rPr>
        <w:t>Environmental Pollution (Barking, Essex : 1987)</w:t>
      </w:r>
      <w:r w:rsidRPr="00147AD4">
        <w:rPr>
          <w:rFonts w:ascii="Calibri" w:hAnsi="Calibri" w:cs="Calibri"/>
        </w:rPr>
        <w:t xml:space="preserve">, </w:t>
      </w:r>
      <w:r w:rsidRPr="00147AD4">
        <w:rPr>
          <w:rFonts w:ascii="Calibri" w:hAnsi="Calibri" w:cs="Calibri"/>
          <w:i/>
          <w:iCs/>
        </w:rPr>
        <w:t>127</w:t>
      </w:r>
      <w:r w:rsidRPr="00147AD4">
        <w:rPr>
          <w:rFonts w:ascii="Calibri" w:hAnsi="Calibri" w:cs="Calibri"/>
        </w:rPr>
        <w:t>(2), 257–269. https://doi.org/10.1016/S0269-7491(03)00264-1</w:t>
      </w:r>
    </w:p>
    <w:p w14:paraId="453A1377" w14:textId="77777777" w:rsidR="00147AD4" w:rsidRPr="00147AD4" w:rsidRDefault="00147AD4" w:rsidP="00147AD4">
      <w:pPr>
        <w:pStyle w:val="Bibliography"/>
        <w:rPr>
          <w:rFonts w:ascii="Calibri" w:hAnsi="Calibri" w:cs="Calibri"/>
        </w:rPr>
      </w:pPr>
      <w:r w:rsidRPr="00147AD4">
        <w:rPr>
          <w:rFonts w:ascii="Calibri" w:hAnsi="Calibri" w:cs="Calibri"/>
        </w:rPr>
        <w:t xml:space="preserve">Camargo, J. A., &amp; Alonso, Á. (2006). Ecological and toxicological effects of inorganic nitrogen pollution in aquatic ecosystems: A global assessment. </w:t>
      </w:r>
      <w:r w:rsidRPr="00147AD4">
        <w:rPr>
          <w:rFonts w:ascii="Calibri" w:hAnsi="Calibri" w:cs="Calibri"/>
          <w:i/>
          <w:iCs/>
        </w:rPr>
        <w:t>Environment International</w:t>
      </w:r>
      <w:r w:rsidRPr="00147AD4">
        <w:rPr>
          <w:rFonts w:ascii="Calibri" w:hAnsi="Calibri" w:cs="Calibri"/>
        </w:rPr>
        <w:t xml:space="preserve">, </w:t>
      </w:r>
      <w:r w:rsidRPr="00147AD4">
        <w:rPr>
          <w:rFonts w:ascii="Calibri" w:hAnsi="Calibri" w:cs="Calibri"/>
          <w:i/>
          <w:iCs/>
        </w:rPr>
        <w:t>32</w:t>
      </w:r>
      <w:r w:rsidRPr="00147AD4">
        <w:rPr>
          <w:rFonts w:ascii="Calibri" w:hAnsi="Calibri" w:cs="Calibri"/>
        </w:rPr>
        <w:t>(6), 831–849. https://doi.org/10.1016/J.ENVINT.2006.05.002</w:t>
      </w:r>
    </w:p>
    <w:p w14:paraId="6009A26E" w14:textId="77777777" w:rsidR="00147AD4" w:rsidRPr="00147AD4" w:rsidRDefault="00147AD4" w:rsidP="00147AD4">
      <w:pPr>
        <w:pStyle w:val="Bibliography"/>
        <w:rPr>
          <w:rFonts w:ascii="Calibri" w:hAnsi="Calibri" w:cs="Calibri"/>
        </w:rPr>
      </w:pPr>
      <w:r w:rsidRPr="00147AD4">
        <w:rPr>
          <w:rFonts w:ascii="Calibri" w:hAnsi="Calibri" w:cs="Calibri"/>
        </w:rPr>
        <w:t xml:space="preserve">Conley, D. J., Paerl, H. W., Howarth, R. W., Boesch, D. F., Seitzinger, S. P., Havens, K. E., Lancelot, C., &amp; Likens, G. E. (2009). Controlling Eutrophication: Nitrogen and Phosphorus.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323</w:t>
      </w:r>
      <w:r w:rsidRPr="00147AD4">
        <w:rPr>
          <w:rFonts w:ascii="Calibri" w:hAnsi="Calibri" w:cs="Calibri"/>
        </w:rPr>
        <w:t>(5917), 1014–1015. https://doi.org/10.1126/science.1167755</w:t>
      </w:r>
    </w:p>
    <w:p w14:paraId="6CA94CDF" w14:textId="77777777" w:rsidR="00147AD4" w:rsidRPr="00147AD4" w:rsidRDefault="00147AD4" w:rsidP="00147AD4">
      <w:pPr>
        <w:pStyle w:val="Bibliography"/>
        <w:rPr>
          <w:rFonts w:ascii="Calibri" w:hAnsi="Calibri" w:cs="Calibri"/>
        </w:rPr>
      </w:pPr>
      <w:r w:rsidRPr="00147AD4">
        <w:rPr>
          <w:rFonts w:ascii="Calibri" w:hAnsi="Calibri" w:cs="Calibri"/>
        </w:rPr>
        <w:t xml:space="preserve">Correll, D. (1999). Phosphorus: A rate limiting nutrient in surface waters. </w:t>
      </w:r>
      <w:r w:rsidRPr="00147AD4">
        <w:rPr>
          <w:rFonts w:ascii="Calibri" w:hAnsi="Calibri" w:cs="Calibri"/>
          <w:i/>
          <w:iCs/>
        </w:rPr>
        <w:t>Poultry Science</w:t>
      </w:r>
      <w:r w:rsidRPr="00147AD4">
        <w:rPr>
          <w:rFonts w:ascii="Calibri" w:hAnsi="Calibri" w:cs="Calibri"/>
        </w:rPr>
        <w:t xml:space="preserve">, </w:t>
      </w:r>
      <w:r w:rsidRPr="00147AD4">
        <w:rPr>
          <w:rFonts w:ascii="Calibri" w:hAnsi="Calibri" w:cs="Calibri"/>
          <w:i/>
          <w:iCs/>
        </w:rPr>
        <w:t>78</w:t>
      </w:r>
      <w:r w:rsidRPr="00147AD4">
        <w:rPr>
          <w:rFonts w:ascii="Calibri" w:hAnsi="Calibri" w:cs="Calibri"/>
        </w:rPr>
        <w:t>(5), 674–682. https://doi.org/10.1093/ps/78.5.674</w:t>
      </w:r>
    </w:p>
    <w:p w14:paraId="35F6EAF8" w14:textId="77777777" w:rsidR="00147AD4" w:rsidRPr="00147AD4" w:rsidRDefault="00147AD4" w:rsidP="00147AD4">
      <w:pPr>
        <w:pStyle w:val="Bibliography"/>
        <w:rPr>
          <w:rFonts w:ascii="Calibri" w:hAnsi="Calibri" w:cs="Calibri"/>
        </w:rPr>
      </w:pPr>
      <w:r w:rsidRPr="00147AD4">
        <w:rPr>
          <w:rFonts w:ascii="Calibri" w:hAnsi="Calibri" w:cs="Calibri"/>
        </w:rPr>
        <w:t xml:space="preserve">Dodds, W. K., Bouska, W. W., Eitzmann, J. L., Pilger, T. J., Pitts, K. L., Riley, A. J., Schloesser, J. T., &amp; Thornbrugh, D. J. (2008). Eutrophication of U.S. Freshwaters: Analysis of Potential Economic Damages. </w:t>
      </w:r>
      <w:r w:rsidRPr="00147AD4">
        <w:rPr>
          <w:rFonts w:ascii="Calibri" w:hAnsi="Calibri" w:cs="Calibri"/>
          <w:i/>
          <w:iCs/>
        </w:rPr>
        <w:t>Environmental Science and Technology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(1), 12–19. https://doi.org/10.1021/ES801217Q</w:t>
      </w:r>
    </w:p>
    <w:p w14:paraId="5CA0EB8E" w14:textId="77777777" w:rsidR="00147AD4" w:rsidRPr="00147AD4" w:rsidRDefault="00147AD4" w:rsidP="00147AD4">
      <w:pPr>
        <w:pStyle w:val="Bibliography"/>
        <w:rPr>
          <w:rFonts w:ascii="Calibri" w:hAnsi="Calibri" w:cs="Calibri"/>
        </w:rPr>
      </w:pPr>
      <w:r w:rsidRPr="00147AD4">
        <w:rPr>
          <w:rFonts w:ascii="Calibri" w:hAnsi="Calibri" w:cs="Calibri"/>
        </w:rPr>
        <w:t xml:space="preserve">Dodds, W. K., Smith, V. H., &amp; Lohman, K. (2011). Nitrogen and phosphorus relationships to benthic algal biomass in temperate streams. </w:t>
      </w:r>
      <w:r w:rsidRPr="00147AD4">
        <w:rPr>
          <w:rFonts w:ascii="Calibri" w:hAnsi="Calibri" w:cs="Calibri"/>
          <w:i/>
          <w:iCs/>
        </w:rPr>
        <w:t>Https://Doi.Org/10.1139/F02-063</w:t>
      </w:r>
      <w:r w:rsidRPr="00147AD4">
        <w:rPr>
          <w:rFonts w:ascii="Calibri" w:hAnsi="Calibri" w:cs="Calibri"/>
        </w:rPr>
        <w:t xml:space="preserve">, </w:t>
      </w:r>
      <w:r w:rsidRPr="00147AD4">
        <w:rPr>
          <w:rFonts w:ascii="Calibri" w:hAnsi="Calibri" w:cs="Calibri"/>
          <w:i/>
          <w:iCs/>
        </w:rPr>
        <w:t>59</w:t>
      </w:r>
      <w:r w:rsidRPr="00147AD4">
        <w:rPr>
          <w:rFonts w:ascii="Calibri" w:hAnsi="Calibri" w:cs="Calibri"/>
        </w:rPr>
        <w:t>(5), 865–874. https://doi.org/10.1139/F02-063</w:t>
      </w:r>
    </w:p>
    <w:p w14:paraId="2479A105" w14:textId="77777777" w:rsidR="00147AD4" w:rsidRPr="00147AD4" w:rsidRDefault="00147AD4" w:rsidP="00147AD4">
      <w:pPr>
        <w:pStyle w:val="Bibliography"/>
        <w:rPr>
          <w:rFonts w:ascii="Calibri" w:hAnsi="Calibri" w:cs="Calibri"/>
        </w:rPr>
      </w:pPr>
      <w:r w:rsidRPr="00147AD4">
        <w:rPr>
          <w:rFonts w:ascii="Calibri" w:hAnsi="Calibri" w:cs="Calibri"/>
        </w:rPr>
        <w:t xml:space="preserve">Downing, J. A., &amp; McCauley, E. (1992). The nitrogen: Phosphorus relationship in lakes.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(5), 936–945. https://doi.org/10.4319/LO.1992.37.5.0936</w:t>
      </w:r>
    </w:p>
    <w:p w14:paraId="69230F03" w14:textId="77777777" w:rsidR="00147AD4" w:rsidRPr="00147AD4" w:rsidRDefault="00147AD4" w:rsidP="00147AD4">
      <w:pPr>
        <w:pStyle w:val="Bibliography"/>
        <w:rPr>
          <w:rFonts w:ascii="Calibri" w:hAnsi="Calibri" w:cs="Calibri"/>
        </w:rPr>
      </w:pPr>
      <w:r w:rsidRPr="00147AD4">
        <w:rPr>
          <w:rFonts w:ascii="Calibri" w:hAnsi="Calibri" w:cs="Calibri"/>
        </w:rPr>
        <w:t xml:space="preserve">Dumelle, M., Kincaid, T. M., Olsen, A. R., &amp; Weber, M. H. (2022). </w:t>
      </w:r>
      <w:r w:rsidRPr="00147AD4">
        <w:rPr>
          <w:rFonts w:ascii="Calibri" w:hAnsi="Calibri" w:cs="Calibri"/>
          <w:i/>
          <w:iCs/>
        </w:rPr>
        <w:t>spsurvey: Spatial Sampling Design and Analysis</w:t>
      </w:r>
      <w:r w:rsidRPr="00147AD4">
        <w:rPr>
          <w:rFonts w:ascii="Calibri" w:hAnsi="Calibri" w:cs="Calibri"/>
        </w:rPr>
        <w:t>.</w:t>
      </w:r>
    </w:p>
    <w:p w14:paraId="0103C9E6" w14:textId="77777777" w:rsidR="00147AD4" w:rsidRPr="00147AD4" w:rsidRDefault="00147AD4" w:rsidP="00147AD4">
      <w:pPr>
        <w:pStyle w:val="Bibliography"/>
        <w:rPr>
          <w:rFonts w:ascii="Calibri" w:hAnsi="Calibri" w:cs="Calibri"/>
        </w:rPr>
      </w:pPr>
      <w:r w:rsidRPr="00147AD4">
        <w:rPr>
          <w:rFonts w:ascii="Calibri" w:hAnsi="Calibri" w:cs="Calibri"/>
        </w:rPr>
        <w:t xml:space="preserve">Elser, J. J., Marzolf, E. R., Goldrnan, C. R., Marnoif, E. R., &amp; Goldman, C. 8. (2011). Phosphorus and Nitrogen Limitation of Phytoplankton Growth in the Freshwaters of North America: A Review and Critique of Experimental Enrichments. </w:t>
      </w:r>
      <w:r w:rsidRPr="00147AD4">
        <w:rPr>
          <w:rFonts w:ascii="Calibri" w:hAnsi="Calibri" w:cs="Calibri"/>
          <w:i/>
          <w:iCs/>
        </w:rPr>
        <w:t>Https://Doi.Org/10.1139/F90-165</w:t>
      </w:r>
      <w:r w:rsidRPr="00147AD4">
        <w:rPr>
          <w:rFonts w:ascii="Calibri" w:hAnsi="Calibri" w:cs="Calibri"/>
        </w:rPr>
        <w:t xml:space="preserve">, </w:t>
      </w:r>
      <w:r w:rsidRPr="00147AD4">
        <w:rPr>
          <w:rFonts w:ascii="Calibri" w:hAnsi="Calibri" w:cs="Calibri"/>
          <w:i/>
          <w:iCs/>
        </w:rPr>
        <w:t>47</w:t>
      </w:r>
      <w:r w:rsidRPr="00147AD4">
        <w:rPr>
          <w:rFonts w:ascii="Calibri" w:hAnsi="Calibri" w:cs="Calibri"/>
        </w:rPr>
        <w:t>(7), 1468–1477. https://doi.org/10.1139/F90-165</w:t>
      </w:r>
    </w:p>
    <w:p w14:paraId="09652DF0" w14:textId="77777777" w:rsidR="00147AD4" w:rsidRPr="00147AD4" w:rsidRDefault="00147AD4" w:rsidP="00147AD4">
      <w:pPr>
        <w:pStyle w:val="Bibliography"/>
        <w:rPr>
          <w:rFonts w:ascii="Calibri" w:hAnsi="Calibri" w:cs="Calibri"/>
        </w:rPr>
      </w:pPr>
      <w:r w:rsidRPr="00147AD4">
        <w:rPr>
          <w:rFonts w:ascii="Calibri" w:hAnsi="Calibri" w:cs="Calibri"/>
        </w:rPr>
        <w:t xml:space="preserve">Fenn, M. E., Baron, J. S., Allen, E. B., Rueth, H. M., Nydick, K. R., Geiser, L., Bowman, W. D., Sickman, J. O., Meixner, T., Johnson, D. W., &amp; Neitlich, P. (2003). Ecological Effects of Nitrogen Deposition in the Western United States. </w:t>
      </w:r>
      <w:r w:rsidRPr="00147AD4">
        <w:rPr>
          <w:rFonts w:ascii="Calibri" w:hAnsi="Calibri" w:cs="Calibri"/>
          <w:i/>
          <w:iCs/>
        </w:rPr>
        <w:t>BioScience</w:t>
      </w:r>
      <w:r w:rsidRPr="00147AD4">
        <w:rPr>
          <w:rFonts w:ascii="Calibri" w:hAnsi="Calibri" w:cs="Calibri"/>
        </w:rPr>
        <w:t xml:space="preserve">, </w:t>
      </w:r>
      <w:r w:rsidRPr="00147AD4">
        <w:rPr>
          <w:rFonts w:ascii="Calibri" w:hAnsi="Calibri" w:cs="Calibri"/>
          <w:i/>
          <w:iCs/>
        </w:rPr>
        <w:t>53</w:t>
      </w:r>
      <w:r w:rsidRPr="00147AD4">
        <w:rPr>
          <w:rFonts w:ascii="Calibri" w:hAnsi="Calibri" w:cs="Calibri"/>
        </w:rPr>
        <w:t>(4), 404–420. https://doi.org/10.1641/0006-3568(2003)053[0404:EEONDI]2.0.CO;2</w:t>
      </w:r>
    </w:p>
    <w:p w14:paraId="099FF834" w14:textId="77777777" w:rsidR="00147AD4" w:rsidRPr="00147AD4" w:rsidRDefault="00147AD4" w:rsidP="00147AD4">
      <w:pPr>
        <w:pStyle w:val="Bibliography"/>
        <w:rPr>
          <w:rFonts w:ascii="Calibri" w:hAnsi="Calibri" w:cs="Calibri"/>
        </w:rPr>
      </w:pPr>
      <w:r w:rsidRPr="00147AD4">
        <w:rPr>
          <w:rFonts w:ascii="Calibri" w:hAnsi="Calibri" w:cs="Calibri"/>
        </w:rPr>
        <w:t xml:space="preserve">Finlay, J. C., Small, G. E., &amp; Sterner, R. W. (2013). Human influences on nitrogen removal in lakes.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342</w:t>
      </w:r>
      <w:r w:rsidRPr="00147AD4">
        <w:rPr>
          <w:rFonts w:ascii="Calibri" w:hAnsi="Calibri" w:cs="Calibri"/>
        </w:rPr>
        <w:t>(6155), 247–250. https://doi.org/10.1126/SCIENCE.1242575</w:t>
      </w:r>
    </w:p>
    <w:p w14:paraId="5901A1B8" w14:textId="77777777" w:rsidR="00147AD4" w:rsidRPr="00147AD4" w:rsidRDefault="00147AD4" w:rsidP="00147AD4">
      <w:pPr>
        <w:pStyle w:val="Bibliography"/>
        <w:rPr>
          <w:rFonts w:ascii="Calibri" w:hAnsi="Calibri" w:cs="Calibri"/>
        </w:rPr>
      </w:pPr>
      <w:r w:rsidRPr="00147AD4">
        <w:rPr>
          <w:rFonts w:ascii="Calibri" w:hAnsi="Calibri" w:cs="Calibri"/>
        </w:rPr>
        <w:t xml:space="preserve">Glibert, P. M. (2017). Eutrophication, harmful algae and biodiversity—Challenging paradigms in a world of complex nutrient changes. </w:t>
      </w:r>
      <w:r w:rsidRPr="00147AD4">
        <w:rPr>
          <w:rFonts w:ascii="Calibri" w:hAnsi="Calibri" w:cs="Calibri"/>
          <w:i/>
          <w:iCs/>
        </w:rPr>
        <w:t>Marine Pollution Bulletin</w:t>
      </w:r>
      <w:r w:rsidRPr="00147AD4">
        <w:rPr>
          <w:rFonts w:ascii="Calibri" w:hAnsi="Calibri" w:cs="Calibri"/>
        </w:rPr>
        <w:t xml:space="preserve">, </w:t>
      </w:r>
      <w:r w:rsidRPr="00147AD4">
        <w:rPr>
          <w:rFonts w:ascii="Calibri" w:hAnsi="Calibri" w:cs="Calibri"/>
          <w:i/>
          <w:iCs/>
        </w:rPr>
        <w:t>124</w:t>
      </w:r>
      <w:r w:rsidRPr="00147AD4">
        <w:rPr>
          <w:rFonts w:ascii="Calibri" w:hAnsi="Calibri" w:cs="Calibri"/>
        </w:rPr>
        <w:t>(2), 591–606. https://doi.org/10.1016/j.marpolbul.2017.04.027</w:t>
      </w:r>
    </w:p>
    <w:p w14:paraId="2EA5E23B" w14:textId="77777777" w:rsidR="00147AD4" w:rsidRPr="00147AD4" w:rsidRDefault="00147AD4" w:rsidP="00147AD4">
      <w:pPr>
        <w:pStyle w:val="Bibliography"/>
        <w:rPr>
          <w:rFonts w:ascii="Calibri" w:hAnsi="Calibri" w:cs="Calibri"/>
        </w:rPr>
      </w:pPr>
      <w:r w:rsidRPr="00147AD4">
        <w:rPr>
          <w:rFonts w:ascii="Calibri" w:hAnsi="Calibri" w:cs="Calibri"/>
        </w:rPr>
        <w:t xml:space="preserve">Guildford, S. J., &amp; Hecky, R. E. (2000). Total nitrogen, total phosphorus, and nutrient limitation in lakes and oceans: Is there a common relationship?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45</w:t>
      </w:r>
      <w:r w:rsidRPr="00147AD4">
        <w:rPr>
          <w:rFonts w:ascii="Calibri" w:hAnsi="Calibri" w:cs="Calibri"/>
        </w:rPr>
        <w:t>(6), 1213–1223. https://doi.org/10.4319/lo.2000.45.6.1213</w:t>
      </w:r>
    </w:p>
    <w:p w14:paraId="2CE4AD14"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Havens, K. E. (1995). Secondary nitrogen limitation in a subtropical lake impacted by non-point source agricultural pollution. </w:t>
      </w:r>
      <w:r w:rsidRPr="00147AD4">
        <w:rPr>
          <w:rFonts w:ascii="Calibri" w:hAnsi="Calibri" w:cs="Calibri"/>
          <w:i/>
          <w:iCs/>
        </w:rPr>
        <w:t>Environmental Pollution</w:t>
      </w:r>
      <w:r w:rsidRPr="00147AD4">
        <w:rPr>
          <w:rFonts w:ascii="Calibri" w:hAnsi="Calibri" w:cs="Calibri"/>
        </w:rPr>
        <w:t xml:space="preserve">, </w:t>
      </w:r>
      <w:r w:rsidRPr="00147AD4">
        <w:rPr>
          <w:rFonts w:ascii="Calibri" w:hAnsi="Calibri" w:cs="Calibri"/>
          <w:i/>
          <w:iCs/>
        </w:rPr>
        <w:t>89</w:t>
      </w:r>
      <w:r w:rsidRPr="00147AD4">
        <w:rPr>
          <w:rFonts w:ascii="Calibri" w:hAnsi="Calibri" w:cs="Calibri"/>
        </w:rPr>
        <w:t>(3), 241–246. https://doi.org/10.1016/0269-7491(94)00076-P</w:t>
      </w:r>
    </w:p>
    <w:p w14:paraId="5BD0A238" w14:textId="77777777" w:rsidR="00147AD4" w:rsidRPr="00147AD4" w:rsidRDefault="00147AD4" w:rsidP="00147AD4">
      <w:pPr>
        <w:pStyle w:val="Bibliography"/>
        <w:rPr>
          <w:rFonts w:ascii="Calibri" w:hAnsi="Calibri" w:cs="Calibri"/>
        </w:rPr>
      </w:pPr>
      <w:r w:rsidRPr="00147AD4">
        <w:rPr>
          <w:rFonts w:ascii="Calibri" w:hAnsi="Calibri" w:cs="Calibri"/>
        </w:rPr>
        <w:t xml:space="preserve">Hellström, T. (1996). An empirical study of nitrogen dynamics in lakes. </w:t>
      </w:r>
      <w:r w:rsidRPr="00147AD4">
        <w:rPr>
          <w:rFonts w:ascii="Calibri" w:hAnsi="Calibri" w:cs="Calibri"/>
          <w:i/>
          <w:iCs/>
        </w:rPr>
        <w:t>Water Environment Research</w:t>
      </w:r>
      <w:r w:rsidRPr="00147AD4">
        <w:rPr>
          <w:rFonts w:ascii="Calibri" w:hAnsi="Calibri" w:cs="Calibri"/>
        </w:rPr>
        <w:t xml:space="preserve">, </w:t>
      </w:r>
      <w:r w:rsidRPr="00147AD4">
        <w:rPr>
          <w:rFonts w:ascii="Calibri" w:hAnsi="Calibri" w:cs="Calibri"/>
          <w:i/>
          <w:iCs/>
        </w:rPr>
        <w:t>68</w:t>
      </w:r>
      <w:r w:rsidRPr="00147AD4">
        <w:rPr>
          <w:rFonts w:ascii="Calibri" w:hAnsi="Calibri" w:cs="Calibri"/>
        </w:rPr>
        <w:t>(1), 55–65. https://doi.org/10.2175/106143096X127208</w:t>
      </w:r>
    </w:p>
    <w:p w14:paraId="6DEC22E5" w14:textId="77777777" w:rsidR="00147AD4" w:rsidRPr="00147AD4" w:rsidRDefault="00147AD4" w:rsidP="00147AD4">
      <w:pPr>
        <w:pStyle w:val="Bibliography"/>
        <w:rPr>
          <w:rFonts w:ascii="Calibri" w:hAnsi="Calibri" w:cs="Calibri"/>
        </w:rPr>
      </w:pPr>
      <w:r w:rsidRPr="00147AD4">
        <w:rPr>
          <w:rFonts w:ascii="Calibri" w:hAnsi="Calibri" w:cs="Calibri"/>
        </w:rPr>
        <w:t xml:space="preserve">Hogan, E. J., McGowan, S., &amp; Anderson, N. J. (2014). Nutrient limitation of periphyton growth in arctic lakes in south-west Greenland. </w:t>
      </w:r>
      <w:r w:rsidRPr="00147AD4">
        <w:rPr>
          <w:rFonts w:ascii="Calibri" w:hAnsi="Calibri" w:cs="Calibri"/>
          <w:i/>
          <w:iCs/>
        </w:rPr>
        <w:t>Polar Biology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(9), 1331–1342. https://doi.org/10.1007/s00300-014-1524-8</w:t>
      </w:r>
    </w:p>
    <w:p w14:paraId="1703A241" w14:textId="77777777" w:rsidR="00147AD4" w:rsidRPr="00147AD4" w:rsidRDefault="00147AD4" w:rsidP="00147AD4">
      <w:pPr>
        <w:pStyle w:val="Bibliography"/>
        <w:rPr>
          <w:rFonts w:ascii="Calibri" w:hAnsi="Calibri" w:cs="Calibri"/>
        </w:rPr>
      </w:pPr>
      <w:r w:rsidRPr="00147AD4">
        <w:rPr>
          <w:rFonts w:ascii="Calibri" w:hAnsi="Calibri" w:cs="Calibri"/>
        </w:rPr>
        <w:t xml:space="preserve">Kopáček, J., Stuchlík, E., Straškrabová, V., &amp; Pšenáková, P. (2000). Factors governing nutrient status of mountain lakes in the Tatra Mountains. </w:t>
      </w:r>
      <w:r w:rsidRPr="00147AD4">
        <w:rPr>
          <w:rFonts w:ascii="Calibri" w:hAnsi="Calibri" w:cs="Calibri"/>
          <w:i/>
          <w:iCs/>
        </w:rPr>
        <w:t>Freshwater Biology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(3), 369–383. https://doi.org/10.1046/J.1365-2427.2000.00569.X</w:t>
      </w:r>
    </w:p>
    <w:p w14:paraId="01746338" w14:textId="77777777" w:rsidR="00147AD4" w:rsidRPr="00147AD4" w:rsidRDefault="00147AD4" w:rsidP="00147AD4">
      <w:pPr>
        <w:pStyle w:val="Bibliography"/>
        <w:rPr>
          <w:rFonts w:ascii="Calibri" w:hAnsi="Calibri" w:cs="Calibri"/>
        </w:rPr>
      </w:pPr>
      <w:r w:rsidRPr="00147AD4">
        <w:rPr>
          <w:rFonts w:ascii="Calibri" w:hAnsi="Calibri" w:cs="Calibri"/>
        </w:rPr>
        <w:t xml:space="preserve">Oleksy, I. A., Baron, J. S., Leavitt, P. R., &amp; Spaulding, S. A. (2020). Nutrients and warming interact to force mountain lakes into unprecedented ecological states. </w:t>
      </w:r>
      <w:r w:rsidRPr="00147AD4">
        <w:rPr>
          <w:rFonts w:ascii="Calibri" w:hAnsi="Calibri" w:cs="Calibri"/>
          <w:i/>
          <w:iCs/>
        </w:rPr>
        <w:t>Proceedings of the Royal Society B</w:t>
      </w:r>
      <w:r w:rsidRPr="00147AD4">
        <w:rPr>
          <w:rFonts w:ascii="Calibri" w:hAnsi="Calibri" w:cs="Calibri"/>
        </w:rPr>
        <w:t xml:space="preserve">, </w:t>
      </w:r>
      <w:r w:rsidRPr="00147AD4">
        <w:rPr>
          <w:rFonts w:ascii="Calibri" w:hAnsi="Calibri" w:cs="Calibri"/>
          <w:i/>
          <w:iCs/>
        </w:rPr>
        <w:t>287</w:t>
      </w:r>
      <w:r w:rsidRPr="00147AD4">
        <w:rPr>
          <w:rFonts w:ascii="Calibri" w:hAnsi="Calibri" w:cs="Calibri"/>
        </w:rPr>
        <w:t>(1930), 20200304–20200304. https://doi.org/10.1098/RSPB.2020.0304</w:t>
      </w:r>
    </w:p>
    <w:p w14:paraId="690F1962" w14:textId="77777777" w:rsidR="00147AD4" w:rsidRPr="00147AD4" w:rsidRDefault="00147AD4" w:rsidP="00147AD4">
      <w:pPr>
        <w:pStyle w:val="Bibliography"/>
        <w:rPr>
          <w:rFonts w:ascii="Calibri" w:hAnsi="Calibri" w:cs="Calibri"/>
        </w:rPr>
      </w:pPr>
      <w:r w:rsidRPr="00147AD4">
        <w:rPr>
          <w:rFonts w:ascii="Calibri" w:hAnsi="Calibri" w:cs="Calibri"/>
        </w:rPr>
        <w:t xml:space="preserve">Omernik, J. M. (1987). Ecoregions of the Conterminous United States. </w:t>
      </w:r>
      <w:r w:rsidRPr="00147AD4">
        <w:rPr>
          <w:rFonts w:ascii="Calibri" w:hAnsi="Calibri" w:cs="Calibri"/>
          <w:i/>
          <w:iCs/>
        </w:rPr>
        <w:t>Annals of the Association of American Geographers</w:t>
      </w:r>
      <w:r w:rsidRPr="00147AD4">
        <w:rPr>
          <w:rFonts w:ascii="Calibri" w:hAnsi="Calibri" w:cs="Calibri"/>
        </w:rPr>
        <w:t xml:space="preserve">, </w:t>
      </w:r>
      <w:r w:rsidRPr="00147AD4">
        <w:rPr>
          <w:rFonts w:ascii="Calibri" w:hAnsi="Calibri" w:cs="Calibri"/>
          <w:i/>
          <w:iCs/>
        </w:rPr>
        <w:t>77</w:t>
      </w:r>
      <w:r w:rsidRPr="00147AD4">
        <w:rPr>
          <w:rFonts w:ascii="Calibri" w:hAnsi="Calibri" w:cs="Calibri"/>
        </w:rPr>
        <w:t>(1), 118–125. https://doi.org/10.1111/J.1467-8306.1987.TB00149.X</w:t>
      </w:r>
    </w:p>
    <w:p w14:paraId="034DADBB" w14:textId="77777777" w:rsidR="00147AD4" w:rsidRPr="00147AD4" w:rsidRDefault="00147AD4" w:rsidP="00147AD4">
      <w:pPr>
        <w:pStyle w:val="Bibliography"/>
        <w:rPr>
          <w:rFonts w:ascii="Calibri" w:hAnsi="Calibri" w:cs="Calibri"/>
        </w:rPr>
      </w:pPr>
      <w:r w:rsidRPr="00147AD4">
        <w:rPr>
          <w:rFonts w:ascii="Calibri" w:hAnsi="Calibri" w:cs="Calibri"/>
        </w:rPr>
        <w:t xml:space="preserve">Oviedo-Vargas, D., Royer, T. V., &amp; Johnson, L. T. (2013). Dissolved organic carbon manipulation reveals coupled cycling of carbon, nitrogen, and phosphorus in a nitrogen-rich stream.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58</w:t>
      </w:r>
      <w:r w:rsidRPr="00147AD4">
        <w:rPr>
          <w:rFonts w:ascii="Calibri" w:hAnsi="Calibri" w:cs="Calibri"/>
        </w:rPr>
        <w:t>(4), 1196–1206. https://doi.org/10.4319/LO.2013.58.4.1196</w:t>
      </w:r>
    </w:p>
    <w:p w14:paraId="560E97CE" w14:textId="77777777" w:rsidR="00147AD4" w:rsidRPr="00147AD4" w:rsidRDefault="00147AD4" w:rsidP="00147AD4">
      <w:pPr>
        <w:pStyle w:val="Bibliography"/>
        <w:rPr>
          <w:rFonts w:ascii="Calibri" w:hAnsi="Calibri" w:cs="Calibri"/>
        </w:rPr>
      </w:pPr>
      <w:r w:rsidRPr="00147AD4">
        <w:rPr>
          <w:rFonts w:ascii="Calibri" w:hAnsi="Calibri" w:cs="Calibri"/>
        </w:rPr>
        <w:t xml:space="preserve">Pebesma, E. (2018). Simple Features for R: Standardized Support for Spatial Vector Data. </w:t>
      </w:r>
      <w:r w:rsidRPr="00147AD4">
        <w:rPr>
          <w:rFonts w:ascii="Calibri" w:hAnsi="Calibri" w:cs="Calibri"/>
          <w:i/>
          <w:iCs/>
        </w:rPr>
        <w:t>The R Journal</w:t>
      </w:r>
      <w:r w:rsidRPr="00147AD4">
        <w:rPr>
          <w:rFonts w:ascii="Calibri" w:hAnsi="Calibri" w:cs="Calibri"/>
        </w:rPr>
        <w:t xml:space="preserve">, </w:t>
      </w:r>
      <w:r w:rsidRPr="00147AD4">
        <w:rPr>
          <w:rFonts w:ascii="Calibri" w:hAnsi="Calibri" w:cs="Calibri"/>
          <w:i/>
          <w:iCs/>
        </w:rPr>
        <w:t>10</w:t>
      </w:r>
      <w:r w:rsidRPr="00147AD4">
        <w:rPr>
          <w:rFonts w:ascii="Calibri" w:hAnsi="Calibri" w:cs="Calibri"/>
        </w:rPr>
        <w:t>(1), 439–446. https://doi.org/10.32614/RJ-2018-009</w:t>
      </w:r>
    </w:p>
    <w:p w14:paraId="08E28E83" w14:textId="77777777" w:rsidR="00147AD4" w:rsidRPr="00147AD4" w:rsidRDefault="00147AD4" w:rsidP="00147AD4">
      <w:pPr>
        <w:pStyle w:val="Bibliography"/>
        <w:rPr>
          <w:rFonts w:ascii="Calibri" w:hAnsi="Calibri" w:cs="Calibri"/>
        </w:rPr>
      </w:pPr>
      <w:r w:rsidRPr="00147AD4">
        <w:rPr>
          <w:rFonts w:ascii="Calibri" w:hAnsi="Calibri" w:cs="Calibri"/>
        </w:rPr>
        <w:t xml:space="preserve">Ptacnik, R., Andersen, T., &amp; Tamminen, T. (2010). Performance of the Redfield Ratio and a Family of Nutrient Limitation Indicators as Thresholds for Phytoplankton N vs. P Limitation. </w:t>
      </w:r>
      <w:r w:rsidRPr="00147AD4">
        <w:rPr>
          <w:rFonts w:ascii="Calibri" w:hAnsi="Calibri" w:cs="Calibri"/>
          <w:i/>
          <w:iCs/>
        </w:rPr>
        <w:t>Ecosystems</w:t>
      </w:r>
      <w:r w:rsidRPr="00147AD4">
        <w:rPr>
          <w:rFonts w:ascii="Calibri" w:hAnsi="Calibri" w:cs="Calibri"/>
        </w:rPr>
        <w:t xml:space="preserve">, </w:t>
      </w:r>
      <w:r w:rsidRPr="00147AD4">
        <w:rPr>
          <w:rFonts w:ascii="Calibri" w:hAnsi="Calibri" w:cs="Calibri"/>
          <w:i/>
          <w:iCs/>
        </w:rPr>
        <w:t>13</w:t>
      </w:r>
      <w:r w:rsidRPr="00147AD4">
        <w:rPr>
          <w:rFonts w:ascii="Calibri" w:hAnsi="Calibri" w:cs="Calibri"/>
        </w:rPr>
        <w:t>(8), 1201–1214. https://doi.org/10.1007/S10021-010-9380-Z/FIGURES/5</w:t>
      </w:r>
    </w:p>
    <w:p w14:paraId="7681E571" w14:textId="77777777" w:rsidR="00147AD4" w:rsidRPr="00147AD4" w:rsidRDefault="00147AD4" w:rsidP="00147AD4">
      <w:pPr>
        <w:pStyle w:val="Bibliography"/>
        <w:rPr>
          <w:rFonts w:ascii="Calibri" w:hAnsi="Calibri" w:cs="Calibri"/>
        </w:rPr>
      </w:pPr>
      <w:r w:rsidRPr="00147AD4">
        <w:rPr>
          <w:rFonts w:ascii="Calibri" w:hAnsi="Calibri" w:cs="Calibri"/>
        </w:rPr>
        <w:t xml:space="preserve">R Core Team. (2022). </w:t>
      </w:r>
      <w:r w:rsidRPr="00147AD4">
        <w:rPr>
          <w:rFonts w:ascii="Calibri" w:hAnsi="Calibri" w:cs="Calibri"/>
          <w:i/>
          <w:iCs/>
        </w:rPr>
        <w:t>R: A Language and Environment for Statistical Computing</w:t>
      </w:r>
      <w:r w:rsidRPr="00147AD4">
        <w:rPr>
          <w:rFonts w:ascii="Calibri" w:hAnsi="Calibri" w:cs="Calibri"/>
        </w:rPr>
        <w:t>. https://www.R-project.org/</w:t>
      </w:r>
    </w:p>
    <w:p w14:paraId="704C268B" w14:textId="77777777" w:rsidR="00147AD4" w:rsidRPr="00147AD4" w:rsidRDefault="00147AD4" w:rsidP="00147AD4">
      <w:pPr>
        <w:pStyle w:val="Bibliography"/>
        <w:rPr>
          <w:rFonts w:ascii="Calibri" w:hAnsi="Calibri" w:cs="Calibri"/>
        </w:rPr>
      </w:pPr>
      <w:r w:rsidRPr="00147AD4">
        <w:rPr>
          <w:rFonts w:ascii="Calibri" w:hAnsi="Calibri" w:cs="Calibri"/>
        </w:rPr>
        <w:t xml:space="preserve">Redfield, A. C. (1958). THE BIOLOGICAL CONTROL OF CHEMICAL FACTORS IN THE ENVIRONMENT. </w:t>
      </w:r>
      <w:r w:rsidRPr="00147AD4">
        <w:rPr>
          <w:rFonts w:ascii="Calibri" w:hAnsi="Calibri" w:cs="Calibri"/>
          <w:i/>
          <w:iCs/>
        </w:rPr>
        <w:t>American Scientist</w:t>
      </w:r>
      <w:r w:rsidRPr="00147AD4">
        <w:rPr>
          <w:rFonts w:ascii="Calibri" w:hAnsi="Calibri" w:cs="Calibri"/>
        </w:rPr>
        <w:t xml:space="preserve">, </w:t>
      </w:r>
      <w:r w:rsidRPr="00147AD4">
        <w:rPr>
          <w:rFonts w:ascii="Calibri" w:hAnsi="Calibri" w:cs="Calibri"/>
          <w:i/>
          <w:iCs/>
        </w:rPr>
        <w:t>46</w:t>
      </w:r>
      <w:r w:rsidRPr="00147AD4">
        <w:rPr>
          <w:rFonts w:ascii="Calibri" w:hAnsi="Calibri" w:cs="Calibri"/>
        </w:rPr>
        <w:t>(3), 230A – 221.</w:t>
      </w:r>
    </w:p>
    <w:p w14:paraId="346FA47F" w14:textId="77777777" w:rsidR="00147AD4" w:rsidRPr="00147AD4" w:rsidRDefault="00147AD4" w:rsidP="00147AD4">
      <w:pPr>
        <w:pStyle w:val="Bibliography"/>
        <w:rPr>
          <w:rFonts w:ascii="Calibri" w:hAnsi="Calibri" w:cs="Calibri"/>
        </w:rPr>
      </w:pPr>
      <w:r w:rsidRPr="00147AD4">
        <w:rPr>
          <w:rFonts w:ascii="Calibri" w:hAnsi="Calibri" w:cs="Calibri"/>
        </w:rPr>
        <w:t xml:space="preserve">Redoglio, A., Radtke, K., &amp; Sperfeld, E. (2022). How nitrogen and phosphorus supply to nutrient-limited autotroph communities affects herbivore growth: Testing stoichiometric and co-limitation theory across trophic levels. </w:t>
      </w:r>
      <w:r w:rsidRPr="00147AD4">
        <w:rPr>
          <w:rFonts w:ascii="Calibri" w:hAnsi="Calibri" w:cs="Calibri"/>
          <w:i/>
          <w:iCs/>
        </w:rPr>
        <w:t>Oikos</w:t>
      </w:r>
      <w:r w:rsidRPr="00147AD4">
        <w:rPr>
          <w:rFonts w:ascii="Calibri" w:hAnsi="Calibri" w:cs="Calibri"/>
        </w:rPr>
        <w:t xml:space="preserve">, </w:t>
      </w:r>
      <w:r w:rsidRPr="00147AD4">
        <w:rPr>
          <w:rFonts w:ascii="Calibri" w:hAnsi="Calibri" w:cs="Calibri"/>
          <w:i/>
          <w:iCs/>
        </w:rPr>
        <w:t>2022</w:t>
      </w:r>
      <w:r w:rsidRPr="00147AD4">
        <w:rPr>
          <w:rFonts w:ascii="Calibri" w:hAnsi="Calibri" w:cs="Calibri"/>
        </w:rPr>
        <w:t>(9), e09052. https://doi.org/10.1111/oik.09052</w:t>
      </w:r>
    </w:p>
    <w:p w14:paraId="3A067BAC" w14:textId="77777777" w:rsidR="00147AD4" w:rsidRPr="00147AD4" w:rsidRDefault="00147AD4" w:rsidP="00147AD4">
      <w:pPr>
        <w:pStyle w:val="Bibliography"/>
        <w:rPr>
          <w:rFonts w:ascii="Calibri" w:hAnsi="Calibri" w:cs="Calibri"/>
        </w:rPr>
      </w:pPr>
      <w:r w:rsidRPr="00147AD4">
        <w:rPr>
          <w:rFonts w:ascii="Calibri" w:hAnsi="Calibri" w:cs="Calibri"/>
        </w:rPr>
        <w:t xml:space="preserve">Reid, A. J., Carlson, A. K., Creed, I. F., Eliason, E. J., Gell, P. A., Johnson, P. T. J., Kidd, K. A., MacCormack, T. J., Olden, J. D., Ormerod, S. J., Smol, J. P., Taylor, W. W., Tockner, K., Vermaire, J. C., Dudgeon, D., &amp; Cooke, S. J. (2019). Emerging threats and persistent conservation challenges for freshwater biodiversity. </w:t>
      </w:r>
      <w:r w:rsidRPr="00147AD4">
        <w:rPr>
          <w:rFonts w:ascii="Calibri" w:hAnsi="Calibri" w:cs="Calibri"/>
          <w:i/>
          <w:iCs/>
        </w:rPr>
        <w:t>Biological Reviews</w:t>
      </w:r>
      <w:r w:rsidRPr="00147AD4">
        <w:rPr>
          <w:rFonts w:ascii="Calibri" w:hAnsi="Calibri" w:cs="Calibri"/>
        </w:rPr>
        <w:t xml:space="preserve">, </w:t>
      </w:r>
      <w:r w:rsidRPr="00147AD4">
        <w:rPr>
          <w:rFonts w:ascii="Calibri" w:hAnsi="Calibri" w:cs="Calibri"/>
          <w:i/>
          <w:iCs/>
        </w:rPr>
        <w:t>94</w:t>
      </w:r>
      <w:r w:rsidRPr="00147AD4">
        <w:rPr>
          <w:rFonts w:ascii="Calibri" w:hAnsi="Calibri" w:cs="Calibri"/>
        </w:rPr>
        <w:t>(3), 849–873. https://doi.org/10.1111/brv.12480</w:t>
      </w:r>
    </w:p>
    <w:p w14:paraId="25C33FAA" w14:textId="77777777" w:rsidR="00147AD4" w:rsidRPr="00147AD4" w:rsidRDefault="00147AD4" w:rsidP="00147AD4">
      <w:pPr>
        <w:pStyle w:val="Bibliography"/>
        <w:rPr>
          <w:rFonts w:ascii="Calibri" w:hAnsi="Calibri" w:cs="Calibri"/>
        </w:rPr>
      </w:pPr>
      <w:r w:rsidRPr="00147AD4">
        <w:rPr>
          <w:rFonts w:ascii="Calibri" w:hAnsi="Calibri" w:cs="Calibri"/>
        </w:rPr>
        <w:t xml:space="preserve">Rhee, G. ‐Y, &amp; Gotham, I. J. (1980). OPTIMUM N:P RATIOS AND COEXISTENCE OF PLANKTONIC ALGAE1. </w:t>
      </w:r>
      <w:r w:rsidRPr="00147AD4">
        <w:rPr>
          <w:rFonts w:ascii="Calibri" w:hAnsi="Calibri" w:cs="Calibri"/>
          <w:i/>
          <w:iCs/>
        </w:rPr>
        <w:t>Journal of Phycology</w:t>
      </w:r>
      <w:r w:rsidRPr="00147AD4">
        <w:rPr>
          <w:rFonts w:ascii="Calibri" w:hAnsi="Calibri" w:cs="Calibri"/>
        </w:rPr>
        <w:t xml:space="preserve">, </w:t>
      </w:r>
      <w:r w:rsidRPr="00147AD4">
        <w:rPr>
          <w:rFonts w:ascii="Calibri" w:hAnsi="Calibri" w:cs="Calibri"/>
          <w:i/>
          <w:iCs/>
        </w:rPr>
        <w:t>16</w:t>
      </w:r>
      <w:r w:rsidRPr="00147AD4">
        <w:rPr>
          <w:rFonts w:ascii="Calibri" w:hAnsi="Calibri" w:cs="Calibri"/>
        </w:rPr>
        <w:t>(4), 486–489. https://doi.org/10.1111/J.1529-8817.1980.TB03065.X</w:t>
      </w:r>
    </w:p>
    <w:p w14:paraId="4E6E2FDA" w14:textId="77777777" w:rsidR="00147AD4" w:rsidRPr="00147AD4" w:rsidRDefault="00147AD4" w:rsidP="00147AD4">
      <w:pPr>
        <w:pStyle w:val="Bibliography"/>
        <w:rPr>
          <w:rFonts w:ascii="Calibri" w:hAnsi="Calibri" w:cs="Calibri"/>
        </w:rPr>
      </w:pPr>
      <w:r w:rsidRPr="00147AD4">
        <w:rPr>
          <w:rFonts w:ascii="Calibri" w:hAnsi="Calibri" w:cs="Calibri"/>
        </w:rPr>
        <w:t xml:space="preserve">Sabo, R. D., Clark, C. M., Gibbs, D. A., Metson, G. S., Todd, M. J., LeDuc, S. D., Greiner, D., Fry, M. M., Polinsky, R., Yang, Q., Tian, H., &amp; Compton, J. E. (2021). Phosphorus Inventory for the Conterminous United States (2002–2012). </w:t>
      </w:r>
      <w:r w:rsidRPr="00147AD4">
        <w:rPr>
          <w:rFonts w:ascii="Calibri" w:hAnsi="Calibri" w:cs="Calibri"/>
          <w:i/>
          <w:iCs/>
        </w:rPr>
        <w:t>Journal of Geophysical Research: Biogeosciences</w:t>
      </w:r>
      <w:r w:rsidRPr="00147AD4">
        <w:rPr>
          <w:rFonts w:ascii="Calibri" w:hAnsi="Calibri" w:cs="Calibri"/>
        </w:rPr>
        <w:t xml:space="preserve">, </w:t>
      </w:r>
      <w:r w:rsidRPr="00147AD4">
        <w:rPr>
          <w:rFonts w:ascii="Calibri" w:hAnsi="Calibri" w:cs="Calibri"/>
          <w:i/>
          <w:iCs/>
        </w:rPr>
        <w:t>126</w:t>
      </w:r>
      <w:r w:rsidRPr="00147AD4">
        <w:rPr>
          <w:rFonts w:ascii="Calibri" w:hAnsi="Calibri" w:cs="Calibri"/>
        </w:rPr>
        <w:t>(4), e2020JG005684. https://doi.org/10.1029/2020JG005684</w:t>
      </w:r>
    </w:p>
    <w:p w14:paraId="742EA8E4" w14:textId="77777777" w:rsidR="00147AD4" w:rsidRPr="00147AD4" w:rsidRDefault="00147AD4" w:rsidP="00147AD4">
      <w:pPr>
        <w:pStyle w:val="Bibliography"/>
        <w:rPr>
          <w:rFonts w:ascii="Calibri" w:hAnsi="Calibri" w:cs="Calibri"/>
        </w:rPr>
      </w:pPr>
      <w:r w:rsidRPr="00147AD4">
        <w:rPr>
          <w:rFonts w:ascii="Calibri" w:hAnsi="Calibri" w:cs="Calibri"/>
        </w:rPr>
        <w:t xml:space="preserve">Sinha, E., Michalak, A. M., &amp; Balaji, V. (2017). Eutrophication will increase during the 21st century as a result of precipitation changes.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357</w:t>
      </w:r>
      <w:r w:rsidRPr="00147AD4">
        <w:rPr>
          <w:rFonts w:ascii="Calibri" w:hAnsi="Calibri" w:cs="Calibri"/>
        </w:rPr>
        <w:t>(6349), 405–408. https://doi.org/10.1126/science.aan2409</w:t>
      </w:r>
    </w:p>
    <w:p w14:paraId="3D1225D8" w14:textId="77777777" w:rsidR="00147AD4" w:rsidRPr="00147AD4" w:rsidRDefault="00147AD4" w:rsidP="00147AD4">
      <w:pPr>
        <w:pStyle w:val="Bibliography"/>
        <w:rPr>
          <w:rFonts w:ascii="Calibri" w:hAnsi="Calibri" w:cs="Calibri"/>
        </w:rPr>
      </w:pPr>
      <w:r w:rsidRPr="00147AD4">
        <w:rPr>
          <w:rFonts w:ascii="Calibri" w:hAnsi="Calibri" w:cs="Calibri"/>
        </w:rPr>
        <w:t xml:space="preserve">Smith, V. H., &amp; Schindler, D. W. (2009). Eutrophication science: Where do we go from here? </w:t>
      </w:r>
      <w:r w:rsidRPr="00147AD4">
        <w:rPr>
          <w:rFonts w:ascii="Calibri" w:hAnsi="Calibri" w:cs="Calibri"/>
          <w:i/>
          <w:iCs/>
        </w:rPr>
        <w:t>Trends in Ecology &amp; Evolution</w:t>
      </w:r>
      <w:r w:rsidRPr="00147AD4">
        <w:rPr>
          <w:rFonts w:ascii="Calibri" w:hAnsi="Calibri" w:cs="Calibri"/>
        </w:rPr>
        <w:t xml:space="preserve">, </w:t>
      </w:r>
      <w:r w:rsidRPr="00147AD4">
        <w:rPr>
          <w:rFonts w:ascii="Calibri" w:hAnsi="Calibri" w:cs="Calibri"/>
          <w:i/>
          <w:iCs/>
        </w:rPr>
        <w:t>24</w:t>
      </w:r>
      <w:r w:rsidRPr="00147AD4">
        <w:rPr>
          <w:rFonts w:ascii="Calibri" w:hAnsi="Calibri" w:cs="Calibri"/>
        </w:rPr>
        <w:t>(4), 201–207. https://doi.org/10.1016/J.TREE.2008.11.009</w:t>
      </w:r>
    </w:p>
    <w:p w14:paraId="7C42A269" w14:textId="77777777" w:rsidR="00147AD4" w:rsidRPr="00147AD4" w:rsidRDefault="00147AD4" w:rsidP="00147AD4">
      <w:pPr>
        <w:pStyle w:val="Bibliography"/>
        <w:rPr>
          <w:rFonts w:ascii="Calibri" w:hAnsi="Calibri" w:cs="Calibri"/>
        </w:rPr>
      </w:pPr>
      <w:r w:rsidRPr="00147AD4">
        <w:rPr>
          <w:rFonts w:ascii="Calibri" w:hAnsi="Calibri" w:cs="Calibri"/>
        </w:rPr>
        <w:t xml:space="preserve">Sterner, R. Warner., &amp; Elser, J. J. (2002). </w:t>
      </w:r>
      <w:r w:rsidRPr="00147AD4">
        <w:rPr>
          <w:rFonts w:ascii="Calibri" w:hAnsi="Calibri" w:cs="Calibri"/>
          <w:i/>
          <w:iCs/>
        </w:rPr>
        <w:t>Ecological stoichiometry: The biology of elements from molecules to the biosphere</w:t>
      </w:r>
      <w:r w:rsidRPr="00147AD4">
        <w:rPr>
          <w:rFonts w:ascii="Calibri" w:hAnsi="Calibri" w:cs="Calibri"/>
        </w:rPr>
        <w:t>.</w:t>
      </w:r>
    </w:p>
    <w:p w14:paraId="235D9945"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Stutter, M. I., Graeber, D., Evans, C. D., Wade, A. J., &amp; Withers, P. J. A. (2018). Balancing macronutrient stoichiometry to alleviate eutrophication. </w:t>
      </w:r>
      <w:r w:rsidRPr="00147AD4">
        <w:rPr>
          <w:rFonts w:ascii="Calibri" w:hAnsi="Calibri" w:cs="Calibri"/>
          <w:i/>
          <w:iCs/>
        </w:rPr>
        <w:t>Science of The Total Environment</w:t>
      </w:r>
      <w:r w:rsidRPr="00147AD4">
        <w:rPr>
          <w:rFonts w:ascii="Calibri" w:hAnsi="Calibri" w:cs="Calibri"/>
        </w:rPr>
        <w:t xml:space="preserve">, </w:t>
      </w:r>
      <w:r w:rsidRPr="00147AD4">
        <w:rPr>
          <w:rFonts w:ascii="Calibri" w:hAnsi="Calibri" w:cs="Calibri"/>
          <w:i/>
          <w:iCs/>
        </w:rPr>
        <w:t>634</w:t>
      </w:r>
      <w:r w:rsidRPr="00147AD4">
        <w:rPr>
          <w:rFonts w:ascii="Calibri" w:hAnsi="Calibri" w:cs="Calibri"/>
        </w:rPr>
        <w:t>, 439–447. https://doi.org/10.1016/J.SCITOTENV.2018.03.298</w:t>
      </w:r>
    </w:p>
    <w:p w14:paraId="58CDC11C"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(2007a). Survey of the Nation’s Lakes. Field Operations Manual. EPA 841-B-07- 004.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https://www.epa.gov/national-aquatic-resource-surveys/national-lakes-assessment-2007-field-operations-manual</w:t>
      </w:r>
    </w:p>
    <w:p w14:paraId="68762F3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(2007b). Survey of the Nation’s Lakes: Integrated Quality Assurance Project Plan. EPA/841-B-07-003. </w:t>
      </w:r>
      <w:r w:rsidRPr="00147AD4">
        <w:rPr>
          <w:rFonts w:ascii="Calibri" w:hAnsi="Calibri" w:cs="Calibri"/>
          <w:i/>
          <w:iCs/>
        </w:rPr>
        <w:t>U.S. Environmental Protection Agency, Office of Water and Office of Research and Development, Washington, DC</w:t>
      </w:r>
      <w:r w:rsidRPr="00147AD4">
        <w:rPr>
          <w:rFonts w:ascii="Calibri" w:hAnsi="Calibri" w:cs="Calibri"/>
        </w:rPr>
        <w:t>. https://www.epa.gov/national-aquatic-resource-surveys/national-lakes-assessment-2007-quality-assurance-project-plan</w:t>
      </w:r>
    </w:p>
    <w:p w14:paraId="18FEBF08"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(2010). </w:t>
      </w:r>
      <w:r w:rsidRPr="00147AD4">
        <w:rPr>
          <w:rFonts w:ascii="Calibri" w:hAnsi="Calibri" w:cs="Calibri"/>
          <w:i/>
          <w:iCs/>
        </w:rPr>
        <w:t>National Aquatic Resource Surveys. National Lakes Assessment 2007 (data and metadata files)</w:t>
      </w:r>
      <w:r w:rsidRPr="00147AD4">
        <w:rPr>
          <w:rFonts w:ascii="Calibri" w:hAnsi="Calibri" w:cs="Calibri"/>
        </w:rPr>
        <w:t>. Available from U.S. EPA website: http://www.epa.gov/national-aquatic-resource-surveys/data-national-aquatic-resource-surveys</w:t>
      </w:r>
    </w:p>
    <w:p w14:paraId="7FF34C27"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(2017a). National Lakes Assessment 2017. Field Operations Manual. EPA 841-B-16-002.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https://www.epa.gov/national-aquatic-resource-surveys/national-lakes-assessment-2017-field-operations-manual</w:t>
      </w:r>
    </w:p>
    <w:p w14:paraId="33BD617D"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(2017b). National Lakes Assessment 2017. Laboratory Operations Manual. V.1.1. EPA 841‐B‐16‐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https://www.epa.gov/national-aquatic-resource-surveys/national-lakes-assessment-2017-laboratory-operations-manual</w:t>
      </w:r>
    </w:p>
    <w:p w14:paraId="0351D2D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(2022a). </w:t>
      </w:r>
      <w:r w:rsidRPr="00147AD4">
        <w:rPr>
          <w:rFonts w:ascii="Calibri" w:hAnsi="Calibri" w:cs="Calibri"/>
          <w:i/>
          <w:iCs/>
        </w:rPr>
        <w:t>National Aquatic Resource Surveys. National Lakes Assessment 2017 (data and metadata files)</w:t>
      </w:r>
      <w:r w:rsidRPr="00147AD4">
        <w:rPr>
          <w:rFonts w:ascii="Calibri" w:hAnsi="Calibri" w:cs="Calibri"/>
        </w:rPr>
        <w:t>. Available from U.S. EPA website: http://www.epa.gov/national-aquatic-resource-surveys/data-national-aquatic-resource-surveys</w:t>
      </w:r>
    </w:p>
    <w:p w14:paraId="7512B1E2"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(2022b). National Lakes Assessment 2017: Technical Support Document. EPA 841‐R‐22‐001. </w:t>
      </w:r>
      <w:r w:rsidRPr="00147AD4">
        <w:rPr>
          <w:rFonts w:ascii="Calibri" w:hAnsi="Calibri" w:cs="Calibri"/>
          <w:i/>
          <w:iCs/>
        </w:rPr>
        <w:t>U.S. Environmental Protection Agency, Office of Water and Office of Research and Development</w:t>
      </w:r>
      <w:r w:rsidRPr="00147AD4">
        <w:rPr>
          <w:rFonts w:ascii="Calibri" w:hAnsi="Calibri" w:cs="Calibri"/>
        </w:rPr>
        <w:t>. https://www.epa.gov/national-aquatic-resource-surveys/national-lakes-assessment-2017-technical-support-document</w:t>
      </w:r>
    </w:p>
    <w:p w14:paraId="693F3040"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Gibson, G., Carlson, R., Simpson, J., Smeltzer, E., Gerritson, J., Chapra, S., Heiskary, S., Jones, J., &amp; Kennedy, R. (2000). </w:t>
      </w:r>
      <w:r w:rsidRPr="00147AD4">
        <w:rPr>
          <w:rFonts w:ascii="Calibri" w:hAnsi="Calibri" w:cs="Calibri"/>
          <w:i/>
          <w:iCs/>
        </w:rPr>
        <w:t>Nutrient Criteria Technical Guidance Manual Lakes and Reservoirs. EPA-822-B00-001.</w:t>
      </w:r>
      <w:r w:rsidRPr="00147AD4">
        <w:rPr>
          <w:rFonts w:ascii="Calibri" w:hAnsi="Calibri" w:cs="Calibri"/>
        </w:rPr>
        <w:t xml:space="preserve"> 232.</w:t>
      </w:r>
    </w:p>
    <w:p w14:paraId="382AEF7A" w14:textId="77777777" w:rsidR="00147AD4" w:rsidRPr="00147AD4" w:rsidRDefault="00147AD4" w:rsidP="00147AD4">
      <w:pPr>
        <w:pStyle w:val="Bibliography"/>
        <w:rPr>
          <w:rFonts w:ascii="Calibri" w:hAnsi="Calibri" w:cs="Calibri"/>
        </w:rPr>
      </w:pPr>
      <w:r w:rsidRPr="00147AD4">
        <w:rPr>
          <w:rFonts w:ascii="Calibri" w:hAnsi="Calibri" w:cs="Calibri"/>
        </w:rPr>
        <w:t xml:space="preserve">Wetzel, R. G. (2001). </w:t>
      </w:r>
      <w:r w:rsidRPr="00147AD4">
        <w:rPr>
          <w:rFonts w:ascii="Calibri" w:hAnsi="Calibri" w:cs="Calibri"/>
          <w:i/>
          <w:iCs/>
        </w:rPr>
        <w:t>Limnology</w:t>
      </w:r>
      <w:r w:rsidRPr="00147AD4">
        <w:rPr>
          <w:rFonts w:ascii="Calibri" w:hAnsi="Calibri" w:cs="Calibri"/>
        </w:rPr>
        <w:t>. Academic Press.</w:t>
      </w:r>
    </w:p>
    <w:p w14:paraId="6231E832" w14:textId="77777777" w:rsidR="00147AD4" w:rsidRPr="00147AD4" w:rsidRDefault="00147AD4" w:rsidP="00147AD4">
      <w:pPr>
        <w:pStyle w:val="Bibliography"/>
        <w:rPr>
          <w:rFonts w:ascii="Calibri" w:hAnsi="Calibri" w:cs="Calibri"/>
        </w:rPr>
      </w:pPr>
      <w:r w:rsidRPr="00147AD4">
        <w:rPr>
          <w:rFonts w:ascii="Calibri" w:hAnsi="Calibri" w:cs="Calibri"/>
        </w:rPr>
        <w:t xml:space="preserve">Wickham, H., Averick, M., Bryan, J., Chang, W., McGowan, L. D., François, R., Grolemund, G., Hayes, A., Henry, L., Hester, J., Kuhn, M., Pedersen, T. L., Miller, E., Bache, S. M., Müller, K., Ooms, J., Robinson, D., Seidel, D. P., Spinu, V., … Yutani, H. (2019). Welcome to the tidyverse. </w:t>
      </w:r>
      <w:r w:rsidRPr="00147AD4">
        <w:rPr>
          <w:rFonts w:ascii="Calibri" w:hAnsi="Calibri" w:cs="Calibri"/>
          <w:i/>
          <w:iCs/>
        </w:rPr>
        <w:t>Journal of Open Source Software</w:t>
      </w:r>
      <w:r w:rsidRPr="00147AD4">
        <w:rPr>
          <w:rFonts w:ascii="Calibri" w:hAnsi="Calibri" w:cs="Calibri"/>
        </w:rPr>
        <w:t xml:space="preserve">, </w:t>
      </w:r>
      <w:r w:rsidRPr="00147AD4">
        <w:rPr>
          <w:rFonts w:ascii="Calibri" w:hAnsi="Calibri" w:cs="Calibri"/>
          <w:i/>
          <w:iCs/>
        </w:rPr>
        <w:t>4</w:t>
      </w:r>
      <w:r w:rsidRPr="00147AD4">
        <w:rPr>
          <w:rFonts w:ascii="Calibri" w:hAnsi="Calibri" w:cs="Calibri"/>
        </w:rPr>
        <w:t>(43), 1686. https://doi.org/10.21105/joss.01686</w:t>
      </w:r>
    </w:p>
    <w:p w14:paraId="2FA5ADF1" w14:textId="77777777" w:rsidR="00147AD4" w:rsidRPr="00147AD4" w:rsidRDefault="00147AD4" w:rsidP="00147AD4">
      <w:pPr>
        <w:pStyle w:val="Bibliography"/>
        <w:rPr>
          <w:rFonts w:ascii="Calibri" w:hAnsi="Calibri" w:cs="Calibri"/>
        </w:rPr>
      </w:pPr>
      <w:r w:rsidRPr="00147AD4">
        <w:rPr>
          <w:rFonts w:ascii="Calibri" w:hAnsi="Calibri" w:cs="Calibri"/>
        </w:rPr>
        <w:t xml:space="preserve">Wurtsbaugh, W. A., Paerl, H. W., &amp; Dodds, W. K. (2019). Nutrients, eutrophication and harmful algal blooms along the freshwater to marine continuum. </w:t>
      </w:r>
      <w:r w:rsidRPr="00147AD4">
        <w:rPr>
          <w:rFonts w:ascii="Calibri" w:hAnsi="Calibri" w:cs="Calibri"/>
          <w:i/>
          <w:iCs/>
        </w:rPr>
        <w:t>WIREs Water</w:t>
      </w:r>
      <w:r w:rsidRPr="00147AD4">
        <w:rPr>
          <w:rFonts w:ascii="Calibri" w:hAnsi="Calibri" w:cs="Calibri"/>
        </w:rPr>
        <w:t xml:space="preserve">, </w:t>
      </w:r>
      <w:r w:rsidRPr="00147AD4">
        <w:rPr>
          <w:rFonts w:ascii="Calibri" w:hAnsi="Calibri" w:cs="Calibri"/>
          <w:i/>
          <w:iCs/>
        </w:rPr>
        <w:t>6</w:t>
      </w:r>
      <w:r w:rsidRPr="00147AD4">
        <w:rPr>
          <w:rFonts w:ascii="Calibri" w:hAnsi="Calibri" w:cs="Calibri"/>
        </w:rPr>
        <w:t>(5), e1373. https://doi.org/10.1002/wat2.1373</w:t>
      </w:r>
    </w:p>
    <w:p w14:paraId="020EBFFC" w14:textId="77777777" w:rsidR="00147AD4" w:rsidRPr="00147AD4" w:rsidRDefault="00147AD4" w:rsidP="00147AD4">
      <w:pPr>
        <w:pStyle w:val="Bibliography"/>
        <w:rPr>
          <w:rFonts w:ascii="Calibri" w:hAnsi="Calibri" w:cs="Calibri"/>
        </w:rPr>
      </w:pPr>
      <w:r w:rsidRPr="00147AD4">
        <w:rPr>
          <w:rFonts w:ascii="Calibri" w:hAnsi="Calibri" w:cs="Calibri"/>
        </w:rPr>
        <w:t xml:space="preserve">Yao, X., Zhang, Y., Zhang, L., &amp; Zhou, Y. (2018). A bibliometric review of nitrogen research in eutrophic lakes and reservoirs. </w:t>
      </w:r>
      <w:r w:rsidRPr="00147AD4">
        <w:rPr>
          <w:rFonts w:ascii="Calibri" w:hAnsi="Calibri" w:cs="Calibri"/>
          <w:i/>
          <w:iCs/>
        </w:rPr>
        <w:t>Journal of Environmental Sciences</w:t>
      </w:r>
      <w:r w:rsidRPr="00147AD4">
        <w:rPr>
          <w:rFonts w:ascii="Calibri" w:hAnsi="Calibri" w:cs="Calibri"/>
        </w:rPr>
        <w:t xml:space="preserve">, </w:t>
      </w:r>
      <w:r w:rsidRPr="00147AD4">
        <w:rPr>
          <w:rFonts w:ascii="Calibri" w:hAnsi="Calibri" w:cs="Calibri"/>
          <w:i/>
          <w:iCs/>
        </w:rPr>
        <w:t>66</w:t>
      </w:r>
      <w:r w:rsidRPr="00147AD4">
        <w:rPr>
          <w:rFonts w:ascii="Calibri" w:hAnsi="Calibri" w:cs="Calibri"/>
        </w:rPr>
        <w:t>, 274–285. https://doi.org/10.1016/j.jes.2016.10.022</w:t>
      </w:r>
    </w:p>
    <w:p w14:paraId="339EC9CB" w14:textId="1368E825" w:rsidR="00573C09" w:rsidRDefault="00573C09" w:rsidP="00573C09">
      <w:r>
        <w:fldChar w:fldCharType="end"/>
      </w:r>
    </w:p>
    <w:p w14:paraId="4B5A822B" w14:textId="29BA5A5F" w:rsidR="00F01B93" w:rsidRPr="001968F8" w:rsidRDefault="00F01B93" w:rsidP="001968F8"/>
    <w:sectPr w:rsidR="00F01B93" w:rsidRPr="001968F8" w:rsidSect="00573C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lsey Ruehling" w:date="2022-09-13T13:59:00Z" w:initials="KR">
    <w:p w14:paraId="0C1D1AD6" w14:textId="2B6136DA" w:rsidR="00D613B6" w:rsidRDefault="00D613B6">
      <w:pPr>
        <w:pStyle w:val="CommentText"/>
      </w:pPr>
      <w:r>
        <w:rPr>
          <w:rStyle w:val="CommentReference"/>
        </w:rPr>
        <w:annotationRef/>
      </w:r>
      <w:r>
        <w:t xml:space="preserve">As you will see in my comments below I get really confused by these methods and some of your choices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48"/>
          </mc:Choice>
          <mc:Fallback>
            <w:t>🙈</w:t>
          </mc:Fallback>
        </mc:AlternateContent>
      </w:r>
      <w:r>
        <w:t xml:space="preserve"> Something that might aid the reader here is a higher-level summary of these decisions or the workflow. It might be okay to switch from DIN:TP in the “limitation calculation” to then relying on TN:TP for the “statistical analyses” but right now the relevance is kind of disjointed and confusing to me personally (as you can tell by my comments in lab meeting lol)</w:t>
      </w:r>
      <w:r w:rsidRPr="001D5908">
        <w:rPr>
          <w:b/>
        </w:rPr>
        <w:t xml:space="preserve">. Could you start by describing </w:t>
      </w:r>
      <w:r>
        <w:rPr>
          <w:b/>
        </w:rPr>
        <w:t>(</w:t>
      </w:r>
      <w:r w:rsidRPr="001D5908">
        <w:rPr>
          <w:b/>
        </w:rPr>
        <w:t>very high level</w:t>
      </w:r>
      <w:r>
        <w:rPr>
          <w:b/>
        </w:rPr>
        <w:t>)</w:t>
      </w:r>
      <w:r w:rsidRPr="001D5908">
        <w:rPr>
          <w:b/>
        </w:rPr>
        <w:t xml:space="preserve"> how each of these two approaches will answer your specific</w:t>
      </w:r>
      <w:r>
        <w:rPr>
          <w:b/>
        </w:rPr>
        <w:t xml:space="preserve"> research</w:t>
      </w:r>
      <w:r w:rsidRPr="001D5908">
        <w:rPr>
          <w:b/>
        </w:rPr>
        <w:t xml:space="preserve"> question</w:t>
      </w:r>
      <w:r>
        <w:rPr>
          <w:b/>
        </w:rPr>
        <w:t>s</w:t>
      </w:r>
      <w:r w:rsidRPr="001D5908">
        <w:rPr>
          <w:b/>
        </w:rPr>
        <w:t>?</w:t>
      </w:r>
      <w:r>
        <w:t xml:space="preserve"> </w:t>
      </w:r>
    </w:p>
  </w:comment>
  <w:comment w:id="1" w:author="Kelsey Ruehling" w:date="2022-09-13T16:30:00Z" w:initials="KR">
    <w:p w14:paraId="4D4BFF07" w14:textId="0B880E4C" w:rsidR="00D613B6" w:rsidRDefault="00D613B6">
      <w:pPr>
        <w:pStyle w:val="CommentText"/>
      </w:pPr>
      <w:r>
        <w:rPr>
          <w:rStyle w:val="CommentReference"/>
        </w:rPr>
        <w:annotationRef/>
      </w:r>
      <w:r>
        <w:t xml:space="preserve">Why average? Consider using </w:t>
      </w:r>
      <w:r w:rsidRPr="00DB56F6">
        <w:rPr>
          <w:u w:val="single"/>
        </w:rPr>
        <w:t>median</w:t>
      </w:r>
      <w:r>
        <w:t xml:space="preserve"> logDIN:TP to be consistent with the concentration thresholds.</w:t>
      </w:r>
    </w:p>
  </w:comment>
  <w:comment w:id="2" w:author="Kelsey Ruehling" w:date="2022-09-13T16:35:00Z" w:initials="KR">
    <w:p w14:paraId="36441031" w14:textId="49572234" w:rsidR="00D613B6" w:rsidRDefault="00D613B6">
      <w:pPr>
        <w:pStyle w:val="CommentText"/>
      </w:pPr>
      <w:r>
        <w:rPr>
          <w:rStyle w:val="CommentReference"/>
        </w:rPr>
        <w:annotationRef/>
      </w:r>
      <w:r>
        <w:t>More detail on what this function actually does</w:t>
      </w:r>
    </w:p>
  </w:comment>
  <w:comment w:id="3" w:author="Kelsey Ruehling" w:date="2022-09-13T14:05:00Z" w:initials="KR">
    <w:p w14:paraId="42514FC2" w14:textId="5D752D06" w:rsidR="00D613B6" w:rsidRDefault="00D613B6">
      <w:pPr>
        <w:pStyle w:val="CommentText"/>
      </w:pPr>
      <w:r>
        <w:rPr>
          <w:rStyle w:val="CommentReference"/>
        </w:rPr>
        <w:annotationRef/>
      </w:r>
      <w:r>
        <w:t>Does this paragraph correspond to a figure? Does it answer any of you main research Qs?</w:t>
      </w:r>
    </w:p>
  </w:comment>
  <w:comment w:id="4" w:author="Kelsey Ruehling" w:date="2022-09-13T14:03:00Z" w:initials="KR">
    <w:p w14:paraId="46176BEC" w14:textId="2D6A11F6" w:rsidR="00D613B6" w:rsidRDefault="00D613B6">
      <w:pPr>
        <w:pStyle w:val="CommentText"/>
      </w:pPr>
      <w:r>
        <w:rPr>
          <w:rStyle w:val="CommentReference"/>
        </w:rPr>
        <w:annotationRef/>
      </w:r>
      <w:r>
        <w:t xml:space="preserve">EPA people love statistics. I know you probably used the change.analysis function or some other in the spsurvey package to assess this, but what statistical test did you run? You can add it in parentheses here or elaborate a little more in the paragraph above if it can’t be described in a few words. </w:t>
      </w:r>
    </w:p>
  </w:comment>
  <w:comment w:id="7" w:author="Kelsey Ruehling" w:date="2022-09-13T14:09:00Z" w:initials="KR">
    <w:p w14:paraId="6F0D2329" w14:textId="487E7C3E" w:rsidR="00D613B6" w:rsidRDefault="00D613B6">
      <w:pPr>
        <w:pStyle w:val="CommentText"/>
      </w:pPr>
      <w:r>
        <w:rPr>
          <w:rStyle w:val="CommentReference"/>
        </w:rPr>
        <w:annotationRef/>
      </w:r>
      <w:r>
        <w:t>What is the clear divide? Make it very obvious to the reader.</w:t>
      </w:r>
    </w:p>
  </w:comment>
  <w:comment w:id="8" w:author="Kelsey Ruehling" w:date="2022-09-13T14:09:00Z" w:initials="KR">
    <w:p w14:paraId="253AA1A7" w14:textId="36F60D14" w:rsidR="00D613B6" w:rsidRDefault="00D613B6">
      <w:pPr>
        <w:pStyle w:val="CommentText"/>
      </w:pPr>
      <w:r>
        <w:rPr>
          <w:rStyle w:val="CommentReference"/>
        </w:rPr>
        <w:annotationRef/>
      </w:r>
      <w:r>
        <w:t>I think you are referring to Figure 2 here but you don’t cite it until the end</w:t>
      </w:r>
    </w:p>
  </w:comment>
  <w:comment w:id="9" w:author="Kelsey Ruehling" w:date="2022-09-13T16:41:00Z" w:initials="KR">
    <w:p w14:paraId="32936A81" w14:textId="3AC39CF0" w:rsidR="00D613B6" w:rsidRDefault="00D613B6">
      <w:pPr>
        <w:pStyle w:val="CommentText"/>
      </w:pPr>
      <w:r>
        <w:rPr>
          <w:rStyle w:val="CommentReference"/>
        </w:rPr>
        <w:annotationRef/>
      </w:r>
      <w:r>
        <w:t>Note that this pattern was consistent btwn survey years if that is the case</w:t>
      </w:r>
    </w:p>
  </w:comment>
  <w:comment w:id="13" w:author="Kelsey Ruehling" w:date="2022-09-13T14:14:00Z" w:initials="KR">
    <w:p w14:paraId="58B1BAB8" w14:textId="4E1508EB" w:rsidR="00D613B6" w:rsidRDefault="00D613B6">
      <w:pPr>
        <w:pStyle w:val="CommentText"/>
      </w:pPr>
      <w:r>
        <w:rPr>
          <w:rStyle w:val="CommentReference"/>
        </w:rPr>
        <w:annotationRef/>
      </w:r>
      <w:r>
        <w:t xml:space="preserve">Using an ANOVA or what kind of test to asses this? </w:t>
      </w:r>
    </w:p>
  </w:comment>
  <w:comment w:id="12" w:author="Kelsey Ruehling" w:date="2022-09-13T14:24:00Z" w:initials="KR">
    <w:p w14:paraId="0E79CB8E" w14:textId="1F2CDA8E" w:rsidR="00D613B6" w:rsidRDefault="00D613B6">
      <w:pPr>
        <w:pStyle w:val="CommentText"/>
      </w:pPr>
      <w:r>
        <w:rPr>
          <w:rStyle w:val="CommentReference"/>
        </w:rPr>
        <w:annotationRef/>
      </w:r>
      <w:r>
        <w:t>What does this tell us? I’m not sure how to interpret this</w:t>
      </w:r>
    </w:p>
  </w:comment>
  <w:comment w:id="21" w:author="Kelsey Ruehling" w:date="2022-09-13T16:43:00Z" w:initials="KR">
    <w:p w14:paraId="0B4E82AA" w14:textId="23DB5A2F" w:rsidR="00D613B6" w:rsidRDefault="00D613B6">
      <w:pPr>
        <w:pStyle w:val="CommentText"/>
      </w:pPr>
      <w:r>
        <w:rPr>
          <w:rStyle w:val="CommentReference"/>
        </w:rPr>
        <w:annotationRef/>
      </w:r>
      <w:r>
        <w:t>Suggested wording on this result: “Approximately half of the lakes across the U.S. were N-limited, and that number decreased by 3.4% between 2007 and 2017.”</w:t>
      </w:r>
    </w:p>
  </w:comment>
  <w:comment w:id="14" w:author="Kelsey Ruehling" w:date="2022-09-13T14:26:00Z" w:initials="KR">
    <w:p w14:paraId="56E84545" w14:textId="77777777" w:rsidR="00D613B6" w:rsidRDefault="00D613B6">
      <w:pPr>
        <w:pStyle w:val="CommentText"/>
      </w:pPr>
      <w:r>
        <w:rPr>
          <w:rStyle w:val="CommentReference"/>
        </w:rPr>
        <w:annotationRef/>
      </w:r>
      <w:r>
        <w:t>This is cool but you can’t really gather than from Figure 4. Also, why only report co-limitation? Could you make a panel for conterminous US in addition to the ecoregions?</w:t>
      </w:r>
    </w:p>
    <w:p w14:paraId="1A49C212" w14:textId="77777777" w:rsidR="00D613B6" w:rsidRDefault="00D613B6">
      <w:pPr>
        <w:pStyle w:val="CommentText"/>
      </w:pPr>
    </w:p>
    <w:p w14:paraId="6DD425ED" w14:textId="05FEC7D6" w:rsidR="00D613B6" w:rsidRDefault="00D613B6">
      <w:pPr>
        <w:pStyle w:val="CommentText"/>
      </w:pPr>
      <w:r>
        <w:t>Also consider sprinkling in some other result about the ecoregions. For example:</w:t>
      </w:r>
      <w:r>
        <w:br/>
      </w:r>
      <w:r>
        <w:br/>
        <w:t xml:space="preserve">“One of the largest observed shifts in nutrient limitation occurred in the Southern Plains, where N-limitation increased from 3.2% of lakes in 2007 to 51.2% in 2017.” Or the increase in co-limitation in the upper Midwest. Add to the mystery a little bit before you get to the trophic state result! </w:t>
      </w:r>
    </w:p>
  </w:comment>
  <w:comment w:id="28" w:author="Kelsey Ruehling" w:date="2022-09-13T14:31:00Z" w:initials="KR">
    <w:p w14:paraId="52AB6931" w14:textId="72D6DA6F" w:rsidR="00D613B6" w:rsidRDefault="00D613B6">
      <w:pPr>
        <w:pStyle w:val="CommentText"/>
      </w:pPr>
      <w:r>
        <w:rPr>
          <w:rStyle w:val="CommentReference"/>
        </w:rPr>
        <w:annotationRef/>
      </w:r>
      <w:r>
        <w:t>Similar to above, this isn’t reflected in the figure. That might be okay! But describe the ecoregional results more thoroughly since that is what is actually in the graph.</w:t>
      </w:r>
    </w:p>
  </w:comment>
  <w:comment w:id="29" w:author="Kelsey Ruehling" w:date="2022-09-13T14:32:00Z" w:initials="KR">
    <w:p w14:paraId="595ED7D6" w14:textId="18632D3B" w:rsidR="00D613B6" w:rsidRDefault="00D613B6">
      <w:pPr>
        <w:pStyle w:val="CommentText"/>
      </w:pPr>
      <w:r>
        <w:rPr>
          <w:rStyle w:val="CommentReference"/>
        </w:rPr>
        <w:annotationRef/>
      </w:r>
      <w:r>
        <w:t xml:space="preserve">Elaborate here! This is really the meat and exciting part of your project. Southern Appalachains, Upper Midwest, Temperate Plains, and Xeric all appear to have HUGE jumps in the % of eutrophic/hypereutrophic lakes, while other regions like the Western Mountains had a shift in the % of oligo/mesotrophic lakes. You don’t have to speculate as to why yet, but you do want to point out the nuances to the reader. </w:t>
      </w:r>
    </w:p>
  </w:comment>
  <w:comment w:id="30" w:author="Kelsey Ruehling" w:date="2022-09-13T14:40:00Z" w:initials="KR">
    <w:p w14:paraId="2794A062" w14:textId="3A66F49B" w:rsidR="00D613B6" w:rsidRDefault="00D613B6">
      <w:pPr>
        <w:pStyle w:val="CommentText"/>
      </w:pPr>
      <w:r>
        <w:rPr>
          <w:rStyle w:val="CommentReference"/>
        </w:rPr>
        <w:annotationRef/>
      </w:r>
      <w:r>
        <w:t xml:space="preserve">I wasn’t expecting this split of ‘full population of lakes’ and ‘resampled lakes.’ I think it is def worth keeping since the results DO vary somewhat (and thus from a management perspective your conclusions would vary too). If you decide to present both it might be worth incorporating this in your research questions/methods (e.g., “do temporal and spatial patterns of nutrient limitation vary depending on the sample of lakes considered?”) </w:t>
      </w:r>
    </w:p>
  </w:comment>
  <w:comment w:id="31" w:author="Kelsey Ruehling" w:date="2022-09-13T14:39:00Z" w:initials="KR">
    <w:p w14:paraId="52E74734" w14:textId="14897766" w:rsidR="00D613B6" w:rsidRDefault="00D613B6">
      <w:pPr>
        <w:pStyle w:val="CommentText"/>
      </w:pPr>
      <w:r>
        <w:rPr>
          <w:rStyle w:val="CommentReference"/>
        </w:rPr>
        <w:annotationRef/>
      </w:r>
      <w:r>
        <w:t xml:space="preserve">It might make more sense to present this immediately after figure 4. </w:t>
      </w:r>
    </w:p>
  </w:comment>
  <w:comment w:id="39" w:author="Kelsey Ruehling" w:date="2022-09-13T14:45:00Z" w:initials="KR">
    <w:p w14:paraId="47595699" w14:textId="183BA719" w:rsidR="00D613B6" w:rsidRDefault="00D613B6">
      <w:pPr>
        <w:pStyle w:val="CommentText"/>
      </w:pPr>
      <w:r>
        <w:rPr>
          <w:rStyle w:val="CommentReference"/>
        </w:rPr>
        <w:annotationRef/>
      </w:r>
      <w:r>
        <w:t xml:space="preserve">Great paragraph! </w:t>
      </w:r>
    </w:p>
  </w:comment>
  <w:comment w:id="66" w:author="Kelsey Ruehling" w:date="2022-09-13T14:54:00Z" w:initials="KR">
    <w:p w14:paraId="6FE35D0A" w14:textId="521B7B03" w:rsidR="00D613B6" w:rsidRDefault="00D613B6">
      <w:pPr>
        <w:pStyle w:val="CommentText"/>
      </w:pPr>
      <w:r>
        <w:rPr>
          <w:rStyle w:val="CommentReference"/>
        </w:rPr>
        <w:annotationRef/>
      </w:r>
      <w:r>
        <w:t xml:space="preserve">Like I commented on Figure 6, I would be careful about how to refer to a non-statistically significant difference. You can even say something like “but the shifts were overall not statistically significant as indicated by ______” and state what threshold you used (either a p-value or overlap with 0 or whatever). I’m sure your stats are sound but you’ll just want to be more precise for the reviewers </w:t>
      </w:r>
    </w:p>
  </w:comment>
  <w:comment w:id="79" w:author="Kelsey Ruehling" w:date="2022-09-13T14:57:00Z" w:initials="KR">
    <w:p w14:paraId="20E9C481" w14:textId="739A6B3D" w:rsidR="00D613B6" w:rsidRDefault="00D613B6">
      <w:pPr>
        <w:pStyle w:val="CommentText"/>
      </w:pPr>
      <w:r>
        <w:rPr>
          <w:rStyle w:val="CommentReference"/>
        </w:rPr>
        <w:annotationRef/>
      </w:r>
      <w:r>
        <w:t xml:space="preserve">This causes the reader to have to do a lot of mental weightlifted so consider restructuring this sentence a little bit. I tried to help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2C"/>
          </mc:Choice>
          <mc:Fallback>
            <w:t>😬</w:t>
          </mc:Fallback>
        </mc:AlternateContent>
      </w:r>
    </w:p>
  </w:comment>
  <w:comment w:id="84" w:author="Kelsey Ruehling" w:date="2022-09-13T16:47:00Z" w:initials="KR">
    <w:p w14:paraId="52A26B06" w14:textId="0DEFF39A" w:rsidR="00D613B6" w:rsidRDefault="00D613B6">
      <w:pPr>
        <w:pStyle w:val="CommentText"/>
      </w:pPr>
      <w:r>
        <w:rPr>
          <w:rStyle w:val="CommentReference"/>
        </w:rPr>
        <w:annotationRef/>
      </w:r>
      <w:r>
        <w:t>Maybe change this heading to be consistent with the figures (“Resampled lakes”)</w:t>
      </w:r>
    </w:p>
  </w:comment>
  <w:comment w:id="85" w:author="Kelsey Ruehling" w:date="2022-09-13T16:48:00Z" w:initials="KR">
    <w:p w14:paraId="6DC2A367" w14:textId="65F534CD" w:rsidR="00D613B6" w:rsidRDefault="00D613B6">
      <w:pPr>
        <w:pStyle w:val="CommentText"/>
      </w:pPr>
      <w:r>
        <w:rPr>
          <w:rStyle w:val="CommentReference"/>
        </w:rPr>
        <w:annotationRef/>
      </w:r>
      <w:r>
        <w:t xml:space="preserve">Can you show a panel in Figure 7 that shows % differences in lakes 2007-2017 with trophic state on the x-axis but not faceting? That would describe this result. </w:t>
      </w:r>
    </w:p>
  </w:comment>
  <w:comment w:id="88" w:author="Kelsey Ruehling" w:date="2022-09-13T16:50:00Z" w:initials="KR">
    <w:p w14:paraId="6BF3A456" w14:textId="1939F9EC" w:rsidR="00D613B6" w:rsidRDefault="00D613B6">
      <w:pPr>
        <w:pStyle w:val="CommentText"/>
      </w:pPr>
      <w:r>
        <w:rPr>
          <w:rStyle w:val="CommentReference"/>
        </w:rPr>
        <w:annotationRef/>
      </w:r>
      <w:r>
        <w:t xml:space="preserve">I felt like you need a transition sentence </w:t>
      </w:r>
      <w:r>
        <w:rPr>
          <w:noProof/>
        </w:rPr>
        <w:t>here, but you might try better wording :)</w:t>
      </w:r>
    </w:p>
  </w:comment>
  <w:comment w:id="100" w:author="Kelsey Ruehling" w:date="2022-09-13T16:54:00Z" w:initials="KR">
    <w:p w14:paraId="5E364166" w14:textId="52046928" w:rsidR="00D613B6" w:rsidRDefault="00D613B6">
      <w:pPr>
        <w:pStyle w:val="CommentText"/>
      </w:pPr>
      <w:r>
        <w:rPr>
          <w:rStyle w:val="CommentReference"/>
        </w:rPr>
        <w:annotationRef/>
      </w:r>
      <w:r>
        <w:t>I thought this result was totally WILD so I tried to emphasize it a bit more here</w:t>
      </w:r>
    </w:p>
  </w:comment>
  <w:comment w:id="123" w:author="Kelsey Ruehling" w:date="2022-09-13T16:56:00Z" w:initials="KR">
    <w:p w14:paraId="15E67901" w14:textId="6C0577E8" w:rsidR="00D613B6" w:rsidRDefault="00D613B6">
      <w:pPr>
        <w:pStyle w:val="CommentText"/>
      </w:pPr>
      <w:r>
        <w:rPr>
          <w:rStyle w:val="CommentReference"/>
        </w:rPr>
        <w:annotationRef/>
      </w:r>
      <w:r>
        <w:t xml:space="preserve">Same suggestion as above. Maybe actually show this result on a panel? </w:t>
      </w:r>
    </w:p>
  </w:comment>
  <w:comment w:id="126" w:author="Kelsey Ruehling" w:date="2022-09-13T16:58:00Z" w:initials="KR">
    <w:p w14:paraId="49E82CF5" w14:textId="67835571" w:rsidR="0087176F" w:rsidRPr="0087176F" w:rsidRDefault="0087176F">
      <w:pPr>
        <w:pStyle w:val="CommentText"/>
      </w:pPr>
      <w:r>
        <w:rPr>
          <w:rStyle w:val="CommentReference"/>
        </w:rPr>
        <w:annotationRef/>
      </w:r>
      <w:r>
        <w:t xml:space="preserve">Too strong potentially? Maybe something like “TN was more strongly correlated with chlorophyll </w:t>
      </w:r>
      <w:r>
        <w:rPr>
          <w:i/>
        </w:rPr>
        <w:t>a</w:t>
      </w:r>
      <w:r>
        <w:t xml:space="preserve"> compared to lakes in the eastern U.S.”</w:t>
      </w:r>
    </w:p>
  </w:comment>
  <w:comment w:id="127" w:author="Kelsey Ruehling" w:date="2022-09-13T16:59:00Z" w:initials="KR">
    <w:p w14:paraId="2265F32E" w14:textId="56F3B923" w:rsidR="0087176F" w:rsidRDefault="0087176F">
      <w:pPr>
        <w:pStyle w:val="CommentText"/>
      </w:pPr>
      <w:r>
        <w:rPr>
          <w:rStyle w:val="CommentReference"/>
        </w:rPr>
        <w:annotationRef/>
      </w:r>
      <w:r>
        <w:t xml:space="preserve">And N deposition rates, in addition to terrestrial N export into lakes, is just WAY way lower in the western U.S. </w:t>
      </w:r>
    </w:p>
  </w:comment>
  <w:comment w:id="128" w:author="Kelsey Ruehling" w:date="2022-09-13T17:00:00Z" w:initials="KR">
    <w:p w14:paraId="70C6FC91" w14:textId="243163C7" w:rsidR="0087176F" w:rsidRDefault="0087176F">
      <w:pPr>
        <w:pStyle w:val="CommentText"/>
      </w:pPr>
      <w:r>
        <w:rPr>
          <w:rStyle w:val="CommentReference"/>
        </w:rPr>
        <w:annotationRef/>
      </w:r>
      <w:r>
        <w:t>And/or understanding these differences can inform region-specific management strategies to mitigate the impacts of eutrophication</w:t>
      </w:r>
    </w:p>
  </w:comment>
  <w:comment w:id="129" w:author="Kelsey Ruehling" w:date="2022-09-13T17:01:00Z" w:initials="KR">
    <w:p w14:paraId="4CEAE270" w14:textId="463A2DE8" w:rsidR="0087176F" w:rsidRDefault="0087176F">
      <w:pPr>
        <w:pStyle w:val="CommentText"/>
      </w:pPr>
      <w:r>
        <w:rPr>
          <w:rStyle w:val="CommentReference"/>
        </w:rPr>
        <w:annotationRef/>
      </w:r>
      <w:r>
        <w:t>I think this is a really valuable insight for your analysis! Like I said elsewhere, making this an objective or part of your research questions up front will help with continuity throughout the manuscript. EPA is super management-drive obviously, so showing how the dataset used influences your conclusions *should* be super relevant to them</w:t>
      </w:r>
    </w:p>
  </w:comment>
  <w:comment w:id="131" w:author="Kelsey Ruehling" w:date="2022-09-13T17:01:00Z" w:initials="KR">
    <w:p w14:paraId="5A3C2E5D" w14:textId="582CC988" w:rsidR="0087176F" w:rsidRDefault="0087176F">
      <w:pPr>
        <w:pStyle w:val="CommentText"/>
      </w:pPr>
      <w:r>
        <w:rPr>
          <w:rStyle w:val="CommentReference"/>
        </w:rPr>
        <w:annotationRef/>
      </w:r>
      <w:r>
        <w:t>Is the error larger in the re-sampled lakes generally? Just curious</w:t>
      </w:r>
    </w:p>
  </w:comment>
  <w:comment w:id="132" w:author="Kelsey Ruehling" w:date="2022-09-13T17:05:00Z" w:initials="KR">
    <w:p w14:paraId="7A2FDB27" w14:textId="2227CC16" w:rsidR="0087176F" w:rsidRDefault="0087176F">
      <w:pPr>
        <w:pStyle w:val="CommentText"/>
      </w:pPr>
      <w:r>
        <w:rPr>
          <w:rStyle w:val="CommentReference"/>
        </w:rPr>
        <w:annotationRef/>
      </w:r>
      <w:r>
        <w:t xml:space="preserve">You can consider tucking these “study limitation” points a little later in the discussion because they kind of distract from the main points of 2a and 2b above. </w:t>
      </w:r>
    </w:p>
  </w:comment>
  <w:comment w:id="133" w:author="Kelsey Ruehling" w:date="2022-09-13T17:05:00Z" w:initials="KR">
    <w:p w14:paraId="068E7C2E" w14:textId="7E75A534" w:rsidR="0087176F" w:rsidRPr="0087176F" w:rsidRDefault="0087176F">
      <w:pPr>
        <w:pStyle w:val="CommentText"/>
      </w:pPr>
      <w:r>
        <w:rPr>
          <w:rStyle w:val="CommentReference"/>
        </w:rPr>
        <w:annotationRef/>
      </w:r>
      <w:r>
        <w:t xml:space="preserve">Considering moving this up front but keep it super high level and avoid just regurgitating the results again. Think about how you can tie this into the introduction: your study clearly show just how much nutrient limitation varies through space </w:t>
      </w:r>
      <w:r>
        <w:rPr>
          <w:b/>
        </w:rPr>
        <w:t xml:space="preserve">and </w:t>
      </w:r>
      <w:r>
        <w:t xml:space="preserve">time </w:t>
      </w:r>
      <w:r>
        <w:rPr>
          <w:i/>
        </w:rPr>
        <w:t>and</w:t>
      </w:r>
      <w:r>
        <w:t xml:space="preserve"> by trophic state. This is very cool! And kind of throws shade at the people who waste their time </w:t>
      </w:r>
      <w:r w:rsidR="00EF7171">
        <w:t>arguing about whether N or P matter :P It’s both.</w:t>
      </w:r>
    </w:p>
  </w:comment>
  <w:comment w:id="134" w:author="Kelsey Ruehling" w:date="2022-09-13T17:08:00Z" w:initials="KR">
    <w:p w14:paraId="77E9CDB9" w14:textId="3648B86B" w:rsidR="00EF7171" w:rsidRDefault="00EF7171">
      <w:pPr>
        <w:pStyle w:val="CommentText"/>
      </w:pPr>
      <w:r>
        <w:rPr>
          <w:rStyle w:val="CommentReference"/>
        </w:rPr>
        <w:annotationRef/>
      </w:r>
      <w:r>
        <w:t>This is good. Really lean into the management implications here since a large chunk of the evaluation criteria are “</w:t>
      </w:r>
      <w:r>
        <w:rPr>
          <w:color w:val="000000"/>
        </w:rPr>
        <w:t xml:space="preserve">Overall benefits of the results to the public and </w:t>
      </w:r>
      <w:r>
        <w:t>ability to inform decision making at community, regional, national levels”</w:t>
      </w:r>
    </w:p>
  </w:comment>
  <w:comment w:id="140" w:author="Kelsey Ruehling" w:date="2022-09-13T14:51:00Z" w:initials="KR">
    <w:p w14:paraId="163E5AC4" w14:textId="2D6F3356" w:rsidR="00D613B6" w:rsidRDefault="00D613B6">
      <w:pPr>
        <w:pStyle w:val="CommentText"/>
      </w:pPr>
      <w:r>
        <w:rPr>
          <w:rStyle w:val="CommentReference"/>
        </w:rPr>
        <w:annotationRef/>
      </w:r>
      <w:r>
        <w:t xml:space="preserve">Does the underlying data structure make boxplots an option for this data vis instead? </w:t>
      </w:r>
    </w:p>
  </w:comment>
  <w:comment w:id="141" w:author="Kelsey Ruehling" w:date="2022-09-13T14:52:00Z" w:initials="KR">
    <w:p w14:paraId="0779E006" w14:textId="5B97AE27" w:rsidR="00D613B6" w:rsidRDefault="00D613B6">
      <w:pPr>
        <w:pStyle w:val="CommentText"/>
      </w:pPr>
      <w:r>
        <w:rPr>
          <w:rStyle w:val="CommentReference"/>
        </w:rPr>
        <w:annotationRef/>
      </w:r>
      <w:r>
        <w:t xml:space="preserve">Probably not. As a nitpicky thing I would not use the phrase “insignificant” but rather say something like “not statistically significant at alpha &lt; 0.05” or something to that effect.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D1AD6" w15:done="0"/>
  <w15:commentEx w15:paraId="4D4BFF07" w15:done="0"/>
  <w15:commentEx w15:paraId="36441031" w15:done="0"/>
  <w15:commentEx w15:paraId="42514FC2" w15:done="0"/>
  <w15:commentEx w15:paraId="46176BEC" w15:done="0"/>
  <w15:commentEx w15:paraId="6F0D2329" w15:done="0"/>
  <w15:commentEx w15:paraId="253AA1A7" w15:paraIdParent="6F0D2329" w15:done="0"/>
  <w15:commentEx w15:paraId="32936A81" w15:done="0"/>
  <w15:commentEx w15:paraId="58B1BAB8" w15:done="0"/>
  <w15:commentEx w15:paraId="0E79CB8E" w15:done="0"/>
  <w15:commentEx w15:paraId="0B4E82AA" w15:done="0"/>
  <w15:commentEx w15:paraId="6DD425ED" w15:done="0"/>
  <w15:commentEx w15:paraId="52AB6931" w15:done="0"/>
  <w15:commentEx w15:paraId="595ED7D6" w15:done="0"/>
  <w15:commentEx w15:paraId="2794A062" w15:done="0"/>
  <w15:commentEx w15:paraId="52E74734" w15:done="0"/>
  <w15:commentEx w15:paraId="47595699" w15:done="0"/>
  <w15:commentEx w15:paraId="6FE35D0A" w15:done="0"/>
  <w15:commentEx w15:paraId="20E9C481" w15:done="0"/>
  <w15:commentEx w15:paraId="52A26B06" w15:done="0"/>
  <w15:commentEx w15:paraId="6DC2A367" w15:done="0"/>
  <w15:commentEx w15:paraId="6BF3A456" w15:done="0"/>
  <w15:commentEx w15:paraId="5E364166" w15:done="0"/>
  <w15:commentEx w15:paraId="15E67901" w15:done="0"/>
  <w15:commentEx w15:paraId="49E82CF5" w15:done="0"/>
  <w15:commentEx w15:paraId="2265F32E" w15:done="0"/>
  <w15:commentEx w15:paraId="70C6FC91" w15:done="0"/>
  <w15:commentEx w15:paraId="4CEAE270" w15:done="0"/>
  <w15:commentEx w15:paraId="5A3C2E5D" w15:done="0"/>
  <w15:commentEx w15:paraId="7A2FDB27" w15:done="0"/>
  <w15:commentEx w15:paraId="068E7C2E" w15:done="0"/>
  <w15:commentEx w15:paraId="77E9CDB9" w15:done="0"/>
  <w15:commentEx w15:paraId="163E5AC4" w15:done="0"/>
  <w15:commentEx w15:paraId="0779E006" w15:paraIdParent="163E5A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D1AD6" w16cid:durableId="26CB0B4D"/>
  <w16cid:commentId w16cid:paraId="4D4BFF07" w16cid:durableId="26CB2EC0"/>
  <w16cid:commentId w16cid:paraId="36441031" w16cid:durableId="26CB2FBA"/>
  <w16cid:commentId w16cid:paraId="42514FC2" w16cid:durableId="26CB0CB8"/>
  <w16cid:commentId w16cid:paraId="46176BEC" w16cid:durableId="26CB0C1D"/>
  <w16cid:commentId w16cid:paraId="6F0D2329" w16cid:durableId="26CB0D85"/>
  <w16cid:commentId w16cid:paraId="253AA1A7" w16cid:durableId="26CB0DA8"/>
  <w16cid:commentId w16cid:paraId="32936A81" w16cid:durableId="26CB3145"/>
  <w16cid:commentId w16cid:paraId="58B1BAB8" w16cid:durableId="26CB0EB9"/>
  <w16cid:commentId w16cid:paraId="0E79CB8E" w16cid:durableId="26CB1121"/>
  <w16cid:commentId w16cid:paraId="0B4E82AA" w16cid:durableId="26CB3194"/>
  <w16cid:commentId w16cid:paraId="6DD425ED" w16cid:durableId="26CB11A9"/>
  <w16cid:commentId w16cid:paraId="52AB6931" w16cid:durableId="26CB12B4"/>
  <w16cid:commentId w16cid:paraId="595ED7D6" w16cid:durableId="26CB12E4"/>
  <w16cid:commentId w16cid:paraId="2794A062" w16cid:durableId="26CB14E6"/>
  <w16cid:commentId w16cid:paraId="52E74734" w16cid:durableId="26CB14B5"/>
  <w16cid:commentId w16cid:paraId="47595699" w16cid:durableId="26CB161E"/>
  <w16cid:commentId w16cid:paraId="6FE35D0A" w16cid:durableId="26CB1812"/>
  <w16cid:commentId w16cid:paraId="20E9C481" w16cid:durableId="26CB18CA"/>
  <w16cid:commentId w16cid:paraId="52A26B06" w16cid:durableId="26CB328B"/>
  <w16cid:commentId w16cid:paraId="6DC2A367" w16cid:durableId="26CB32E4"/>
  <w16cid:commentId w16cid:paraId="6BF3A456" w16cid:durableId="26CB336B"/>
  <w16cid:commentId w16cid:paraId="5E364166" w16cid:durableId="26CB345C"/>
  <w16cid:commentId w16cid:paraId="15E67901" w16cid:durableId="26CB34BF"/>
  <w16cid:commentId w16cid:paraId="49E82CF5" w16cid:durableId="26CB3518"/>
  <w16cid:commentId w16cid:paraId="2265F32E" w16cid:durableId="26CB355E"/>
  <w16cid:commentId w16cid:paraId="70C6FC91" w16cid:durableId="26CB3596"/>
  <w16cid:commentId w16cid:paraId="4CEAE270" w16cid:durableId="26CB35F8"/>
  <w16cid:commentId w16cid:paraId="5A3C2E5D" w16cid:durableId="26CB35DA"/>
  <w16cid:commentId w16cid:paraId="7A2FDB27" w16cid:durableId="26CB36CE"/>
  <w16cid:commentId w16cid:paraId="068E7C2E" w16cid:durableId="26CB36F3"/>
  <w16cid:commentId w16cid:paraId="77E9CDB9" w16cid:durableId="26CB377B"/>
  <w16cid:commentId w16cid:paraId="163E5AC4" w16cid:durableId="26CB1783"/>
  <w16cid:commentId w16cid:paraId="0779E006" w16cid:durableId="26CB17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74F9"/>
    <w:multiLevelType w:val="hybridMultilevel"/>
    <w:tmpl w:val="7E527F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F0127"/>
    <w:multiLevelType w:val="hybridMultilevel"/>
    <w:tmpl w:val="D3E6B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E47C8"/>
    <w:multiLevelType w:val="hybridMultilevel"/>
    <w:tmpl w:val="8362CBD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803542">
    <w:abstractNumId w:val="12"/>
  </w:num>
  <w:num w:numId="2" w16cid:durableId="1125004059">
    <w:abstractNumId w:val="6"/>
  </w:num>
  <w:num w:numId="3" w16cid:durableId="973414246">
    <w:abstractNumId w:val="14"/>
  </w:num>
  <w:num w:numId="4" w16cid:durableId="1921912788">
    <w:abstractNumId w:val="17"/>
  </w:num>
  <w:num w:numId="5" w16cid:durableId="865364319">
    <w:abstractNumId w:val="8"/>
  </w:num>
  <w:num w:numId="6" w16cid:durableId="219942453">
    <w:abstractNumId w:val="0"/>
  </w:num>
  <w:num w:numId="7" w16cid:durableId="1344551389">
    <w:abstractNumId w:val="1"/>
  </w:num>
  <w:num w:numId="8" w16cid:durableId="249853669">
    <w:abstractNumId w:val="4"/>
  </w:num>
  <w:num w:numId="9" w16cid:durableId="1665746350">
    <w:abstractNumId w:val="10"/>
  </w:num>
  <w:num w:numId="10" w16cid:durableId="1125808167">
    <w:abstractNumId w:val="13"/>
  </w:num>
  <w:num w:numId="11" w16cid:durableId="1596284907">
    <w:abstractNumId w:val="18"/>
  </w:num>
  <w:num w:numId="12" w16cid:durableId="1306083654">
    <w:abstractNumId w:val="3"/>
  </w:num>
  <w:num w:numId="13" w16cid:durableId="640696850">
    <w:abstractNumId w:val="16"/>
  </w:num>
  <w:num w:numId="14" w16cid:durableId="2107382831">
    <w:abstractNumId w:val="15"/>
  </w:num>
  <w:num w:numId="15" w16cid:durableId="1932202765">
    <w:abstractNumId w:val="20"/>
  </w:num>
  <w:num w:numId="16" w16cid:durableId="848641439">
    <w:abstractNumId w:val="21"/>
  </w:num>
  <w:num w:numId="17" w16cid:durableId="492915808">
    <w:abstractNumId w:val="7"/>
  </w:num>
  <w:num w:numId="18" w16cid:durableId="1420446131">
    <w:abstractNumId w:val="5"/>
  </w:num>
  <w:num w:numId="19" w16cid:durableId="1697268292">
    <w:abstractNumId w:val="19"/>
  </w:num>
  <w:num w:numId="20" w16cid:durableId="118424278">
    <w:abstractNumId w:val="2"/>
  </w:num>
  <w:num w:numId="21" w16cid:durableId="690768565">
    <w:abstractNumId w:val="9"/>
  </w:num>
  <w:num w:numId="22" w16cid:durableId="8889018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sey Ruehling">
    <w15:presenceInfo w15:providerId="AD" w15:userId="S::kruehlin@uwyo.edu::6f83f7f3-d32b-46b2-baac-ebb178c574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73F69"/>
    <w:rsid w:val="00074284"/>
    <w:rsid w:val="000816BF"/>
    <w:rsid w:val="000A669B"/>
    <w:rsid w:val="000B3480"/>
    <w:rsid w:val="000C21E6"/>
    <w:rsid w:val="000C22CC"/>
    <w:rsid w:val="00120F07"/>
    <w:rsid w:val="00141849"/>
    <w:rsid w:val="00145805"/>
    <w:rsid w:val="00146846"/>
    <w:rsid w:val="00147AD4"/>
    <w:rsid w:val="0018252A"/>
    <w:rsid w:val="00191473"/>
    <w:rsid w:val="001968F8"/>
    <w:rsid w:val="001A1B65"/>
    <w:rsid w:val="001A3189"/>
    <w:rsid w:val="001B3E73"/>
    <w:rsid w:val="001B5462"/>
    <w:rsid w:val="001C1A71"/>
    <w:rsid w:val="001C24F8"/>
    <w:rsid w:val="001D3902"/>
    <w:rsid w:val="001D47DD"/>
    <w:rsid w:val="001D4AC9"/>
    <w:rsid w:val="001D5908"/>
    <w:rsid w:val="001E720A"/>
    <w:rsid w:val="00200BD5"/>
    <w:rsid w:val="00201673"/>
    <w:rsid w:val="00202DCE"/>
    <w:rsid w:val="0021058E"/>
    <w:rsid w:val="002131B6"/>
    <w:rsid w:val="00221025"/>
    <w:rsid w:val="0022296F"/>
    <w:rsid w:val="00233ADA"/>
    <w:rsid w:val="00256BB4"/>
    <w:rsid w:val="002B7F5F"/>
    <w:rsid w:val="002C106F"/>
    <w:rsid w:val="002C3225"/>
    <w:rsid w:val="002E4B2D"/>
    <w:rsid w:val="002F6299"/>
    <w:rsid w:val="002F7A57"/>
    <w:rsid w:val="003021C4"/>
    <w:rsid w:val="00305C79"/>
    <w:rsid w:val="00310E04"/>
    <w:rsid w:val="00325FCF"/>
    <w:rsid w:val="00357C01"/>
    <w:rsid w:val="00361DB9"/>
    <w:rsid w:val="00390615"/>
    <w:rsid w:val="003A161B"/>
    <w:rsid w:val="003A2BD5"/>
    <w:rsid w:val="003A6212"/>
    <w:rsid w:val="003B7B33"/>
    <w:rsid w:val="003B7F52"/>
    <w:rsid w:val="003D0874"/>
    <w:rsid w:val="003D544E"/>
    <w:rsid w:val="003E0D8B"/>
    <w:rsid w:val="003E4FB6"/>
    <w:rsid w:val="004011F3"/>
    <w:rsid w:val="00405AB9"/>
    <w:rsid w:val="00427BBB"/>
    <w:rsid w:val="00451CE3"/>
    <w:rsid w:val="00455523"/>
    <w:rsid w:val="004752CD"/>
    <w:rsid w:val="0048247B"/>
    <w:rsid w:val="00492F74"/>
    <w:rsid w:val="004D6FD3"/>
    <w:rsid w:val="004E6ABB"/>
    <w:rsid w:val="004E7F3D"/>
    <w:rsid w:val="004F142C"/>
    <w:rsid w:val="005063AA"/>
    <w:rsid w:val="0052032E"/>
    <w:rsid w:val="0053396B"/>
    <w:rsid w:val="00565272"/>
    <w:rsid w:val="00573C09"/>
    <w:rsid w:val="0057476D"/>
    <w:rsid w:val="00575935"/>
    <w:rsid w:val="00596156"/>
    <w:rsid w:val="00596DBE"/>
    <w:rsid w:val="005A62B7"/>
    <w:rsid w:val="005B3F11"/>
    <w:rsid w:val="005B4759"/>
    <w:rsid w:val="005B7E59"/>
    <w:rsid w:val="005C0824"/>
    <w:rsid w:val="005D04F5"/>
    <w:rsid w:val="0060340D"/>
    <w:rsid w:val="00640D61"/>
    <w:rsid w:val="00644FCB"/>
    <w:rsid w:val="006641FE"/>
    <w:rsid w:val="00664BC8"/>
    <w:rsid w:val="006650A6"/>
    <w:rsid w:val="00686B74"/>
    <w:rsid w:val="006947C8"/>
    <w:rsid w:val="006C36B7"/>
    <w:rsid w:val="006C3BD0"/>
    <w:rsid w:val="006C4B42"/>
    <w:rsid w:val="006C692A"/>
    <w:rsid w:val="006D4131"/>
    <w:rsid w:val="006F4543"/>
    <w:rsid w:val="00703E6C"/>
    <w:rsid w:val="00735EBD"/>
    <w:rsid w:val="00742F60"/>
    <w:rsid w:val="00752333"/>
    <w:rsid w:val="007769A5"/>
    <w:rsid w:val="00787BE9"/>
    <w:rsid w:val="00791955"/>
    <w:rsid w:val="007A454E"/>
    <w:rsid w:val="007A7F97"/>
    <w:rsid w:val="007B492B"/>
    <w:rsid w:val="007C1F63"/>
    <w:rsid w:val="007C6344"/>
    <w:rsid w:val="007D18D6"/>
    <w:rsid w:val="007E507F"/>
    <w:rsid w:val="007F4820"/>
    <w:rsid w:val="007F5518"/>
    <w:rsid w:val="00824110"/>
    <w:rsid w:val="00844206"/>
    <w:rsid w:val="008448B5"/>
    <w:rsid w:val="0085131D"/>
    <w:rsid w:val="00853C76"/>
    <w:rsid w:val="00855321"/>
    <w:rsid w:val="0086514E"/>
    <w:rsid w:val="0087176F"/>
    <w:rsid w:val="0087244E"/>
    <w:rsid w:val="008941B9"/>
    <w:rsid w:val="008B1793"/>
    <w:rsid w:val="008B2133"/>
    <w:rsid w:val="008C05B2"/>
    <w:rsid w:val="008D34FA"/>
    <w:rsid w:val="008D547F"/>
    <w:rsid w:val="008D734E"/>
    <w:rsid w:val="008E03D0"/>
    <w:rsid w:val="008F412F"/>
    <w:rsid w:val="00912B6C"/>
    <w:rsid w:val="0093094F"/>
    <w:rsid w:val="009734DF"/>
    <w:rsid w:val="00992DD8"/>
    <w:rsid w:val="009D13F9"/>
    <w:rsid w:val="00A033DA"/>
    <w:rsid w:val="00A10F84"/>
    <w:rsid w:val="00A25C3D"/>
    <w:rsid w:val="00A27B73"/>
    <w:rsid w:val="00A30A90"/>
    <w:rsid w:val="00A452B4"/>
    <w:rsid w:val="00A470ED"/>
    <w:rsid w:val="00A520EF"/>
    <w:rsid w:val="00A52440"/>
    <w:rsid w:val="00A670CF"/>
    <w:rsid w:val="00A77AEC"/>
    <w:rsid w:val="00AA3482"/>
    <w:rsid w:val="00AA73D8"/>
    <w:rsid w:val="00AB6034"/>
    <w:rsid w:val="00AC03F2"/>
    <w:rsid w:val="00AE1B10"/>
    <w:rsid w:val="00AE3978"/>
    <w:rsid w:val="00B15CBE"/>
    <w:rsid w:val="00B20878"/>
    <w:rsid w:val="00B2274E"/>
    <w:rsid w:val="00B32192"/>
    <w:rsid w:val="00B347C3"/>
    <w:rsid w:val="00B418FF"/>
    <w:rsid w:val="00B41D7E"/>
    <w:rsid w:val="00B436C1"/>
    <w:rsid w:val="00B514BE"/>
    <w:rsid w:val="00B51575"/>
    <w:rsid w:val="00B51AB9"/>
    <w:rsid w:val="00B66DB4"/>
    <w:rsid w:val="00B708CD"/>
    <w:rsid w:val="00B75E43"/>
    <w:rsid w:val="00B80922"/>
    <w:rsid w:val="00B848AE"/>
    <w:rsid w:val="00B974CA"/>
    <w:rsid w:val="00BA76D4"/>
    <w:rsid w:val="00BB1F4A"/>
    <w:rsid w:val="00BD30A4"/>
    <w:rsid w:val="00BF16B2"/>
    <w:rsid w:val="00BF16CA"/>
    <w:rsid w:val="00BF27B3"/>
    <w:rsid w:val="00BF57A8"/>
    <w:rsid w:val="00C00FA4"/>
    <w:rsid w:val="00C04F80"/>
    <w:rsid w:val="00C4231F"/>
    <w:rsid w:val="00C53890"/>
    <w:rsid w:val="00C644E7"/>
    <w:rsid w:val="00C819A4"/>
    <w:rsid w:val="00C960A4"/>
    <w:rsid w:val="00CA635E"/>
    <w:rsid w:val="00CE5B67"/>
    <w:rsid w:val="00CF283A"/>
    <w:rsid w:val="00CF62A5"/>
    <w:rsid w:val="00D12498"/>
    <w:rsid w:val="00D25D79"/>
    <w:rsid w:val="00D425B4"/>
    <w:rsid w:val="00D613B6"/>
    <w:rsid w:val="00D63893"/>
    <w:rsid w:val="00D63C89"/>
    <w:rsid w:val="00D74176"/>
    <w:rsid w:val="00D7757D"/>
    <w:rsid w:val="00D85DE2"/>
    <w:rsid w:val="00D872F3"/>
    <w:rsid w:val="00D915AE"/>
    <w:rsid w:val="00DA0D96"/>
    <w:rsid w:val="00DB4CA8"/>
    <w:rsid w:val="00DB56F6"/>
    <w:rsid w:val="00DD160A"/>
    <w:rsid w:val="00DD40B2"/>
    <w:rsid w:val="00DE4DBE"/>
    <w:rsid w:val="00DF2AF1"/>
    <w:rsid w:val="00E04100"/>
    <w:rsid w:val="00E13A62"/>
    <w:rsid w:val="00E2775A"/>
    <w:rsid w:val="00E319D0"/>
    <w:rsid w:val="00E35978"/>
    <w:rsid w:val="00E4184A"/>
    <w:rsid w:val="00E43AE8"/>
    <w:rsid w:val="00E50255"/>
    <w:rsid w:val="00E575A1"/>
    <w:rsid w:val="00E71EEF"/>
    <w:rsid w:val="00E74B93"/>
    <w:rsid w:val="00E91D94"/>
    <w:rsid w:val="00EA2C6F"/>
    <w:rsid w:val="00EB2480"/>
    <w:rsid w:val="00EB2BF8"/>
    <w:rsid w:val="00EC0347"/>
    <w:rsid w:val="00EC11F4"/>
    <w:rsid w:val="00ED1642"/>
    <w:rsid w:val="00EE2ACD"/>
    <w:rsid w:val="00EF7171"/>
    <w:rsid w:val="00F01B93"/>
    <w:rsid w:val="00F01F11"/>
    <w:rsid w:val="00F15FEA"/>
    <w:rsid w:val="00F319BB"/>
    <w:rsid w:val="00F326CA"/>
    <w:rsid w:val="00F4064F"/>
    <w:rsid w:val="00F621AF"/>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11F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1F3"/>
    <w:rPr>
      <w:rFonts w:ascii="Times New Roman" w:hAnsi="Times New Roman" w:cs="Times New Roman"/>
      <w:sz w:val="18"/>
      <w:szCs w:val="18"/>
    </w:rPr>
  </w:style>
  <w:style w:type="paragraph" w:customStyle="1" w:styleId="c-bibliographic-informationcitation">
    <w:name w:val="c-bibliographic-information__citation"/>
    <w:basedOn w:val="Normal"/>
    <w:rsid w:val="00E359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string-name">
    <w:name w:val="nlm_string-name"/>
    <w:basedOn w:val="DefaultParagraphFont"/>
    <w:rsid w:val="00E35978"/>
  </w:style>
  <w:style w:type="paragraph" w:styleId="Revision">
    <w:name w:val="Revision"/>
    <w:hidden/>
    <w:uiPriority w:val="99"/>
    <w:semiHidden/>
    <w:rsid w:val="00E35978"/>
    <w:pPr>
      <w:spacing w:after="0" w:line="240" w:lineRule="auto"/>
    </w:pPr>
  </w:style>
  <w:style w:type="character" w:styleId="Strong">
    <w:name w:val="Strong"/>
    <w:basedOn w:val="DefaultParagraphFont"/>
    <w:uiPriority w:val="22"/>
    <w:qFormat/>
    <w:rsid w:val="00871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7839378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3289007">
      <w:bodyDiv w:val="1"/>
      <w:marLeft w:val="0"/>
      <w:marRight w:val="0"/>
      <w:marTop w:val="0"/>
      <w:marBottom w:val="0"/>
      <w:divBdr>
        <w:top w:val="none" w:sz="0" w:space="0" w:color="auto"/>
        <w:left w:val="none" w:sz="0" w:space="0" w:color="auto"/>
        <w:bottom w:val="none" w:sz="0" w:space="0" w:color="auto"/>
        <w:right w:val="none" w:sz="0" w:space="0" w:color="auto"/>
      </w:divBdr>
      <w:divsChild>
        <w:div w:id="1148549670">
          <w:marLeft w:val="0"/>
          <w:marRight w:val="0"/>
          <w:marTop w:val="0"/>
          <w:marBottom w:val="0"/>
          <w:divBdr>
            <w:top w:val="none" w:sz="0" w:space="0" w:color="auto"/>
            <w:left w:val="none" w:sz="0" w:space="0" w:color="auto"/>
            <w:bottom w:val="none" w:sz="0" w:space="0" w:color="auto"/>
            <w:right w:val="none" w:sz="0" w:space="0" w:color="auto"/>
          </w:divBdr>
        </w:div>
      </w:divsChild>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3657225">
      <w:bodyDiv w:val="1"/>
      <w:marLeft w:val="0"/>
      <w:marRight w:val="0"/>
      <w:marTop w:val="0"/>
      <w:marBottom w:val="0"/>
      <w:divBdr>
        <w:top w:val="none" w:sz="0" w:space="0" w:color="auto"/>
        <w:left w:val="none" w:sz="0" w:space="0" w:color="auto"/>
        <w:bottom w:val="none" w:sz="0" w:space="0" w:color="auto"/>
        <w:right w:val="none" w:sz="0" w:space="0" w:color="auto"/>
      </w:divBdr>
      <w:divsChild>
        <w:div w:id="1340159995">
          <w:marLeft w:val="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3805536">
      <w:bodyDiv w:val="1"/>
      <w:marLeft w:val="0"/>
      <w:marRight w:val="0"/>
      <w:marTop w:val="0"/>
      <w:marBottom w:val="0"/>
      <w:divBdr>
        <w:top w:val="none" w:sz="0" w:space="0" w:color="auto"/>
        <w:left w:val="none" w:sz="0" w:space="0" w:color="auto"/>
        <w:bottom w:val="none" w:sz="0" w:space="0" w:color="auto"/>
        <w:right w:val="none" w:sz="0" w:space="0" w:color="auto"/>
      </w:divBdr>
      <w:divsChild>
        <w:div w:id="338698312">
          <w:marLeft w:val="0"/>
          <w:marRight w:val="0"/>
          <w:marTop w:val="0"/>
          <w:marBottom w:val="0"/>
          <w:divBdr>
            <w:top w:val="none" w:sz="0" w:space="0" w:color="auto"/>
            <w:left w:val="none" w:sz="0" w:space="0" w:color="auto"/>
            <w:bottom w:val="none" w:sz="0" w:space="0" w:color="auto"/>
            <w:right w:val="none" w:sz="0" w:space="0" w:color="auto"/>
          </w:divBdr>
        </w:div>
      </w:divsChild>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627405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2051516">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739B9"/>
    <w:rsid w:val="002170FF"/>
    <w:rsid w:val="00274579"/>
    <w:rsid w:val="002A72EE"/>
    <w:rsid w:val="003138CB"/>
    <w:rsid w:val="003F0F52"/>
    <w:rsid w:val="00473EA0"/>
    <w:rsid w:val="00474331"/>
    <w:rsid w:val="00487F6A"/>
    <w:rsid w:val="004950A2"/>
    <w:rsid w:val="004F4B86"/>
    <w:rsid w:val="00523C51"/>
    <w:rsid w:val="00600E1E"/>
    <w:rsid w:val="006305B7"/>
    <w:rsid w:val="006421CF"/>
    <w:rsid w:val="00687E0A"/>
    <w:rsid w:val="006C1001"/>
    <w:rsid w:val="006F28EE"/>
    <w:rsid w:val="007111D3"/>
    <w:rsid w:val="0074171D"/>
    <w:rsid w:val="0074259F"/>
    <w:rsid w:val="007571F9"/>
    <w:rsid w:val="007F5BCB"/>
    <w:rsid w:val="00994B90"/>
    <w:rsid w:val="009D2428"/>
    <w:rsid w:val="00AA42B9"/>
    <w:rsid w:val="00BF3AC7"/>
    <w:rsid w:val="00BF78D7"/>
    <w:rsid w:val="00C66EC9"/>
    <w:rsid w:val="00D02BE8"/>
    <w:rsid w:val="00D61313"/>
    <w:rsid w:val="00DB07B4"/>
    <w:rsid w:val="00DC2017"/>
    <w:rsid w:val="00DD2F8C"/>
    <w:rsid w:val="00E677DC"/>
    <w:rsid w:val="00E73D7D"/>
    <w:rsid w:val="00EF5BBE"/>
    <w:rsid w:val="00FA6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A2DA-D1DC-5645-A4CA-29F1BA5E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Pages>
  <Words>19423</Words>
  <Characters>110713</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14</cp:revision>
  <dcterms:created xsi:type="dcterms:W3CDTF">2022-09-15T23:22:00Z</dcterms:created>
  <dcterms:modified xsi:type="dcterms:W3CDTF">2022-09-19T19:53:00Z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id="M8Y1jbjD"/&gt;&lt;style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