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7DF3E848"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DIN:TP may be more indicative of the bioavailable nutrient forms than TN:TP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6764C5F8" w14:textId="608352F7" w:rsidR="00E575A1" w:rsidRDefault="00E575A1" w:rsidP="0057476D">
      <w:pPr>
        <w:pStyle w:val="ListParagraph"/>
        <w:numPr>
          <w:ilvl w:val="0"/>
          <w:numId w:val="22"/>
        </w:numPr>
      </w:pPr>
      <w:r>
        <w:t>Which nutrient correlate</w:t>
      </w:r>
      <w:r w:rsidR="001C24F8">
        <w:t>s best</w:t>
      </w:r>
      <w:r>
        <w:t xml:space="preserve"> with</w:t>
      </w:r>
      <w:r w:rsidR="001C24F8">
        <w:t xml:space="preserve"> chlorophyll-a, an indicator of</w:t>
      </w:r>
      <w:r>
        <w:t xml:space="preserve"> eutrophication</w:t>
      </w:r>
      <w:r w:rsidR="001C24F8">
        <w:t>,</w:t>
      </w:r>
      <w:r>
        <w:t xml:space="preserve"> in lakes across ecoregions of the US?</w:t>
      </w:r>
    </w:p>
    <w:p w14:paraId="42C07DE3" w14:textId="6997136B" w:rsidR="00E575A1" w:rsidRDefault="001C24F8" w:rsidP="001C24F8">
      <w:pPr>
        <w:pStyle w:val="ListParagraph"/>
        <w:numPr>
          <w:ilvl w:val="0"/>
          <w:numId w:val="22"/>
        </w:numPr>
      </w:pPr>
      <w:r>
        <w:t xml:space="preserve">How does nutrient limitation vary by U.S. ecoregion and do the data indicate any widespread shifts in nutrient limitation between 2007 and 2017? </w:t>
      </w:r>
    </w:p>
    <w:p w14:paraId="63D0D71F" w14:textId="4C105A35" w:rsidR="00A52440" w:rsidRDefault="00A52440" w:rsidP="001C24F8">
      <w:pPr>
        <w:pStyle w:val="ListParagraph"/>
        <w:numPr>
          <w:ilvl w:val="0"/>
          <w:numId w:val="22"/>
        </w:numPr>
      </w:pPr>
      <w:r>
        <w:t xml:space="preserve">How does nutrient limitation relate to trophic state? </w:t>
      </w:r>
    </w:p>
    <w:p w14:paraId="3B9FC9E3" w14:textId="77BD1866" w:rsidR="0057476D" w:rsidRDefault="00A52440" w:rsidP="0057476D">
      <w:pPr>
        <w:pStyle w:val="ListParagraph"/>
        <w:numPr>
          <w:ilvl w:val="0"/>
          <w:numId w:val="22"/>
        </w:numPr>
      </w:pPr>
      <w:r>
        <w:t>Do</w:t>
      </w:r>
      <w:r w:rsidR="0057476D">
        <w:t xml:space="preserve"> conclusions drawn from NLA surveys vary depending on </w:t>
      </w:r>
      <w:r w:rsidR="00AB0A01">
        <w:t>the subset of lakes considered, i.e., all surveyed lakes vs resampled lakes</w:t>
      </w:r>
      <w:r w:rsidR="001C24F8">
        <w:t xml:space="preserve">?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740B6D0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commentRangeStart w:id="0"/>
      <w:r>
        <w:t>Data analyses</w:t>
      </w:r>
      <w:commentRangeEnd w:id="0"/>
      <w:r w:rsidR="00B2274E">
        <w:rPr>
          <w:rStyle w:val="CommentReference"/>
          <w:rFonts w:asciiTheme="minorHAnsi" w:eastAsiaTheme="minorHAnsi" w:hAnsiTheme="minorHAnsi" w:cstheme="minorBidi"/>
          <w:color w:val="auto"/>
        </w:rPr>
        <w:commentReference w:id="0"/>
      </w:r>
    </w:p>
    <w:p w14:paraId="21762EBB" w14:textId="77777777" w:rsidR="00BF16CA" w:rsidRDefault="00BF16CA" w:rsidP="00BF16CA">
      <w:pPr>
        <w:pStyle w:val="Heading3"/>
      </w:pPr>
      <w:r>
        <w:t>Limitation calculation</w:t>
      </w:r>
    </w:p>
    <w:p w14:paraId="354FC724" w14:textId="49F5389B" w:rsidR="003D544E"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DB56F6">
        <w:t xml:space="preserve">dissolved inorganic N (DIN) or total phosphorus (TP) </w:t>
      </w:r>
      <w:r w:rsidR="00191473">
        <w:t>concentration</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1.</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5F01AADF" w14:textId="3792C229" w:rsidR="00EB2480" w:rsidRDefault="00EB2480" w:rsidP="00EB2480">
      <w:pPr>
        <w:pStyle w:val="Heading3"/>
      </w:pPr>
      <w:r>
        <w:lastRenderedPageBreak/>
        <w:t xml:space="preserve">Statistical analyses </w:t>
      </w:r>
    </w:p>
    <w:p w14:paraId="68F0AE2A" w14:textId="76F1D7DE"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and 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(Pebesma,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w:t>
      </w:r>
      <w:r w:rsidR="004E6ABB">
        <w:t>explanatory variable</w:t>
      </w:r>
      <w:r w:rsidR="001B5462">
        <w:t xml:space="preserve"> of trophic state, chlorophyll-a was used as a proxy for trophic state</w:t>
      </w:r>
      <w:r w:rsidR="00B436C1">
        <w:t xml:space="preserve"> as the response variable</w:t>
      </w:r>
      <w:r w:rsidR="001B5462">
        <w:t>.</w:t>
      </w:r>
      <w:r w:rsidR="00B436C1">
        <w:t xml:space="preserve"> We used TN rather than DIN for these analyses because TN</w:t>
      </w:r>
      <w:r w:rsidR="004E6ABB">
        <w:t>’s relationship with chlorophyll-a</w:t>
      </w:r>
      <w:r w:rsidR="00B436C1">
        <w:t xml:space="preserve"> </w:t>
      </w:r>
      <w:r w:rsidR="004E6ABB">
        <w:t>i</w:t>
      </w:r>
      <w:r w:rsidR="00B436C1">
        <w:t xml:space="preserve">s more comparable to TP </w:t>
      </w:r>
      <w:r w:rsidR="00B41D7E">
        <w:t>and DIN was a</w:t>
      </w:r>
      <w:r w:rsidR="004E6ABB">
        <w:t>n overall</w:t>
      </w:r>
      <w:r w:rsidR="00B41D7E">
        <w:t xml:space="preserve"> poor predictor of chlorophyll-a</w:t>
      </w:r>
      <w:r w:rsidR="00B436C1">
        <w:t>.</w:t>
      </w:r>
      <w:r w:rsidR="001B5462">
        <w:t xml:space="preserve"> Both the response and predictor variables were logged, and </w:t>
      </w:r>
      <w:r w:rsidR="004E6ABB">
        <w:t xml:space="preserve">we performed </w:t>
      </w:r>
      <w:r w:rsidR="001B5462">
        <w:t>linear models</w:t>
      </w:r>
      <w:r w:rsidR="004E6ABB">
        <w:t>.</w:t>
      </w:r>
      <w:r w:rsidR="001B5462">
        <w:t xml:space="preserve"> The </w:t>
      </w:r>
      <w:r w:rsidR="00B2274E">
        <w:t>R</w:t>
      </w:r>
      <w:r w:rsidR="001B5462">
        <w:rPr>
          <w:vertAlign w:val="superscript"/>
        </w:rPr>
        <w:t>2</w:t>
      </w:r>
      <w:r w:rsidR="001B5462">
        <w:t xml:space="preserve"> and AIC values were compared to determine which nutrient </w:t>
      </w:r>
      <w:r w:rsidR="004E6ABB">
        <w:t xml:space="preserve">had the best explanatory power of </w:t>
      </w:r>
      <w:r w:rsidR="001B5462">
        <w:t>chlorophyll-</w:t>
      </w:r>
      <w:r w:rsidR="004E6ABB">
        <w:t>a</w:t>
      </w:r>
      <w:r w:rsidR="001B5462">
        <w:t xml:space="preserve">. </w:t>
      </w:r>
    </w:p>
    <w:p w14:paraId="65925530" w14:textId="202DE7A1"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 xml:space="preserve">. </w:t>
      </w:r>
      <w:r w:rsidR="009D13F9">
        <w:t>Shifts were considered not statistically significant when the error bars crossed zero.</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commentRangeStart w:id="1"/>
      <w:r>
        <w:t>Nutrient stoichiometry</w:t>
      </w:r>
      <w:commentRangeEnd w:id="1"/>
      <w:r w:rsidR="001D5908">
        <w:rPr>
          <w:rStyle w:val="CommentReference"/>
          <w:rFonts w:asciiTheme="minorHAnsi" w:eastAsiaTheme="minorHAnsi" w:hAnsiTheme="minorHAnsi" w:cstheme="minorBidi"/>
          <w:color w:val="auto"/>
        </w:rPr>
        <w:commentReference w:id="1"/>
      </w:r>
    </w:p>
    <w:p w14:paraId="1D8952F0" w14:textId="77777777" w:rsidR="00596DBE" w:rsidRDefault="00596DBE" w:rsidP="00596DBE">
      <w:r>
        <w:t>Between 2007 and 2017, DIN:TP stoichiometry showed a significant decrease across the full dataset</w:t>
      </w:r>
      <w:commentRangeStart w:id="2"/>
      <w:r>
        <w:t xml:space="preserve"> (p &lt;0.001). </w:t>
      </w:r>
      <w:commentRangeEnd w:id="2"/>
      <w:r w:rsidR="001D5908">
        <w:rPr>
          <w:rStyle w:val="CommentReference"/>
        </w:rPr>
        <w:commentReference w:id="2"/>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776121F6" w:rsidR="00596DBE" w:rsidRDefault="00596DBE" w:rsidP="00596DBE">
      <w:pPr>
        <w:pStyle w:val="Heading3"/>
      </w:pPr>
      <w:r>
        <w:t xml:space="preserve">Nutrient </w:t>
      </w:r>
      <w:r w:rsidR="006B6B8E">
        <w:t>ability</w:t>
      </w:r>
      <w:r w:rsidR="00C04F80">
        <w:t xml:space="preserve"> </w:t>
      </w:r>
      <w:r>
        <w:t>to predict trophic status</w:t>
      </w:r>
    </w:p>
    <w:p w14:paraId="11C3CE9F" w14:textId="76738ADB" w:rsidR="00C960A4"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r w:rsidR="00596DBE">
        <w:fldChar w:fldCharType="begin"/>
      </w:r>
      <w:r w:rsidR="00596DBE">
        <w:instrText xml:space="preserve"> LINK </w:instrText>
      </w:r>
      <w:r w:rsidR="00433F91">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3A6E2D0E" w:rsidR="00644FCB" w:rsidRDefault="00596DBE" w:rsidP="00596DBE">
      <w:pPr>
        <w:pStyle w:val="Heading3"/>
      </w:pPr>
      <w:r>
        <w:lastRenderedPageBreak/>
        <w:fldChar w:fldCharType="end"/>
      </w:r>
      <w:r w:rsidR="00644FCB">
        <w:t>Limitation</w:t>
      </w:r>
      <w:r w:rsidR="00D12498">
        <w:t xml:space="preserve"> </w:t>
      </w:r>
      <w:r w:rsidR="00BF59BF">
        <w:t>shifts</w:t>
      </w:r>
      <w:r w:rsidR="00D12498">
        <w:t xml:space="preserve"> </w:t>
      </w:r>
    </w:p>
    <w:p w14:paraId="271E893F" w14:textId="4EA94835" w:rsidR="00644FCB" w:rsidRDefault="001D3902" w:rsidP="00644FCB">
      <w:r>
        <w:t>There were 7</w:t>
      </w:r>
      <w:r w:rsidR="00836AB3">
        <w:t>53</w:t>
      </w:r>
      <w:r>
        <w:t xml:space="preserve"> observations of P-limited lakes, </w:t>
      </w:r>
      <w:r w:rsidR="00836AB3">
        <w:t>980</w:t>
      </w:r>
      <w:r>
        <w:t xml:space="preserve"> N-limited lakes, and </w:t>
      </w:r>
      <w:r w:rsidR="00836AB3">
        <w:t>638</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836AB3">
        <w:t>3.8</w:t>
      </w:r>
      <w:r w:rsidR="00D12498">
        <w:t xml:space="preserve">% in 2017. </w:t>
      </w:r>
      <w:r w:rsidR="003B7E48">
        <w:t xml:space="preserve">Approximately half of the lakes across the U.S. were N-limited and that number decreased by 1.6% between 2007 and 2017. </w:t>
      </w:r>
      <w:r w:rsidR="00D12498">
        <w:t xml:space="preserve">And in 2007, </w:t>
      </w:r>
      <w:r w:rsidR="00836AB3">
        <w:t>33</w:t>
      </w:r>
      <w:r w:rsidR="00D12498">
        <w:t xml:space="preserve">% of lakes were P-limited </w:t>
      </w:r>
      <w:r w:rsidR="00405AB9">
        <w:t>and that number decreased to</w:t>
      </w:r>
      <w:r w:rsidR="00D12498">
        <w:t xml:space="preserve"> </w:t>
      </w:r>
      <w:r w:rsidR="00836AB3">
        <w:t>22.3</w:t>
      </w:r>
      <w:r w:rsidR="00D12498">
        <w:t xml:space="preserve">% </w:t>
      </w:r>
      <w:r w:rsidR="00405AB9">
        <w:t>in 2017</w:t>
      </w:r>
      <w:r w:rsidR="00D12498">
        <w:t>.</w:t>
      </w:r>
      <w:r w:rsidR="00836AB3">
        <w:t xml:space="preserve"> One of the largest observed shifts in nutrient limitation occurred in the Southern Plains, where N-limitation increased from 3.6% of lakes in 2007 to 57.8% in 2017. And in the Upper Midwest, co-nutrient limited lakes increased from 24.1% in 2007 to 66.7% in 2017.</w:t>
      </w:r>
      <w:r w:rsidR="00D12498">
        <w:t xml:space="preserve"> </w:t>
      </w:r>
    </w:p>
    <w:p w14:paraId="0F6B041B" w14:textId="59148F5D" w:rsidR="0036712A" w:rsidRPr="00853C76" w:rsidRDefault="00705908" w:rsidP="0036712A">
      <w:pPr>
        <w:pStyle w:val="Heading4"/>
      </w:pPr>
      <w:r>
        <w:t>Resampled lakes</w:t>
      </w:r>
    </w:p>
    <w:p w14:paraId="17893DB4" w14:textId="77777777" w:rsidR="0036712A" w:rsidRDefault="0036712A" w:rsidP="0036712A">
      <w:r>
        <w:t xml:space="preserve">At the national scale among lakes sampled in both surveys (dotted lines in Figure 5a), there was a significant increase in co-nutrient limited lakes (18.1%) and a significant decrease in N-limited lakes (-11.5%). At the National scale, there was no net change in the percentage of P-limited lakes, but substantial changes within the nine aggregated ecoregions (Figure 5b). In the Northern Appalachians, lakes shifted from N-limitation (-20.8%) toward P-limitation (27.3%). The change in co-nutrient limited lakes as statistically insignificant as indicated by the error bar overlap with zero. Lakes in the Temperate Plains shifted from N-limited (-35.9%) toward both co-limited (14%) and P-limited (21.9%). The Upper Midwest lakes shifted from being N-limited (-37%) and P-limited (-24.3%) toward co-nutrient limitation (61.3%). In the Northern Plains, lakes became more co-nutrient limited (42%) and less P-limited (-28%), with a statistically insignificant decrease in N-limited lakes. The Southern Plains showed the opposite pattern with a decrease in co-nutrient limitation (-16.8%), increase in N-limitation (11.1%), and non-significant increase in P-limited lakes. Western Mountains lakes shifted from P-limited (-33.6%) to co-nutrient limited (9.3%) and N-limited lakes (24.3%). In the Southern Appalachians, Coastal Plains, and Xeric ecoregions, no shifts were significant. </w:t>
      </w:r>
    </w:p>
    <w:p w14:paraId="0710D738" w14:textId="77777777" w:rsidR="0036712A" w:rsidRPr="00853C76" w:rsidRDefault="0036712A" w:rsidP="0036712A">
      <w:pPr>
        <w:pStyle w:val="Heading4"/>
      </w:pPr>
      <w:r>
        <w:t xml:space="preserve">All surveyed lakes </w:t>
      </w:r>
    </w:p>
    <w:p w14:paraId="2C1D34FE" w14:textId="5EEEE7C8" w:rsidR="0036712A" w:rsidRDefault="0036712A" w:rsidP="0036712A">
      <w:r>
        <w:t xml:space="preserve">When extrapolated to the entire population of lakes across the U.S. (solid lines in Figure 5a), co-nutrient limited lakes also increased (12.3%), but P-limited lakes decreased (-10.7%). Using the entire population of all surveyed lakes, there was no net change in N-limited lakes, which contrasts the results of the resampled population.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17.6% increase compared to a 6.9% decrease (though not statistically significant) in the resampled lakes. The Southern Appalachians and Xeric ecoregions both experienced significant decreases in co-nutrient limitation among all surveyed lakes (-2.2% and -14.8%, respectively), compared to the non-statistically significant, but still negative, shifts among resampled lakes. The percentage of N-limited lakes in the Xeric ecoregion changed signs and was statistically significant (12.7%) in the assessment of all surveyed lakes compared to the resampled lakes assessment. This is opposite of the Western Mountains, which demonstrated a significant increase in N-limitation among the resampled lakes (24.3%), but in the full population of all surveyed lakes showed a statistically insignificant decrease. There were no shifts in the percentage of P-limited lakes in the Northern Appalachians, Temperate Plains, Northern Plains, and Western Mountains in the assessment of all surveyed lakes, but the resampled population indicated the </w:t>
      </w:r>
      <w:r>
        <w:lastRenderedPageBreak/>
        <w:t>shifts were positive (27.3%), positive (21.9%), negative (-28%), and negative (-33.6%), respectively. In the Southern Plains, P-limited lakes decreased significantly by -10.7% among all surveyed lakes but showed a non-significant increase in resampled lakes.</w:t>
      </w:r>
    </w:p>
    <w:p w14:paraId="5D58F541" w14:textId="7533E499" w:rsidR="00BF59BF" w:rsidRDefault="00BF59BF" w:rsidP="00BF59BF">
      <w:pPr>
        <w:pStyle w:val="Heading3"/>
      </w:pPr>
      <w:r>
        <w:t>Trophic state shifts</w:t>
      </w:r>
    </w:p>
    <w:p w14:paraId="7B8585A5" w14:textId="2BDDF2EB" w:rsidR="001A3189" w:rsidRDefault="00405AB9" w:rsidP="00644FCB">
      <w:r>
        <w:t>Using chlorophyll</w:t>
      </w:r>
      <w:r w:rsidR="006B6B8E">
        <w:t>-a</w:t>
      </w:r>
      <w:r>
        <w:t xml:space="preserve"> as a proxy for trophic state, the survey data indicate that</w:t>
      </w:r>
      <w:r w:rsidR="001A3189">
        <w:t xml:space="preserve"> there were 368 oligotrophic lakes (Oligo.), 737 mesotrophic lakes (</w:t>
      </w:r>
      <w:proofErr w:type="spellStart"/>
      <w:r w:rsidR="001A3189">
        <w:t>Meso</w:t>
      </w:r>
      <w:proofErr w:type="spellEnd"/>
      <w:r w:rsidR="001A3189">
        <w:t>.), 753 eutrophic lakes (</w:t>
      </w:r>
      <w:proofErr w:type="spellStart"/>
      <w:r w:rsidR="001A3189">
        <w:t>Eutro</w:t>
      </w:r>
      <w:proofErr w:type="spellEnd"/>
      <w:r w:rsidR="001A3189">
        <w:t xml:space="preserve">.), and 513 hypereutrophic lakes (Hyper.). Across the </w:t>
      </w:r>
      <w:r w:rsidR="004752CD">
        <w:t>conterminous U</w:t>
      </w:r>
      <w:r w:rsidR="00A52440">
        <w:t>.S.</w:t>
      </w:r>
      <w:r w:rsidR="004752CD">
        <w:t>, oligotrophic lakes decreased from 12.8% in 2007 to 9.2% in 2017. Mesotrophic lakes also decreased from 36.6% in 2007 to 22.7% in 2017. Eutrophic and hypereutrophic lakes both showed an increase between 2007-2017 of 30.3%-43.8% and 20.3%-24.3%</w:t>
      </w:r>
      <w:r w:rsidR="00DE6150">
        <w:t xml:space="preserve"> (Figure </w:t>
      </w:r>
      <w:r w:rsidR="00705908">
        <w:t>6</w:t>
      </w:r>
      <w:r w:rsidR="00DE6150">
        <w:t>)</w:t>
      </w:r>
      <w:r w:rsidR="004752CD">
        <w:t>. These patterns varied across ecoregions.</w:t>
      </w:r>
      <w:r w:rsidR="00C17331">
        <w:t xml:space="preserve"> </w:t>
      </w:r>
      <w:r w:rsidR="00983BFA">
        <w:t>We observed large increases in the percent of eutrophic lakes between 2007 and 2017 in</w:t>
      </w:r>
      <w:r w:rsidR="00C17331">
        <w:t xml:space="preserve"> the Southern Appalachians</w:t>
      </w:r>
      <w:r w:rsidR="00983BFA">
        <w:t xml:space="preserve"> (43% increase)</w:t>
      </w:r>
      <w:r w:rsidR="00C17331">
        <w:t>, Temperate Plains</w:t>
      </w:r>
      <w:r w:rsidR="00983BFA">
        <w:t xml:space="preserve"> (39.6% increase)</w:t>
      </w:r>
      <w:r w:rsidR="00C17331">
        <w:t>, Upper Midwest</w:t>
      </w:r>
      <w:r w:rsidR="00983BFA">
        <w:t xml:space="preserve"> (15.5% increase)</w:t>
      </w:r>
      <w:r w:rsidR="00C17331">
        <w:t>, and Xeric</w:t>
      </w:r>
      <w:r w:rsidR="00983BFA">
        <w:t xml:space="preserve"> (16% increase)</w:t>
      </w:r>
      <w:r w:rsidR="00C17331">
        <w:t xml:space="preserve"> regions</w:t>
      </w:r>
      <w:r w:rsidR="00983BFA">
        <w:t xml:space="preserve">. And in the Northern Plains, hypereutrophic lakes increased from 23.8% in 2007 to 42.4% in 2017. The Northern Appalachians and Western Plains both </w:t>
      </w:r>
      <w:r w:rsidR="00AB0A01">
        <w:t>maintained a total of &gt;74% of lakes classified as oligotrophic or mesotrophic across both survey years and mesotrophic lakes increased in both regions (3.3% increase in Northern Appalachians and 16.4% increase in Western Plains).</w:t>
      </w:r>
      <w:r w:rsidR="00983BFA">
        <w:t xml:space="preserve"> </w:t>
      </w:r>
    </w:p>
    <w:p w14:paraId="7C2E8CC5" w14:textId="166891AB" w:rsidR="001E720A" w:rsidRDefault="00705908" w:rsidP="001E720A">
      <w:pPr>
        <w:pStyle w:val="Heading4"/>
      </w:pPr>
      <w:r>
        <w:t>Resampled lakes</w:t>
      </w:r>
    </w:p>
    <w:p w14:paraId="0227C7B4" w14:textId="584F53B5" w:rsidR="001E720A" w:rsidRPr="001E720A" w:rsidRDefault="001E720A" w:rsidP="001E720A">
      <w:commentRangeStart w:id="3"/>
      <w:r>
        <w:t xml:space="preserve">At the national scale, resampled lakes became less hypereutrophic (-8.3%) and more mesotrophic (9%), </w:t>
      </w:r>
      <w:r w:rsidR="00D613B6">
        <w:t>with no net change</w:t>
      </w:r>
      <w:r>
        <w:t xml:space="preserve"> in oligotrophic and eutrophic lakes. </w:t>
      </w:r>
      <w:commentRangeEnd w:id="3"/>
      <w:r w:rsidR="00D613B6">
        <w:rPr>
          <w:rStyle w:val="CommentReference"/>
        </w:rPr>
        <w:commentReference w:id="3"/>
      </w:r>
      <w:r w:rsidR="00D613B6">
        <w:t>However, changes in trophic state varied</w:t>
      </w:r>
      <w:r w:rsidR="00F24932">
        <w:t xml:space="preserve"> depending on </w:t>
      </w:r>
      <w:r w:rsidR="00D613B6">
        <w:t xml:space="preserve">nutrient limitation (Figure 7). </w:t>
      </w:r>
      <w:r>
        <w:t xml:space="preserve">Co-nutrient limited lakes followed the overall </w:t>
      </w:r>
      <w:r w:rsidR="00844206">
        <w:t xml:space="preserve">national </w:t>
      </w:r>
      <w:r>
        <w:t xml:space="preserve">pattern, with these lakes becoming less hypereutrophic (-10.4%) and more mesotrophic (14%) </w:t>
      </w:r>
      <w:r w:rsidR="00D613B6">
        <w:t>with marginal changes in the percentage of</w:t>
      </w:r>
      <w:r>
        <w:t xml:space="preserve"> oligotrophic or eutrophic co-limited lakes. </w:t>
      </w:r>
      <w:r w:rsidR="00D613B6">
        <w:t xml:space="preserve">The only substantial shift in trophic state of </w:t>
      </w:r>
      <w:r>
        <w:t xml:space="preserve">N-limited lakes only </w:t>
      </w:r>
      <w:r w:rsidR="00D613B6">
        <w:t>occurred with an increase in</w:t>
      </w:r>
      <w:r>
        <w:t xml:space="preserve"> hypereutroph</w:t>
      </w:r>
      <w:r w:rsidR="00D613B6">
        <w:t>ic systems</w:t>
      </w:r>
      <w:r>
        <w:t xml:space="preserve"> (13.7%). </w:t>
      </w:r>
      <w:commentRangeStart w:id="4"/>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 xml:space="preserve">-12.9% and </w:t>
      </w:r>
      <w:r>
        <w:t>-</w:t>
      </w:r>
      <w:r w:rsidR="00844206">
        <w:t>23.9</w:t>
      </w:r>
      <w:r>
        <w:t>%</w:t>
      </w:r>
      <w:r w:rsidR="00D613B6">
        <w:t xml:space="preserve"> respectively</w:t>
      </w:r>
      <w:r>
        <w:t>)</w:t>
      </w:r>
      <w:r w:rsidR="00D613B6">
        <w:t>, while the percentage of eutrophic lakes increased by</w:t>
      </w:r>
      <w:r w:rsidR="00844206">
        <w:t xml:space="preserve"> 35%.</w:t>
      </w:r>
      <w:r>
        <w:t xml:space="preserve"> </w:t>
      </w:r>
      <w:commentRangeEnd w:id="4"/>
      <w:r w:rsidR="00D613B6">
        <w:rPr>
          <w:rStyle w:val="CommentReference"/>
        </w:rPr>
        <w:commentReference w:id="4"/>
      </w:r>
    </w:p>
    <w:p w14:paraId="3FC2381C" w14:textId="0F06D4B7" w:rsidR="001E720A" w:rsidRPr="00853C76" w:rsidRDefault="0036712A" w:rsidP="001E720A">
      <w:pPr>
        <w:pStyle w:val="Heading4"/>
      </w:pPr>
      <w:r>
        <w:t>All surveyed lakes</w:t>
      </w:r>
    </w:p>
    <w:p w14:paraId="7BD6B781" w14:textId="46A5DC1F"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w:t>
      </w:r>
      <w:ins w:id="5" w:author="Kelsey Ruehling" w:date="2022-09-13T16:56:00Z">
        <w:r w:rsidR="00D613B6">
          <w:t xml:space="preserve"> (Figure 7)</w:t>
        </w:r>
      </w:ins>
      <w:r>
        <w:t xml:space="preserve">. When </w:t>
      </w:r>
      <w:commentRangeStart w:id="6"/>
      <w:r>
        <w:t>considering all the lakes in the NLA survey years 2007 and 2017</w:t>
      </w:r>
      <w:commentRangeEnd w:id="6"/>
      <w:r w:rsidR="00D613B6">
        <w:rPr>
          <w:rStyle w:val="CommentReference"/>
        </w:rPr>
        <w:commentReference w:id="6"/>
      </w:r>
      <w:r>
        <w:t>,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ins w:id="7" w:author="Kelsey Ruehling" w:date="2022-09-13T16:57:00Z">
        <w:r w:rsidR="0087176F">
          <w:t>.</w:t>
        </w:r>
      </w:ins>
      <w:del w:id="8" w:author="Kelsey Ruehling" w:date="2022-09-13T16:57:00Z">
        <w:r w:rsidR="00AC03F2" w:rsidDel="0087176F">
          <w:delText xml:space="preserve"> (Figure 7)</w:delText>
        </w:r>
        <w:r w:rsidR="008D734E" w:rsidDel="0087176F">
          <w:delText xml:space="preserve">. </w:delText>
        </w:r>
      </w:del>
    </w:p>
    <w:p w14:paraId="6F19B3B5" w14:textId="3C5A805D" w:rsidR="00735EBD" w:rsidRDefault="00735EBD" w:rsidP="00735EBD">
      <w:pPr>
        <w:pStyle w:val="Heading1"/>
      </w:pPr>
      <w:r>
        <w:t>Discussion</w:t>
      </w:r>
    </w:p>
    <w:p w14:paraId="76FB4892" w14:textId="113A8618" w:rsidR="002F6299" w:rsidRDefault="00A520EF" w:rsidP="002F6299">
      <w:pPr>
        <w:pStyle w:val="ListParagraph"/>
        <w:numPr>
          <w:ilvl w:val="0"/>
          <w:numId w:val="18"/>
        </w:numPr>
      </w:pPr>
      <w:r>
        <w:t xml:space="preserve">This study intended to answer questions of nutrient limitation and water quality in </w:t>
      </w:r>
      <w:r w:rsidR="00A52440">
        <w:t xml:space="preserve">U.S. </w:t>
      </w:r>
      <w:r>
        <w:t xml:space="preserve">lakes and through that to support efforts related to nutrient management strategies. </w:t>
      </w:r>
    </w:p>
    <w:p w14:paraId="76DA5C0A" w14:textId="71225317" w:rsidR="002F6299" w:rsidRDefault="00A520EF" w:rsidP="00A520EF">
      <w:pPr>
        <w:pStyle w:val="ListParagraph"/>
        <w:numPr>
          <w:ilvl w:val="1"/>
          <w:numId w:val="18"/>
        </w:numPr>
      </w:pPr>
      <w:r>
        <w:lastRenderedPageBreak/>
        <w:t xml:space="preserve">We found important regional differences in the drivers of trophic state. In the Western US, TN </w:t>
      </w:r>
      <w:commentRangeStart w:id="9"/>
      <w:r>
        <w:t xml:space="preserve">was the stronger driver of </w:t>
      </w:r>
      <w:commentRangeEnd w:id="9"/>
      <w:r w:rsidR="0087176F">
        <w:rPr>
          <w:rStyle w:val="CommentReference"/>
        </w:rPr>
        <w:commentReference w:id="9"/>
      </w:r>
      <w:r>
        <w:t xml:space="preserve">eutrophication compared to in the Easter </w:t>
      </w:r>
      <w:r w:rsidR="00A52440">
        <w:t xml:space="preserve">U.S. </w:t>
      </w:r>
      <w:r>
        <w:t>where TP was the more influential driver</w:t>
      </w:r>
      <w:r w:rsidR="004F142C">
        <w:t xml:space="preserve"> (Figures 1, 2)</w:t>
      </w:r>
      <w:r>
        <w:t xml:space="preserve">. </w:t>
      </w:r>
    </w:p>
    <w:p w14:paraId="0DDF0AB3" w14:textId="4BC4AA19" w:rsidR="00120F07" w:rsidRDefault="00120F07" w:rsidP="00120F07">
      <w:pPr>
        <w:pStyle w:val="ListParagraph"/>
        <w:numPr>
          <w:ilvl w:val="2"/>
          <w:numId w:val="18"/>
        </w:numPr>
      </w:pPr>
      <w:r>
        <w:t xml:space="preserve">Regional scale processes can influence nutrient composition in lakes, including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B66DB4">
        <w:rPr>
          <w:rFonts w:ascii="Calibri" w:hAnsi="Calibri" w:cs="Calibri"/>
        </w:rPr>
        <w:t>(Burns, 2004)</w:t>
      </w:r>
      <w:r w:rsidR="00B66DB4">
        <w:fldChar w:fldCharType="end"/>
      </w:r>
      <w:r w:rsidR="00B66DB4">
        <w:t xml:space="preserve"> </w:t>
      </w:r>
      <w:r>
        <w:t xml:space="preserve">and vegetation characteristics </w:t>
      </w:r>
      <w:r>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fldChar w:fldCharType="separate"/>
      </w:r>
      <w:r w:rsidR="00B66DB4" w:rsidRPr="00B66DB4">
        <w:rPr>
          <w:rFonts w:ascii="Calibri" w:hAnsi="Calibri" w:cs="Calibri"/>
          <w:szCs w:val="24"/>
        </w:rPr>
        <w:t>(Kopáček et al., 2000)</w:t>
      </w:r>
      <w:r>
        <w:fldChar w:fldCharType="end"/>
      </w:r>
      <w:r>
        <w:t>.</w:t>
      </w:r>
    </w:p>
    <w:p w14:paraId="119A01A0" w14:textId="7C8D1786" w:rsidR="0018252A" w:rsidRDefault="0018252A" w:rsidP="0018252A">
      <w:pPr>
        <w:pStyle w:val="ListParagraph"/>
        <w:numPr>
          <w:ilvl w:val="2"/>
          <w:numId w:val="18"/>
        </w:numPr>
      </w:pPr>
      <w:r>
        <w:t xml:space="preserve">Potential explanations for </w:t>
      </w:r>
      <w:r w:rsidR="00B66DB4">
        <w:t xml:space="preserve">the difference in trophic state predictor </w:t>
      </w:r>
      <w:r>
        <w:t xml:space="preserve">include the differences between the Eastern and Western US. The ecoregions of the eastern </w:t>
      </w:r>
      <w:r w:rsidR="00A52440">
        <w:t xml:space="preserve">U.S. </w:t>
      </w:r>
      <w:r>
        <w:t xml:space="preserve">are generally characterized by greater forest and agricultural land cover, whereas the Western </w:t>
      </w:r>
      <w:r w:rsidR="00A52440">
        <w:t xml:space="preserve">U.S. </w:t>
      </w:r>
      <w:r>
        <w:t xml:space="preserve">is characterized by greater grasslands and </w:t>
      </w:r>
      <w:proofErr w:type="gramStart"/>
      <w:r>
        <w:t>pasture land</w:t>
      </w:r>
      <w:proofErr w:type="gramEnd"/>
      <w:r>
        <w:t xml:space="preserve"> cover.</w:t>
      </w:r>
    </w:p>
    <w:p w14:paraId="43729238" w14:textId="523C6EB6" w:rsidR="0018252A" w:rsidRDefault="0018252A" w:rsidP="0018252A">
      <w:pPr>
        <w:pStyle w:val="ListParagraph"/>
        <w:numPr>
          <w:ilvl w:val="2"/>
          <w:numId w:val="18"/>
        </w:numPr>
      </w:pPr>
      <w:commentRangeStart w:id="10"/>
      <w:r>
        <w:t xml:space="preserve">Additionally, N-deposition has demonstrated its potential detrimental impacts on Western ecosystems </w:t>
      </w:r>
      <w:r>
        <w:fldChar w:fldCharType="begin"/>
      </w:r>
      <w:r>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18252A">
        <w:rPr>
          <w:rFonts w:ascii="Calibri" w:hAnsi="Calibri" w:cs="Calibri"/>
        </w:rPr>
        <w:t>(Fenn et al., 2003)</w:t>
      </w:r>
      <w:r>
        <w:fldChar w:fldCharType="end"/>
      </w:r>
      <w:commentRangeEnd w:id="10"/>
      <w:r w:rsidR="0087176F">
        <w:rPr>
          <w:rStyle w:val="CommentReference"/>
        </w:rPr>
        <w:commentReference w:id="10"/>
      </w:r>
      <w:r>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120F07">
        <w:rPr>
          <w:rFonts w:ascii="Calibri" w:hAnsi="Calibri" w:cs="Calibri"/>
        </w:rPr>
        <w:t>(Sabo et al., 2021)</w:t>
      </w:r>
      <w:r w:rsidR="00120F07">
        <w:fldChar w:fldCharType="end"/>
      </w:r>
      <w:r w:rsidR="00120F07">
        <w:t>.</w:t>
      </w:r>
    </w:p>
    <w:p w14:paraId="4462D999" w14:textId="547CB3DF" w:rsidR="00120F07" w:rsidRDefault="00120F07" w:rsidP="0018252A">
      <w:pPr>
        <w:pStyle w:val="ListParagraph"/>
        <w:numPr>
          <w:ilvl w:val="2"/>
          <w:numId w:val="18"/>
        </w:numPr>
      </w:pPr>
      <w:commentRangeStart w:id="11"/>
      <w:r>
        <w:t xml:space="preserve">Understanding these different regional drivers may assist in eutrophication management and mitigation. </w:t>
      </w:r>
      <w:commentRangeEnd w:id="11"/>
      <w:r w:rsidR="0087176F">
        <w:rPr>
          <w:rStyle w:val="CommentReference"/>
        </w:rPr>
        <w:commentReference w:id="11"/>
      </w:r>
    </w:p>
    <w:p w14:paraId="77DC1BE4" w14:textId="503A1974" w:rsidR="00AE3978" w:rsidRDefault="002131B6" w:rsidP="00120F07">
      <w:pPr>
        <w:pStyle w:val="ListParagraph"/>
        <w:numPr>
          <w:ilvl w:val="0"/>
          <w:numId w:val="18"/>
        </w:numPr>
      </w:pPr>
      <w:commentRangeStart w:id="12"/>
      <w:r>
        <w:t xml:space="preserve">Assessing shifts only in the lakes </w:t>
      </w:r>
      <w:ins w:id="13" w:author="Kelsey Ruehling" w:date="2022-09-13T17:00:00Z">
        <w:r w:rsidR="0087176F">
          <w:t>re-</w:t>
        </w:r>
      </w:ins>
      <w:r>
        <w:t>sampled in multiple NLA surveys can help provide general trends but may not adequately estimate the changes in the full population of lakes.</w:t>
      </w:r>
      <w:commentRangeEnd w:id="12"/>
      <w:r w:rsidR="0087176F">
        <w:rPr>
          <w:rStyle w:val="CommentReference"/>
        </w:rPr>
        <w:commentReference w:id="12"/>
      </w:r>
    </w:p>
    <w:p w14:paraId="0817CF1E" w14:textId="5BF51678" w:rsidR="002131B6" w:rsidRDefault="002131B6" w:rsidP="00AE3978">
      <w:pPr>
        <w:pStyle w:val="ListParagraph"/>
        <w:numPr>
          <w:ilvl w:val="1"/>
          <w:numId w:val="18"/>
        </w:numPr>
      </w:pPr>
      <w:r>
        <w:t>Therefore, this discussion uses the shift estimates from the full population</w:t>
      </w:r>
      <w:r w:rsidR="00AE3978">
        <w:t>, but note that there is significant error around both these population estimates as well as the resampled lake shift estimates (</w:t>
      </w:r>
      <w:commentRangeStart w:id="14"/>
      <w:r w:rsidR="00AE3978">
        <w:t>solid bars in Figure 6, 7)</w:t>
      </w:r>
      <w:r>
        <w:t xml:space="preserve">. </w:t>
      </w:r>
      <w:commentRangeEnd w:id="14"/>
      <w:r w:rsidR="0087176F">
        <w:rPr>
          <w:rStyle w:val="CommentReference"/>
        </w:rPr>
        <w:commentReference w:id="14"/>
      </w:r>
    </w:p>
    <w:p w14:paraId="3E770F00" w14:textId="304B063C" w:rsidR="00D915AE" w:rsidRDefault="00D915AE" w:rsidP="00D915AE">
      <w:pPr>
        <w:pStyle w:val="ListParagraph"/>
        <w:numPr>
          <w:ilvl w:val="1"/>
          <w:numId w:val="18"/>
        </w:numPr>
      </w:pPr>
      <w:commentRangeStart w:id="15"/>
      <w:r>
        <w:t xml:space="preserve">We should note that in this study, we are assuming limitation for whole lake ecosystems and using total and dissolved nutrient pools rather than understanding specifics about the real species communities and their nutrient requirements.  </w:t>
      </w:r>
      <w:r>
        <w:tab/>
      </w:r>
    </w:p>
    <w:p w14:paraId="493AFC6B" w14:textId="7CA032D9" w:rsidR="00D915AE" w:rsidRDefault="00D915AE" w:rsidP="00D915AE">
      <w:pPr>
        <w:pStyle w:val="ListParagraph"/>
        <w:numPr>
          <w:ilvl w:val="2"/>
          <w:numId w:val="18"/>
        </w:numPr>
      </w:pPr>
      <w:r>
        <w:t xml:space="preserve">We acknowledge that limitation and trophic status likely depend on a lot of criteria, and here we are using the readily available nutrient and chlorophyll-a concentrations as proxy measurements. </w:t>
      </w:r>
    </w:p>
    <w:p w14:paraId="5FF5945C" w14:textId="3F6BC826" w:rsidR="00D915AE" w:rsidRDefault="00D915AE" w:rsidP="00AE3978">
      <w:pPr>
        <w:pStyle w:val="ListParagraph"/>
        <w:numPr>
          <w:ilvl w:val="3"/>
          <w:numId w:val="18"/>
        </w:numPr>
      </w:pPr>
      <w:r>
        <w:t>Rather than relying on experimental data</w:t>
      </w:r>
      <w:r w:rsidR="00AE3978">
        <w:t xml:space="preserve">, which requires extensive time and money, we hope this may serve as a method to estimate limitation and water quality using the resources available. </w:t>
      </w:r>
      <w:commentRangeEnd w:id="15"/>
      <w:r w:rsidR="0087176F">
        <w:rPr>
          <w:rStyle w:val="CommentReference"/>
        </w:rPr>
        <w:commentReference w:id="15"/>
      </w:r>
    </w:p>
    <w:p w14:paraId="4F0D5032" w14:textId="72723AED" w:rsidR="00120F07" w:rsidRDefault="00B66DB4" w:rsidP="00D915AE">
      <w:pPr>
        <w:pStyle w:val="ListParagraph"/>
        <w:numPr>
          <w:ilvl w:val="0"/>
          <w:numId w:val="18"/>
        </w:numPr>
      </w:pPr>
      <w:commentRangeStart w:id="16"/>
      <w:r>
        <w:t xml:space="preserve">Across the conterminous US, co-nutrient limited lakes increased between 2007 and 2017, while single nutrient limitation decreased. However, N-limited lakes were still the most prevalent. </w:t>
      </w:r>
    </w:p>
    <w:p w14:paraId="5AE71072" w14:textId="75B5C7D8" w:rsidR="00B66DB4" w:rsidRDefault="00B66DB4" w:rsidP="00AE3978">
      <w:pPr>
        <w:pStyle w:val="ListParagraph"/>
        <w:numPr>
          <w:ilvl w:val="1"/>
          <w:numId w:val="18"/>
        </w:numPr>
      </w:pPr>
      <w:r>
        <w:t xml:space="preserve">Within the nine aggregated ecoregions, we see N-limitation increasing in the Southern Plains and Xeric regions, and co-nutrient limitation increasing in the Northern Appalachians, Temperate Plains, Upper Midwest, Northern Plains, and Western Mountains. P-limitation did not increase in any of the ecoregions. </w:t>
      </w:r>
    </w:p>
    <w:p w14:paraId="589CF8A7" w14:textId="3F2C6051" w:rsidR="002131B6" w:rsidRDefault="002131B6" w:rsidP="00AE3978">
      <w:pPr>
        <w:pStyle w:val="ListParagraph"/>
        <w:numPr>
          <w:ilvl w:val="2"/>
          <w:numId w:val="18"/>
        </w:numPr>
      </w:pPr>
      <w:r>
        <w:t xml:space="preserve">These shifts toward co-nutrient limitation in addition to the shift toward greater eutrophication across the </w:t>
      </w:r>
      <w:r w:rsidR="00A52440">
        <w:t xml:space="preserve">U.S. </w:t>
      </w:r>
      <w:r w:rsidR="005063AA">
        <w:t xml:space="preserve">in all limitation categories </w:t>
      </w:r>
      <w:r>
        <w:t>may</w:t>
      </w:r>
      <w:r w:rsidR="004F142C">
        <w:t xml:space="preserve"> be indicative of the extent of nutrient excess plaguing our freshwaters </w:t>
      </w:r>
      <w:r w:rsidR="004F142C">
        <w:fldChar w:fldCharType="begin"/>
      </w:r>
      <w:r w:rsidR="004F142C">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rsidR="004F142C">
        <w:fldChar w:fldCharType="separate"/>
      </w:r>
      <w:r w:rsidR="004F142C" w:rsidRPr="00AE3978">
        <w:rPr>
          <w:rFonts w:ascii="Calibri" w:hAnsi="Calibri" w:cs="Calibri"/>
        </w:rPr>
        <w:t>(Dodds et al., 2008, 2011)</w:t>
      </w:r>
      <w:r w:rsidR="004F142C">
        <w:fldChar w:fldCharType="end"/>
      </w:r>
      <w:r w:rsidR="004F142C">
        <w:t xml:space="preserve"> and the potential for these lakes to swing back and forth between limitation statuses as some of these co-nutrient limited lakes occur in high nutrient conditions (Figure 3). </w:t>
      </w:r>
      <w:commentRangeEnd w:id="16"/>
      <w:r w:rsidR="0087176F">
        <w:rPr>
          <w:rStyle w:val="CommentReference"/>
        </w:rPr>
        <w:commentReference w:id="16"/>
      </w:r>
    </w:p>
    <w:p w14:paraId="246F9817" w14:textId="18D9EB7F" w:rsidR="004F142C" w:rsidRDefault="00B514BE" w:rsidP="004F142C">
      <w:pPr>
        <w:pStyle w:val="ListParagraph"/>
        <w:numPr>
          <w:ilvl w:val="0"/>
          <w:numId w:val="18"/>
        </w:numPr>
      </w:pPr>
      <w:commentRangeStart w:id="17"/>
      <w:r>
        <w:t xml:space="preserve">Nutrient limitation and trophic state shifts in </w:t>
      </w:r>
      <w:r w:rsidR="00A52440">
        <w:t xml:space="preserve">U.S. </w:t>
      </w:r>
      <w:r>
        <w:t xml:space="preserve">lakes may help identify key nutrients to focus on in induvial management plans. </w:t>
      </w:r>
    </w:p>
    <w:p w14:paraId="5ADF24BA" w14:textId="5656F4A6" w:rsidR="00B514BE" w:rsidRDefault="00B514BE" w:rsidP="00B514BE">
      <w:pPr>
        <w:pStyle w:val="ListParagraph"/>
        <w:numPr>
          <w:ilvl w:val="1"/>
          <w:numId w:val="18"/>
        </w:numPr>
      </w:pPr>
      <w:r>
        <w:lastRenderedPageBreak/>
        <w:t xml:space="preserve">Hypereutrophic lakes across the </w:t>
      </w:r>
      <w:r w:rsidR="00A52440">
        <w:t xml:space="preserve">U.S. </w:t>
      </w:r>
      <w:r>
        <w:t xml:space="preserve">increased in </w:t>
      </w:r>
      <w:r w:rsidR="005063AA">
        <w:t xml:space="preserve">N-limited lakes only, while oligotrophic lakes decreased in single-nutrient limited lakes. </w:t>
      </w:r>
    </w:p>
    <w:p w14:paraId="4A6099A3" w14:textId="28EF53FA" w:rsidR="00B347C3" w:rsidRDefault="005063AA" w:rsidP="005063AA">
      <w:pPr>
        <w:pStyle w:val="ListParagraph"/>
        <w:numPr>
          <w:ilvl w:val="2"/>
          <w:numId w:val="18"/>
        </w:numPr>
      </w:pPr>
      <w:r>
        <w:t xml:space="preserve">Understanding which nutrient is more impactful via its limitation status can serve as a starting point for determining strategies toward improved water </w:t>
      </w:r>
      <w:r w:rsidR="00B347C3">
        <w:t>quality and may require a balanced approach</w:t>
      </w:r>
      <w:r>
        <w:t>.</w:t>
      </w:r>
    </w:p>
    <w:p w14:paraId="00756CB9" w14:textId="2151F36B" w:rsidR="00B347C3" w:rsidRDefault="00B347C3" w:rsidP="00B347C3">
      <w:pPr>
        <w:pStyle w:val="ListParagraph"/>
        <w:numPr>
          <w:ilvl w:val="3"/>
          <w:numId w:val="18"/>
        </w:numPr>
      </w:pPr>
      <w:r>
        <w:t xml:space="preserve">For example, reductions in P pollution lead to the accumulation of N in large lakes across the world </w:t>
      </w:r>
      <w:r>
        <w:fldChar w:fldCharType="begin"/>
      </w:r>
      <w:r>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B347C3">
        <w:rPr>
          <w:rFonts w:ascii="Calibri" w:hAnsi="Calibri" w:cs="Calibri"/>
        </w:rPr>
        <w:t>(Finlay et al., 2013)</w:t>
      </w:r>
      <w:r>
        <w:fldChar w:fldCharType="end"/>
      </w:r>
      <w:r>
        <w:t>.</w:t>
      </w:r>
    </w:p>
    <w:p w14:paraId="5FF40B83" w14:textId="4117D003" w:rsidR="00B347C3" w:rsidRDefault="00B347C3" w:rsidP="00B347C3">
      <w:pPr>
        <w:pStyle w:val="ListParagraph"/>
        <w:numPr>
          <w:ilvl w:val="3"/>
          <w:numId w:val="18"/>
        </w:numPr>
      </w:pPr>
      <w:r>
        <w:t>Additionally, balancing nutrient stoichiometry may be one way to remediate eutrophic lakes</w:t>
      </w:r>
      <w:r w:rsidR="0053396B">
        <w:t xml:space="preserve">, while also controlling the input of excess nutrients </w:t>
      </w:r>
      <w:r w:rsidR="0053396B">
        <w:fldChar w:fldCharType="begin"/>
      </w:r>
      <w:r w:rsidR="0053396B">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rsidR="0053396B">
        <w:fldChar w:fldCharType="separate"/>
      </w:r>
      <w:r w:rsidR="0053396B" w:rsidRPr="0053396B">
        <w:rPr>
          <w:rFonts w:ascii="Calibri" w:hAnsi="Calibri" w:cs="Calibri"/>
        </w:rPr>
        <w:t>(Stutter et al., 2018)</w:t>
      </w:r>
      <w:r w:rsidR="0053396B">
        <w:fldChar w:fldCharType="end"/>
      </w:r>
      <w:r w:rsidR="0053396B">
        <w:t>.</w:t>
      </w:r>
    </w:p>
    <w:p w14:paraId="4993DD87" w14:textId="5DAD27E0" w:rsidR="0053396B" w:rsidRDefault="0053396B" w:rsidP="008B1793">
      <w:pPr>
        <w:pStyle w:val="ListParagraph"/>
        <w:numPr>
          <w:ilvl w:val="1"/>
          <w:numId w:val="18"/>
        </w:numPr>
      </w:pPr>
      <w:r>
        <w:t xml:space="preserve">Across the two surveys, DIN:TP stoichiometry was highest in P-limited lakes and lowest in N-limited lakes with the ratio decreasing with increasing trophic status as well, consistent with previous studies (e.g., </w:t>
      </w:r>
      <w:r>
        <w:fldChar w:fldCharType="begin"/>
      </w:r>
      <w:r w:rsidR="008B1793">
        <w:instrText xml:space="preserve"> ADDIN ZOTERO_ITEM CSL_CITATION {"citationID":"gxkUtoou","properties":{"formattedCitation":"(Downing &amp; McCauley, 1992)","plainCitation":"(Downing &amp; McCauley, 1992)","dontUpdate":true,"noteIndex":0},"citationItems":[{"id":542,"uris":["http://zotero.org/users/7424350/items/LYSQGYLW"],"itemData":{"id":542,"type":"article-journal","abstract":"This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A."},{"family":"McCauley","given":"Edward"}],"issued":{"date-parts":[["1992",7,1]]}}}],"schema":"https://github.com/citation-style-language/schema/raw/master/csl-citation.json"} </w:instrText>
      </w:r>
      <w:r>
        <w:fldChar w:fldCharType="separate"/>
      </w:r>
      <w:r w:rsidRPr="0053396B">
        <w:rPr>
          <w:rFonts w:ascii="Calibri" w:hAnsi="Calibri" w:cs="Calibri"/>
        </w:rPr>
        <w:t>Downing &amp; McCauley, 1992)</w:t>
      </w:r>
      <w:r>
        <w:fldChar w:fldCharType="end"/>
      </w:r>
      <w:r>
        <w:t xml:space="preserve">. </w:t>
      </w:r>
    </w:p>
    <w:p w14:paraId="1B92F117" w14:textId="4EA9A2D0" w:rsidR="008B1793" w:rsidRDefault="008B1793" w:rsidP="008B1793">
      <w:pPr>
        <w:pStyle w:val="ListParagraph"/>
        <w:numPr>
          <w:ilvl w:val="2"/>
          <w:numId w:val="18"/>
        </w:numPr>
      </w:pPr>
      <w:r>
        <w:t xml:space="preserve">In N-limited lakes, however, there was no difference in nutrient stoichiometry between oligotrophic and mesotrophic lakes; compared to in P-limited lakes where there was no stoichiometric difference between eutrophic and hypereutrophic lakes. These variations from the overall trend may be a result of the extents of excess and lack of nutrients. </w:t>
      </w:r>
      <w:commentRangeEnd w:id="17"/>
      <w:r w:rsidR="00EF7171">
        <w:rPr>
          <w:rStyle w:val="CommentReference"/>
        </w:rPr>
        <w:commentReference w:id="17"/>
      </w:r>
    </w:p>
    <w:p w14:paraId="3C9ACDC9" w14:textId="5F219925" w:rsidR="008B1793" w:rsidRDefault="008B1793" w:rsidP="008B1793">
      <w:pPr>
        <w:pStyle w:val="ListParagraph"/>
        <w:numPr>
          <w:ilvl w:val="0"/>
          <w:numId w:val="18"/>
        </w:numPr>
      </w:pPr>
      <w:r>
        <w:t xml:space="preserve">There is complexity in nutrient management strategies related to nutrient proportions and forms,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767269">
        <w:rPr>
          <w:rFonts w:ascii="Calibri" w:hAnsi="Calibri" w:cs="Calibri"/>
        </w:rPr>
        <w:t>(Glibert, 2017)</w:t>
      </w:r>
      <w:r>
        <w:fldChar w:fldCharType="end"/>
      </w:r>
      <w:r>
        <w:t>.</w:t>
      </w:r>
    </w:p>
    <w:p w14:paraId="68451279" w14:textId="1F5651FF" w:rsidR="00573C09" w:rsidRDefault="00573C09" w:rsidP="00573C09">
      <w:pPr>
        <w:pStyle w:val="ListParagraph"/>
        <w:numPr>
          <w:ilvl w:val="1"/>
          <w:numId w:val="18"/>
        </w:numPr>
      </w:pPr>
      <w:r>
        <w:t xml:space="preserve">Changing climate and other human-induced stressors will likely exacerbate eutrophication and the need for management. Assuming a single nutrient is limiting can lead 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3592">
        <w:rPr>
          <w:rFonts w:ascii="Calibri" w:hAnsi="Calibri" w:cs="Calibri"/>
        </w:rPr>
        <w:t>(Wurtsbaugh et al., 2019)</w:t>
      </w:r>
      <w:r>
        <w:fldChar w:fldCharType="end"/>
      </w:r>
      <w:r>
        <w:t xml:space="preserve">. </w:t>
      </w:r>
    </w:p>
    <w:p w14:paraId="5A42FDBD" w14:textId="777760C6" w:rsidR="00573C09" w:rsidRDefault="00573C09" w:rsidP="00573C09">
      <w:pPr>
        <w:pStyle w:val="ListParagraph"/>
        <w:numPr>
          <w:ilvl w:val="1"/>
          <w:numId w:val="18"/>
        </w:numPr>
        <w:rPr>
          <w:ins w:id="18" w:author="Kelsey Ruehling" w:date="2022-09-13T17:09:00Z"/>
        </w:rPr>
      </w:pPr>
      <w:r>
        <w:t xml:space="preserve">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070653">
        <w:rPr>
          <w:rFonts w:ascii="Calibri" w:hAnsi="Calibri" w:cs="Calibri"/>
        </w:rPr>
        <w:t>(Conley et al., 2009)</w:t>
      </w:r>
      <w:r>
        <w:fldChar w:fldCharType="end"/>
      </w:r>
      <w:r>
        <w:t>.</w:t>
      </w:r>
    </w:p>
    <w:p w14:paraId="39C878A7" w14:textId="5CFD42B0" w:rsidR="00EF7171" w:rsidRDefault="00EF7171">
      <w:pPr>
        <w:pStyle w:val="ListParagraph"/>
        <w:numPr>
          <w:ilvl w:val="0"/>
          <w:numId w:val="18"/>
        </w:numPr>
        <w:pPrChange w:id="19" w:author="Kelsey Ruehling" w:date="2022-09-13T17:09:00Z">
          <w:pPr>
            <w:pStyle w:val="ListParagraph"/>
            <w:numPr>
              <w:ilvl w:val="1"/>
              <w:numId w:val="18"/>
            </w:numPr>
            <w:ind w:left="1440" w:hanging="360"/>
          </w:pPr>
        </w:pPrChange>
      </w:pPr>
      <w:ins w:id="20" w:author="Kelsey Ruehling" w:date="2022-09-13T17:09:00Z">
        <w:r>
          <w:t>You may not have enough space in the document, but if you do want to end with something broad you can have a conclusion paragraph that summarizes that</w:t>
        </w:r>
      </w:ins>
      <w:ins w:id="21" w:author="Kelsey Ruehling" w:date="2022-09-13T17:10:00Z">
        <w:r>
          <w:t xml:space="preserve"> both N and P matter, that nutrient limitation varies both through space and time, and that future work should look at identifying why some of these shifts through time appear to be so large (and whether management interventions can help prevent large chan</w:t>
        </w:r>
      </w:ins>
      <w:ins w:id="22" w:author="Kelsey Ruehling" w:date="2022-09-13T17:11:00Z">
        <w:r>
          <w:t xml:space="preserve">ges toward eutrophic/hypereutrophic systems in the future). </w:t>
        </w:r>
      </w:ins>
    </w:p>
    <w:p w14:paraId="1DDDFC3C" w14:textId="237E4CF8" w:rsidR="00F01B93" w:rsidRDefault="00F01B93" w:rsidP="00573C09">
      <w:pPr>
        <w:pStyle w:val="Heading1"/>
      </w:pPr>
      <w:r>
        <w:lastRenderedPageBreak/>
        <w:t>Figures and Tables</w:t>
      </w:r>
    </w:p>
    <w:p w14:paraId="43910F1B" w14:textId="10179743" w:rsidR="00F01B93" w:rsidRDefault="003D6A72" w:rsidP="001968F8">
      <w:r>
        <w:rPr>
          <w:noProof/>
        </w:rPr>
        <w:drawing>
          <wp:anchor distT="0" distB="0" distL="114300" distR="114300" simplePos="0" relativeHeight="251659264" behindDoc="1" locked="0" layoutInCell="1" allowOverlap="1" wp14:anchorId="70342894" wp14:editId="11A1D50F">
            <wp:simplePos x="0" y="0"/>
            <wp:positionH relativeFrom="margin">
              <wp:align>right</wp:align>
            </wp:positionH>
            <wp:positionV relativeFrom="paragraph">
              <wp:posOffset>273050</wp:posOffset>
            </wp:positionV>
            <wp:extent cx="5847080" cy="4111625"/>
            <wp:effectExtent l="0" t="0" r="1270" b="3175"/>
            <wp:wrapTight wrapText="bothSides">
              <wp:wrapPolygon edited="0">
                <wp:start x="0" y="0"/>
                <wp:lineTo x="0" y="21517"/>
                <wp:lineTo x="21534" y="21517"/>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7080" cy="4111625"/>
                    </a:xfrm>
                    <a:prstGeom prst="rect">
                      <a:avLst/>
                    </a:prstGeom>
                    <a:noFill/>
                    <a:ln>
                      <a:noFill/>
                    </a:ln>
                  </pic:spPr>
                </pic:pic>
              </a:graphicData>
            </a:graphic>
          </wp:anchor>
        </w:drawing>
      </w:r>
    </w:p>
    <w:p w14:paraId="081346F5" w14:textId="74128D6C" w:rsidR="001968F8" w:rsidRDefault="00862DF4" w:rsidP="001968F8">
      <w:r>
        <w:rPr>
          <w:noProof/>
        </w:rPr>
        <w:drawing>
          <wp:anchor distT="0" distB="0" distL="114300" distR="114300" simplePos="0" relativeHeight="251658240" behindDoc="1" locked="0" layoutInCell="1" allowOverlap="1" wp14:anchorId="323AD79F" wp14:editId="06C86F42">
            <wp:simplePos x="0" y="0"/>
            <wp:positionH relativeFrom="margin">
              <wp:align>right</wp:align>
            </wp:positionH>
            <wp:positionV relativeFrom="paragraph">
              <wp:posOffset>4100195</wp:posOffset>
            </wp:positionV>
            <wp:extent cx="5943600" cy="3353435"/>
            <wp:effectExtent l="0" t="0" r="0" b="0"/>
            <wp:wrapTight wrapText="bothSides">
              <wp:wrapPolygon edited="0">
                <wp:start x="2077" y="859"/>
                <wp:lineTo x="762" y="3068"/>
                <wp:lineTo x="762" y="3436"/>
                <wp:lineTo x="2285" y="5031"/>
                <wp:lineTo x="2631" y="5031"/>
                <wp:lineTo x="762" y="6012"/>
                <wp:lineTo x="762" y="6749"/>
                <wp:lineTo x="2492" y="6994"/>
                <wp:lineTo x="2631" y="8957"/>
                <wp:lineTo x="762" y="8957"/>
                <wp:lineTo x="762" y="9694"/>
                <wp:lineTo x="2908" y="10921"/>
                <wp:lineTo x="762" y="12025"/>
                <wp:lineTo x="762" y="12761"/>
                <wp:lineTo x="2631" y="12884"/>
                <wp:lineTo x="2285" y="14847"/>
                <wp:lineTo x="762" y="14847"/>
                <wp:lineTo x="762" y="15583"/>
                <wp:lineTo x="2077" y="16810"/>
                <wp:lineTo x="1385" y="18160"/>
                <wp:lineTo x="1592" y="18651"/>
                <wp:lineTo x="10800" y="18774"/>
                <wp:lineTo x="69" y="20001"/>
                <wp:lineTo x="69" y="20737"/>
                <wp:lineTo x="415" y="21105"/>
                <wp:lineTo x="17100" y="21105"/>
                <wp:lineTo x="17862" y="20737"/>
                <wp:lineTo x="17862" y="20246"/>
                <wp:lineTo x="15854" y="19755"/>
                <wp:lineTo x="10800" y="18774"/>
                <wp:lineTo x="14815" y="18651"/>
                <wp:lineTo x="15092" y="18283"/>
                <wp:lineTo x="14469" y="16810"/>
                <wp:lineTo x="16823" y="15706"/>
                <wp:lineTo x="16823" y="15215"/>
                <wp:lineTo x="14331" y="14847"/>
                <wp:lineTo x="16338" y="12884"/>
                <wp:lineTo x="17031" y="12884"/>
                <wp:lineTo x="19177" y="11411"/>
                <wp:lineTo x="19315" y="9571"/>
                <wp:lineTo x="18415" y="8957"/>
                <wp:lineTo x="20146" y="8957"/>
                <wp:lineTo x="21185" y="8589"/>
                <wp:lineTo x="21115" y="6994"/>
                <wp:lineTo x="15992" y="5031"/>
                <wp:lineTo x="16823" y="3558"/>
                <wp:lineTo x="16823" y="3190"/>
                <wp:lineTo x="15854" y="3068"/>
                <wp:lineTo x="15715" y="859"/>
                <wp:lineTo x="2077" y="85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353435"/>
                    </a:xfrm>
                    <a:prstGeom prst="rect">
                      <a:avLst/>
                    </a:prstGeom>
                    <a:noFill/>
                    <a:ln>
                      <a:noFill/>
                    </a:ln>
                  </pic:spPr>
                </pic:pic>
              </a:graphicData>
            </a:graphic>
            <wp14:sizeRelV relativeFrom="margin">
              <wp14:pctHeight>0</wp14:pctHeight>
            </wp14:sizeRelV>
          </wp:anchor>
        </w:drawing>
      </w:r>
    </w:p>
    <w:p w14:paraId="67A061AA" w14:textId="4BB3EEF3" w:rsidR="00F01B93" w:rsidRDefault="00F01B93" w:rsidP="001968F8"/>
    <w:p w14:paraId="48282DB7" w14:textId="1B3421BB" w:rsidR="00F01B93" w:rsidRDefault="00F01B93" w:rsidP="001968F8"/>
    <w:p w14:paraId="5816709F" w14:textId="0BB5CE94" w:rsidR="00F01B93" w:rsidRDefault="00F01B93" w:rsidP="001968F8"/>
    <w:p w14:paraId="3649EDE6" w14:textId="4F9D6DEB" w:rsidR="00F01B93" w:rsidRDefault="00F01B93" w:rsidP="001968F8"/>
    <w:p w14:paraId="074282C8" w14:textId="42447E2D" w:rsidR="00F01B93" w:rsidRDefault="00F01B93" w:rsidP="001968F8"/>
    <w:p w14:paraId="1C07241C" w14:textId="62BF32A0" w:rsidR="00F01B93" w:rsidRDefault="00F01B93" w:rsidP="001968F8"/>
    <w:p w14:paraId="1805897E" w14:textId="21126E1B" w:rsidR="00F01B93" w:rsidRDefault="00F01B93" w:rsidP="001968F8"/>
    <w:p w14:paraId="52053A13" w14:textId="39A89FF5" w:rsidR="00F01B93" w:rsidRDefault="00F01B93" w:rsidP="001968F8"/>
    <w:p w14:paraId="4A80925A" w14:textId="675A72F6" w:rsidR="00F01B93" w:rsidRDefault="00F01B93" w:rsidP="001968F8"/>
    <w:p w14:paraId="3704E47E" w14:textId="4A691ED3" w:rsidR="00F01B93" w:rsidRDefault="00F01B93" w:rsidP="001968F8"/>
    <w:p w14:paraId="1436E721" w14:textId="32DE462A" w:rsidR="00F01B93" w:rsidRDefault="00F01B93" w:rsidP="001968F8"/>
    <w:p w14:paraId="4E4D46AE" w14:textId="309C8AF1" w:rsidR="00F01B93" w:rsidRDefault="00862DF4" w:rsidP="001968F8">
      <w:r>
        <w:rPr>
          <w:noProof/>
        </w:rPr>
        <w:lastRenderedPageBreak/>
        <w:drawing>
          <wp:anchor distT="0" distB="0" distL="114300" distR="114300" simplePos="0" relativeHeight="251660288" behindDoc="1" locked="0" layoutInCell="1" allowOverlap="1" wp14:anchorId="2A32C2ED" wp14:editId="227E0284">
            <wp:simplePos x="0" y="0"/>
            <wp:positionH relativeFrom="margin">
              <wp:posOffset>15875</wp:posOffset>
            </wp:positionH>
            <wp:positionV relativeFrom="paragraph">
              <wp:posOffset>4111625</wp:posOffset>
            </wp:positionV>
            <wp:extent cx="4424680" cy="4114800"/>
            <wp:effectExtent l="0" t="0" r="0" b="0"/>
            <wp:wrapTight wrapText="bothSides">
              <wp:wrapPolygon edited="0">
                <wp:start x="0" y="0"/>
                <wp:lineTo x="0" y="21500"/>
                <wp:lineTo x="21482" y="21500"/>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424680" cy="4114800"/>
                    </a:xfrm>
                    <a:prstGeom prst="rect">
                      <a:avLst/>
                    </a:prstGeom>
                    <a:noFill/>
                    <a:ln>
                      <a:noFill/>
                    </a:ln>
                  </pic:spPr>
                </pic:pic>
              </a:graphicData>
            </a:graphic>
            <wp14:sizeRelH relativeFrom="margin">
              <wp14:pctWidth>0</wp14:pctWidth>
            </wp14:sizeRelH>
          </wp:anchor>
        </w:drawing>
      </w:r>
      <w:r w:rsidR="003D6A72">
        <w:rPr>
          <w:noProof/>
        </w:rPr>
        <w:drawing>
          <wp:anchor distT="0" distB="0" distL="114300" distR="114300" simplePos="0" relativeHeight="251661312" behindDoc="1" locked="0" layoutInCell="1" allowOverlap="1" wp14:anchorId="27683497" wp14:editId="07553BCA">
            <wp:simplePos x="0" y="0"/>
            <wp:positionH relativeFrom="margin">
              <wp:align>right</wp:align>
            </wp:positionH>
            <wp:positionV relativeFrom="paragraph">
              <wp:posOffset>0</wp:posOffset>
            </wp:positionV>
            <wp:extent cx="5943600" cy="4114165"/>
            <wp:effectExtent l="0" t="0" r="0" b="635"/>
            <wp:wrapTight wrapText="bothSides">
              <wp:wrapPolygon edited="0">
                <wp:start x="0" y="0"/>
                <wp:lineTo x="0" y="21503"/>
                <wp:lineTo x="21531" y="2150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anchor>
        </w:drawing>
      </w:r>
    </w:p>
    <w:p w14:paraId="6C3AE9E7" w14:textId="35804DFC" w:rsidR="00F01B93" w:rsidRDefault="00F01B93" w:rsidP="001968F8"/>
    <w:p w14:paraId="591290DF" w14:textId="3882511A" w:rsidR="00F01B93" w:rsidRDefault="00F01B93" w:rsidP="001968F8"/>
    <w:p w14:paraId="6E645071" w14:textId="596E83AC" w:rsidR="00F01B93" w:rsidRDefault="00F01B93" w:rsidP="001968F8"/>
    <w:p w14:paraId="4E803D9C" w14:textId="32F86FE8" w:rsidR="00F01B93" w:rsidRDefault="00F01B93" w:rsidP="001968F8"/>
    <w:p w14:paraId="2A790BF2" w14:textId="0061BA8D" w:rsidR="00F01B93" w:rsidRDefault="00F01B93" w:rsidP="001968F8"/>
    <w:p w14:paraId="2DEE7286" w14:textId="75103295" w:rsidR="00F01B93" w:rsidRDefault="00F01B93" w:rsidP="001968F8"/>
    <w:p w14:paraId="00CCEF01" w14:textId="36A5AC91" w:rsidR="00F01B93" w:rsidRDefault="00F01B93" w:rsidP="001968F8"/>
    <w:p w14:paraId="15027A5F" w14:textId="4FA9904D" w:rsidR="00F01B93" w:rsidRDefault="00F01B93" w:rsidP="001968F8"/>
    <w:p w14:paraId="4FEEB0C0" w14:textId="37B18733" w:rsidR="00F01B93" w:rsidRDefault="00F01B93" w:rsidP="001968F8"/>
    <w:p w14:paraId="70A4ABFE" w14:textId="03B3EF4B" w:rsidR="00F01B93" w:rsidRDefault="00F01B93" w:rsidP="001968F8"/>
    <w:p w14:paraId="25E6577D" w14:textId="68927A9F" w:rsidR="00F01B93" w:rsidRDefault="00F01B93" w:rsidP="001968F8"/>
    <w:p w14:paraId="5B59003C" w14:textId="49106986" w:rsidR="00F01B93" w:rsidRDefault="00F01B93" w:rsidP="001968F8"/>
    <w:p w14:paraId="2193EF36" w14:textId="532A846E" w:rsidR="00F01B93" w:rsidRDefault="00F01B93" w:rsidP="001968F8"/>
    <w:p w14:paraId="70733832" w14:textId="69BC1532" w:rsidR="00F01B93" w:rsidRDefault="00862DF4" w:rsidP="001968F8">
      <w:r>
        <w:rPr>
          <w:noProof/>
        </w:rPr>
        <w:lastRenderedPageBreak/>
        <w:drawing>
          <wp:inline distT="0" distB="0" distL="0" distR="0" wp14:anchorId="5DE89C61" wp14:editId="1DEEB5AB">
            <wp:extent cx="5943600"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1D749851" w14:textId="2BA2E2BD" w:rsidR="00F01B93" w:rsidRDefault="00862DF4" w:rsidP="001968F8">
      <w:r>
        <w:rPr>
          <w:noProof/>
        </w:rPr>
        <w:lastRenderedPageBreak/>
        <w:drawing>
          <wp:anchor distT="0" distB="0" distL="114300" distR="114300" simplePos="0" relativeHeight="251664384" behindDoc="1" locked="0" layoutInCell="1" allowOverlap="1" wp14:anchorId="7871F983" wp14:editId="1085B0F9">
            <wp:simplePos x="0" y="0"/>
            <wp:positionH relativeFrom="margin">
              <wp:posOffset>-76200</wp:posOffset>
            </wp:positionH>
            <wp:positionV relativeFrom="paragraph">
              <wp:posOffset>0</wp:posOffset>
            </wp:positionV>
            <wp:extent cx="5943600" cy="4744720"/>
            <wp:effectExtent l="0" t="0" r="0" b="0"/>
            <wp:wrapTight wrapText="bothSides">
              <wp:wrapPolygon edited="0">
                <wp:start x="0" y="0"/>
                <wp:lineTo x="0" y="21507"/>
                <wp:lineTo x="21531" y="21507"/>
                <wp:lineTo x="215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44720"/>
                    </a:xfrm>
                    <a:prstGeom prst="rect">
                      <a:avLst/>
                    </a:prstGeom>
                    <a:noFill/>
                    <a:ln>
                      <a:noFill/>
                    </a:ln>
                  </pic:spPr>
                </pic:pic>
              </a:graphicData>
            </a:graphic>
          </wp:anchor>
        </w:drawing>
      </w:r>
    </w:p>
    <w:p w14:paraId="6560EA0C" w14:textId="7FA45C82" w:rsidR="00EE2ACD" w:rsidRDefault="00EE2ACD"/>
    <w:p w14:paraId="62829415" w14:textId="1207A927" w:rsidR="00862DF4" w:rsidRDefault="00862DF4"/>
    <w:p w14:paraId="0AA46BD8" w14:textId="75FD6856" w:rsidR="00862DF4" w:rsidRDefault="00862DF4"/>
    <w:p w14:paraId="3C594D49" w14:textId="0AF0CF49" w:rsidR="00862DF4" w:rsidRDefault="00862DF4"/>
    <w:p w14:paraId="743CCD9C" w14:textId="7BA7CDC7" w:rsidR="00862DF4" w:rsidRDefault="00862DF4"/>
    <w:p w14:paraId="1DB4AFF1" w14:textId="77777777" w:rsidR="00862DF4" w:rsidRDefault="00862DF4"/>
    <w:p w14:paraId="390E544A" w14:textId="62637010" w:rsidR="00862DF4" w:rsidRDefault="00862DF4"/>
    <w:p w14:paraId="48841F3B" w14:textId="77777777" w:rsidR="00862DF4" w:rsidRDefault="00862DF4"/>
    <w:p w14:paraId="037EE9B5" w14:textId="77777777" w:rsidR="00862DF4" w:rsidRDefault="00862DF4"/>
    <w:p w14:paraId="777EF64B" w14:textId="2002FACE" w:rsidR="00F01B93" w:rsidRDefault="00862DF4" w:rsidP="001968F8">
      <w:r>
        <w:rPr>
          <w:noProof/>
        </w:rPr>
        <w:lastRenderedPageBreak/>
        <w:drawing>
          <wp:anchor distT="0" distB="0" distL="114300" distR="114300" simplePos="0" relativeHeight="251663360" behindDoc="1" locked="0" layoutInCell="1" allowOverlap="1" wp14:anchorId="17003F68" wp14:editId="1362D0FF">
            <wp:simplePos x="0" y="0"/>
            <wp:positionH relativeFrom="margin">
              <wp:align>right</wp:align>
            </wp:positionH>
            <wp:positionV relativeFrom="paragraph">
              <wp:posOffset>0</wp:posOffset>
            </wp:positionV>
            <wp:extent cx="5943600" cy="4114165"/>
            <wp:effectExtent l="0" t="0" r="0" b="635"/>
            <wp:wrapTight wrapText="bothSides">
              <wp:wrapPolygon edited="0">
                <wp:start x="0" y="0"/>
                <wp:lineTo x="0" y="21503"/>
                <wp:lineTo x="21531" y="2150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5447B4DF" w14:textId="77777777" w:rsidR="00862DF4" w:rsidRDefault="00862DF4" w:rsidP="00A470ED">
      <w:pPr>
        <w:pStyle w:val="Caption"/>
        <w:keepNext/>
        <w:rPr>
          <w:sz w:val="22"/>
          <w:szCs w:val="22"/>
        </w:rPr>
      </w:pPr>
    </w:p>
    <w:p w14:paraId="4BB6D233" w14:textId="77777777" w:rsidR="00862DF4" w:rsidRDefault="00862DF4" w:rsidP="00A470ED">
      <w:pPr>
        <w:pStyle w:val="Caption"/>
        <w:keepNext/>
        <w:rPr>
          <w:sz w:val="22"/>
          <w:szCs w:val="22"/>
        </w:rPr>
      </w:pPr>
    </w:p>
    <w:p w14:paraId="4AE1C004" w14:textId="77777777" w:rsidR="00862DF4" w:rsidRDefault="00862DF4" w:rsidP="00A470ED">
      <w:pPr>
        <w:pStyle w:val="Caption"/>
        <w:keepNext/>
        <w:rPr>
          <w:sz w:val="22"/>
          <w:szCs w:val="22"/>
        </w:rPr>
      </w:pPr>
    </w:p>
    <w:p w14:paraId="7FFC101D" w14:textId="77777777" w:rsidR="00862DF4" w:rsidRDefault="00862DF4" w:rsidP="00A470ED">
      <w:pPr>
        <w:pStyle w:val="Caption"/>
        <w:keepNext/>
        <w:rPr>
          <w:sz w:val="22"/>
          <w:szCs w:val="22"/>
        </w:rPr>
        <w:sectPr w:rsidR="00862DF4" w:rsidSect="00862DF4">
          <w:pgSz w:w="12240" w:h="15840"/>
          <w:pgMar w:top="1440" w:right="1440" w:bottom="1440" w:left="1440" w:header="720" w:footer="720" w:gutter="0"/>
          <w:cols w:space="720"/>
          <w:docGrid w:linePitch="360"/>
        </w:sectPr>
      </w:pPr>
    </w:p>
    <w:p w14:paraId="08EA95BF" w14:textId="77777777" w:rsidR="00862DF4" w:rsidRDefault="00862DF4" w:rsidP="00A470ED">
      <w:pPr>
        <w:pStyle w:val="Caption"/>
        <w:keepNext/>
        <w:rPr>
          <w:sz w:val="22"/>
          <w:szCs w:val="22"/>
        </w:rPr>
      </w:pPr>
    </w:p>
    <w:p w14:paraId="78793FC4" w14:textId="1B4388FA"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3415" w:type="dxa"/>
        <w:tblInd w:w="-1095" w:type="dxa"/>
        <w:tblLook w:val="04A0" w:firstRow="1" w:lastRow="0" w:firstColumn="1" w:lastColumn="0" w:noHBand="0" w:noVBand="1"/>
      </w:tblPr>
      <w:tblGrid>
        <w:gridCol w:w="1561"/>
        <w:gridCol w:w="805"/>
        <w:gridCol w:w="775"/>
        <w:gridCol w:w="850"/>
        <w:gridCol w:w="718"/>
        <w:gridCol w:w="826"/>
        <w:gridCol w:w="899"/>
        <w:gridCol w:w="810"/>
        <w:gridCol w:w="793"/>
        <w:gridCol w:w="941"/>
        <w:gridCol w:w="805"/>
        <w:gridCol w:w="908"/>
        <w:gridCol w:w="908"/>
        <w:gridCol w:w="908"/>
        <w:gridCol w:w="908"/>
      </w:tblGrid>
      <w:tr w:rsidR="00F25CD2" w:rsidRPr="00EE2ACD" w14:paraId="10BE84CD" w14:textId="77777777" w:rsidTr="00F25CD2">
        <w:trPr>
          <w:cnfStyle w:val="100000000000" w:firstRow="1" w:lastRow="0" w:firstColumn="0" w:lastColumn="0" w:oddVBand="0" w:evenVBand="0" w:oddHBand="0" w:evenHBand="0" w:firstRowFirstColumn="0" w:firstRowLastColumn="0" w:lastRowFirstColumn="0" w:lastRowLastColumn="0"/>
          <w:trHeight w:val="1099"/>
        </w:trPr>
        <w:tc>
          <w:tcPr>
            <w:cnfStyle w:val="001000000100" w:firstRow="0" w:lastRow="0" w:firstColumn="1" w:lastColumn="0" w:oddVBand="0" w:evenVBand="0" w:oddHBand="0" w:evenHBand="0" w:firstRowFirstColumn="1" w:firstRowLastColumn="0" w:lastRowFirstColumn="0" w:lastRowLastColumn="0"/>
            <w:tcW w:w="1561" w:type="dxa"/>
            <w:tcBorders>
              <w:right w:val="single" w:sz="4" w:space="0" w:color="auto"/>
            </w:tcBorders>
            <w:noWrap/>
            <w:hideMark/>
          </w:tcPr>
          <w:p w14:paraId="5E028F94" w14:textId="77777777" w:rsidR="00F25CD2" w:rsidRPr="00AC03F2" w:rsidRDefault="00F25CD2" w:rsidP="00AC03F2">
            <w:pPr>
              <w:rPr>
                <w:rFonts w:ascii="Calibri" w:eastAsia="Times New Roman" w:hAnsi="Calibri" w:cs="Calibri"/>
                <w:b/>
                <w:bCs/>
              </w:rPr>
            </w:pPr>
            <w:r w:rsidRPr="00AC03F2">
              <w:rPr>
                <w:rFonts w:ascii="Calibri" w:eastAsia="Times New Roman" w:hAnsi="Calibri" w:cs="Calibri"/>
                <w:b/>
                <w:bCs/>
              </w:rPr>
              <w:t> </w:t>
            </w:r>
          </w:p>
        </w:tc>
        <w:tc>
          <w:tcPr>
            <w:tcW w:w="1580" w:type="dxa"/>
            <w:gridSpan w:val="2"/>
            <w:tcBorders>
              <w:top w:val="single" w:sz="4" w:space="0" w:color="auto"/>
              <w:left w:val="single" w:sz="4" w:space="0" w:color="auto"/>
              <w:right w:val="single" w:sz="4" w:space="0" w:color="auto"/>
            </w:tcBorders>
            <w:hideMark/>
          </w:tcPr>
          <w:p w14:paraId="234B0C24" w14:textId="7C02B6E2"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568" w:type="dxa"/>
            <w:gridSpan w:val="2"/>
            <w:tcBorders>
              <w:top w:val="single" w:sz="4" w:space="0" w:color="auto"/>
              <w:left w:val="single" w:sz="4" w:space="0" w:color="auto"/>
              <w:right w:val="single" w:sz="4" w:space="0" w:color="auto"/>
            </w:tcBorders>
            <w:hideMark/>
          </w:tcPr>
          <w:p w14:paraId="33B989FD" w14:textId="748E23D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725" w:type="dxa"/>
            <w:gridSpan w:val="2"/>
            <w:tcBorders>
              <w:top w:val="single" w:sz="4" w:space="0" w:color="auto"/>
              <w:left w:val="single" w:sz="4" w:space="0" w:color="auto"/>
              <w:right w:val="single" w:sz="4" w:space="0" w:color="auto"/>
            </w:tcBorders>
            <w:hideMark/>
          </w:tcPr>
          <w:p w14:paraId="6FEF8812"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603" w:type="dxa"/>
            <w:gridSpan w:val="2"/>
            <w:tcBorders>
              <w:top w:val="single" w:sz="4" w:space="0" w:color="auto"/>
              <w:left w:val="single" w:sz="4" w:space="0" w:color="auto"/>
              <w:right w:val="single" w:sz="4" w:space="0" w:color="auto"/>
            </w:tcBorders>
            <w:hideMark/>
          </w:tcPr>
          <w:p w14:paraId="53442096"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746" w:type="dxa"/>
            <w:gridSpan w:val="2"/>
            <w:tcBorders>
              <w:top w:val="single" w:sz="4" w:space="0" w:color="auto"/>
              <w:left w:val="single" w:sz="4" w:space="0" w:color="auto"/>
              <w:right w:val="single" w:sz="4" w:space="0" w:color="auto"/>
            </w:tcBorders>
            <w:hideMark/>
          </w:tcPr>
          <w:p w14:paraId="77A2F2AE" w14:textId="6A668A23"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proofErr w:type="spellStart"/>
            <w:r>
              <w:rPr>
                <w:rFonts w:ascii="Calibri" w:eastAsia="Times New Roman" w:hAnsi="Calibri" w:cs="Calibri"/>
                <w:b/>
                <w:bCs/>
                <w:color w:val="000000"/>
                <w:sz w:val="20"/>
                <w:szCs w:val="16"/>
              </w:rPr>
              <w:t>surveyed</w:t>
            </w:r>
            <w:r w:rsidRPr="00AC03F2">
              <w:rPr>
                <w:rFonts w:ascii="Calibri" w:eastAsia="Times New Roman" w:hAnsi="Calibri" w:cs="Calibri"/>
                <w:b/>
                <w:bCs/>
                <w:color w:val="000000"/>
                <w:sz w:val="20"/>
                <w:szCs w:val="16"/>
              </w:rPr>
              <w:t>lakes</w:t>
            </w:r>
            <w:proofErr w:type="spellEnd"/>
            <w:r w:rsidRPr="00AC03F2">
              <w:rPr>
                <w:rFonts w:ascii="Calibri" w:eastAsia="Times New Roman" w:hAnsi="Calibri" w:cs="Calibri"/>
                <w:b/>
                <w:bCs/>
                <w:color w:val="000000"/>
                <w:sz w:val="20"/>
                <w:szCs w:val="16"/>
              </w:rPr>
              <w:t xml:space="preserve"> </w:t>
            </w:r>
          </w:p>
        </w:tc>
        <w:tc>
          <w:tcPr>
            <w:tcW w:w="1816" w:type="dxa"/>
            <w:gridSpan w:val="2"/>
            <w:tcBorders>
              <w:top w:val="single" w:sz="4" w:space="0" w:color="auto"/>
              <w:left w:val="single" w:sz="4" w:space="0" w:color="auto"/>
              <w:right w:val="single" w:sz="4" w:space="0" w:color="auto"/>
            </w:tcBorders>
            <w:hideMark/>
          </w:tcPr>
          <w:p w14:paraId="4144F56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816" w:type="dxa"/>
            <w:gridSpan w:val="2"/>
            <w:tcBorders>
              <w:top w:val="single" w:sz="4" w:space="0" w:color="auto"/>
              <w:left w:val="single" w:sz="4" w:space="0" w:color="auto"/>
              <w:right w:val="single" w:sz="4" w:space="0" w:color="auto"/>
            </w:tcBorders>
            <w:hideMark/>
          </w:tcPr>
          <w:p w14:paraId="0D870B0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433F91" w:rsidRPr="00EE2ACD" w14:paraId="606D5D32"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bottom w:val="single" w:sz="4" w:space="0" w:color="auto"/>
              <w:right w:val="single" w:sz="4" w:space="0" w:color="auto"/>
            </w:tcBorders>
            <w:noWrap/>
            <w:hideMark/>
          </w:tcPr>
          <w:p w14:paraId="77F978F9" w14:textId="3ADD245D" w:rsidR="00F25CD2" w:rsidRPr="00AC03F2" w:rsidRDefault="00F25CD2" w:rsidP="00AC03F2">
            <w:pPr>
              <w:rPr>
                <w:rFonts w:ascii="Calibri" w:eastAsia="Times New Roman" w:hAnsi="Calibri" w:cs="Calibri"/>
                <w:b/>
                <w:bCs/>
                <w:color w:val="000000"/>
              </w:rPr>
            </w:pPr>
          </w:p>
        </w:tc>
        <w:tc>
          <w:tcPr>
            <w:tcW w:w="805" w:type="dxa"/>
            <w:tcBorders>
              <w:left w:val="single" w:sz="4" w:space="0" w:color="auto"/>
              <w:bottom w:val="single" w:sz="4" w:space="0" w:color="auto"/>
            </w:tcBorders>
            <w:noWrap/>
            <w:hideMark/>
          </w:tcPr>
          <w:p w14:paraId="38A2D3C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74" w:type="dxa"/>
            <w:tcBorders>
              <w:bottom w:val="single" w:sz="4" w:space="0" w:color="auto"/>
              <w:right w:val="single" w:sz="4" w:space="0" w:color="auto"/>
            </w:tcBorders>
            <w:noWrap/>
            <w:hideMark/>
          </w:tcPr>
          <w:p w14:paraId="59A2712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50" w:type="dxa"/>
            <w:tcBorders>
              <w:left w:val="single" w:sz="4" w:space="0" w:color="auto"/>
              <w:bottom w:val="single" w:sz="4" w:space="0" w:color="auto"/>
            </w:tcBorders>
            <w:noWrap/>
            <w:hideMark/>
          </w:tcPr>
          <w:p w14:paraId="714587B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7" w:type="dxa"/>
            <w:tcBorders>
              <w:bottom w:val="single" w:sz="4" w:space="0" w:color="auto"/>
              <w:right w:val="single" w:sz="4" w:space="0" w:color="auto"/>
            </w:tcBorders>
            <w:noWrap/>
            <w:hideMark/>
          </w:tcPr>
          <w:p w14:paraId="13748A9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26" w:type="dxa"/>
            <w:tcBorders>
              <w:left w:val="single" w:sz="4" w:space="0" w:color="auto"/>
              <w:bottom w:val="single" w:sz="4" w:space="0" w:color="auto"/>
            </w:tcBorders>
            <w:noWrap/>
            <w:hideMark/>
          </w:tcPr>
          <w:p w14:paraId="78F4A5B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98" w:type="dxa"/>
            <w:tcBorders>
              <w:bottom w:val="single" w:sz="4" w:space="0" w:color="auto"/>
              <w:right w:val="single" w:sz="4" w:space="0" w:color="auto"/>
            </w:tcBorders>
            <w:noWrap/>
            <w:hideMark/>
          </w:tcPr>
          <w:p w14:paraId="5C86D49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10" w:type="dxa"/>
            <w:tcBorders>
              <w:left w:val="single" w:sz="4" w:space="0" w:color="auto"/>
              <w:bottom w:val="single" w:sz="4" w:space="0" w:color="auto"/>
            </w:tcBorders>
            <w:noWrap/>
            <w:hideMark/>
          </w:tcPr>
          <w:p w14:paraId="3B96A72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93" w:type="dxa"/>
            <w:tcBorders>
              <w:bottom w:val="single" w:sz="4" w:space="0" w:color="auto"/>
              <w:right w:val="single" w:sz="4" w:space="0" w:color="auto"/>
            </w:tcBorders>
            <w:noWrap/>
            <w:hideMark/>
          </w:tcPr>
          <w:p w14:paraId="1D977E8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41" w:type="dxa"/>
            <w:tcBorders>
              <w:left w:val="single" w:sz="4" w:space="0" w:color="auto"/>
              <w:bottom w:val="single" w:sz="4" w:space="0" w:color="auto"/>
            </w:tcBorders>
            <w:noWrap/>
            <w:hideMark/>
          </w:tcPr>
          <w:p w14:paraId="57DCCD9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05" w:type="dxa"/>
            <w:tcBorders>
              <w:bottom w:val="single" w:sz="4" w:space="0" w:color="auto"/>
              <w:right w:val="single" w:sz="4" w:space="0" w:color="auto"/>
            </w:tcBorders>
            <w:noWrap/>
            <w:hideMark/>
          </w:tcPr>
          <w:p w14:paraId="4CC7F292"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2DB1A74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136B194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0EB55B0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5E72427B"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F25CD2" w:rsidRPr="00EE2ACD" w14:paraId="3E3A4D92" w14:textId="77777777" w:rsidTr="00F25CD2">
        <w:trPr>
          <w:trHeight w:val="446"/>
        </w:trPr>
        <w:tc>
          <w:tcPr>
            <w:cnfStyle w:val="001000000000" w:firstRow="0" w:lastRow="0" w:firstColumn="1" w:lastColumn="0" w:oddVBand="0" w:evenVBand="0" w:oddHBand="0" w:evenHBand="0" w:firstRowFirstColumn="0" w:firstRowLastColumn="0" w:lastRowFirstColumn="0" w:lastRowLastColumn="0"/>
            <w:tcW w:w="1561" w:type="dxa"/>
            <w:tcBorders>
              <w:top w:val="single" w:sz="4" w:space="0" w:color="auto"/>
              <w:right w:val="single" w:sz="4" w:space="0" w:color="auto"/>
            </w:tcBorders>
            <w:noWrap/>
            <w:hideMark/>
          </w:tcPr>
          <w:p w14:paraId="5E9D324F"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805" w:type="dxa"/>
            <w:tcBorders>
              <w:top w:val="single" w:sz="4" w:space="0" w:color="auto"/>
              <w:left w:val="single" w:sz="4" w:space="0" w:color="auto"/>
            </w:tcBorders>
            <w:noWrap/>
            <w:hideMark/>
          </w:tcPr>
          <w:p w14:paraId="4F9FF729" w14:textId="65322E46"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5.53</w:t>
            </w:r>
          </w:p>
        </w:tc>
        <w:tc>
          <w:tcPr>
            <w:tcW w:w="774" w:type="dxa"/>
            <w:tcBorders>
              <w:top w:val="single" w:sz="4" w:space="0" w:color="auto"/>
              <w:right w:val="single" w:sz="4" w:space="0" w:color="auto"/>
            </w:tcBorders>
            <w:noWrap/>
            <w:hideMark/>
          </w:tcPr>
          <w:p w14:paraId="46D9C067" w14:textId="72B0AA5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2.05</w:t>
            </w:r>
          </w:p>
        </w:tc>
        <w:tc>
          <w:tcPr>
            <w:tcW w:w="850" w:type="dxa"/>
            <w:tcBorders>
              <w:top w:val="single" w:sz="4" w:space="0" w:color="auto"/>
              <w:left w:val="single" w:sz="4" w:space="0" w:color="auto"/>
            </w:tcBorders>
            <w:noWrap/>
            <w:hideMark/>
          </w:tcPr>
          <w:p w14:paraId="5D049E51" w14:textId="6C66DEC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top w:val="single" w:sz="4" w:space="0" w:color="auto"/>
              <w:right w:val="single" w:sz="4" w:space="0" w:color="auto"/>
            </w:tcBorders>
            <w:noWrap/>
            <w:hideMark/>
          </w:tcPr>
          <w:p w14:paraId="153A7507" w14:textId="6989342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top w:val="single" w:sz="4" w:space="0" w:color="auto"/>
              <w:left w:val="single" w:sz="4" w:space="0" w:color="auto"/>
            </w:tcBorders>
            <w:noWrap/>
            <w:hideMark/>
          </w:tcPr>
          <w:p w14:paraId="7EA83AB9" w14:textId="3BDA7EA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top w:val="single" w:sz="4" w:space="0" w:color="auto"/>
              <w:right w:val="single" w:sz="4" w:space="0" w:color="auto"/>
            </w:tcBorders>
            <w:noWrap/>
            <w:hideMark/>
          </w:tcPr>
          <w:p w14:paraId="16E1B95B" w14:textId="0B81531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top w:val="single" w:sz="4" w:space="0" w:color="auto"/>
              <w:left w:val="single" w:sz="4" w:space="0" w:color="auto"/>
            </w:tcBorders>
            <w:noWrap/>
            <w:hideMark/>
          </w:tcPr>
          <w:p w14:paraId="6C908C22" w14:textId="5667B49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top w:val="single" w:sz="4" w:space="0" w:color="auto"/>
              <w:right w:val="single" w:sz="4" w:space="0" w:color="auto"/>
            </w:tcBorders>
            <w:noWrap/>
            <w:hideMark/>
          </w:tcPr>
          <w:p w14:paraId="005CD769" w14:textId="0467E7A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top w:val="single" w:sz="4" w:space="0" w:color="auto"/>
              <w:left w:val="single" w:sz="4" w:space="0" w:color="auto"/>
            </w:tcBorders>
            <w:noWrap/>
            <w:hideMark/>
          </w:tcPr>
          <w:p w14:paraId="04C08FB8" w14:textId="7F01D1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805" w:type="dxa"/>
            <w:tcBorders>
              <w:top w:val="single" w:sz="4" w:space="0" w:color="auto"/>
              <w:right w:val="single" w:sz="4" w:space="0" w:color="auto"/>
            </w:tcBorders>
            <w:noWrap/>
            <w:hideMark/>
          </w:tcPr>
          <w:p w14:paraId="6A563EA3" w14:textId="7536870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908" w:type="dxa"/>
            <w:tcBorders>
              <w:top w:val="single" w:sz="4" w:space="0" w:color="auto"/>
              <w:left w:val="single" w:sz="4" w:space="0" w:color="auto"/>
            </w:tcBorders>
            <w:noWrap/>
            <w:hideMark/>
          </w:tcPr>
          <w:p w14:paraId="09ADF5A8" w14:textId="28BAADA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908" w:type="dxa"/>
            <w:tcBorders>
              <w:top w:val="single" w:sz="4" w:space="0" w:color="auto"/>
              <w:right w:val="single" w:sz="4" w:space="0" w:color="auto"/>
            </w:tcBorders>
            <w:noWrap/>
            <w:hideMark/>
          </w:tcPr>
          <w:p w14:paraId="71B5D3B8" w14:textId="672551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908" w:type="dxa"/>
            <w:tcBorders>
              <w:top w:val="single" w:sz="4" w:space="0" w:color="auto"/>
              <w:left w:val="single" w:sz="4" w:space="0" w:color="auto"/>
            </w:tcBorders>
            <w:noWrap/>
            <w:hideMark/>
          </w:tcPr>
          <w:p w14:paraId="678821B1" w14:textId="0BC2072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908" w:type="dxa"/>
            <w:tcBorders>
              <w:top w:val="single" w:sz="4" w:space="0" w:color="auto"/>
              <w:right w:val="single" w:sz="4" w:space="0" w:color="auto"/>
            </w:tcBorders>
            <w:noWrap/>
            <w:hideMark/>
          </w:tcPr>
          <w:p w14:paraId="6C817A36" w14:textId="0AC976B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433F91" w:rsidRPr="00EE2ACD" w14:paraId="518F6574"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DBEBFD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805" w:type="dxa"/>
            <w:tcBorders>
              <w:left w:val="single" w:sz="4" w:space="0" w:color="auto"/>
            </w:tcBorders>
            <w:noWrap/>
            <w:hideMark/>
          </w:tcPr>
          <w:p w14:paraId="79D37BB7" w14:textId="3C9139E4"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3.34</w:t>
            </w:r>
          </w:p>
        </w:tc>
        <w:tc>
          <w:tcPr>
            <w:tcW w:w="774" w:type="dxa"/>
            <w:tcBorders>
              <w:right w:val="single" w:sz="4" w:space="0" w:color="auto"/>
            </w:tcBorders>
            <w:noWrap/>
            <w:hideMark/>
          </w:tcPr>
          <w:p w14:paraId="413E140A" w14:textId="391B71B6"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rFonts w:ascii="Calibri" w:eastAsia="Times New Roman" w:hAnsi="Calibri" w:cs="Calibri"/>
                <w:b/>
                <w:bCs/>
                <w:color w:val="000000"/>
                <w:sz w:val="20"/>
                <w:szCs w:val="20"/>
              </w:rPr>
              <w:t>1.46</w:t>
            </w:r>
          </w:p>
        </w:tc>
        <w:tc>
          <w:tcPr>
            <w:tcW w:w="850" w:type="dxa"/>
            <w:tcBorders>
              <w:left w:val="single" w:sz="4" w:space="0" w:color="auto"/>
            </w:tcBorders>
            <w:noWrap/>
            <w:hideMark/>
          </w:tcPr>
          <w:p w14:paraId="451FF33A" w14:textId="1C54B31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right w:val="single" w:sz="4" w:space="0" w:color="auto"/>
            </w:tcBorders>
            <w:noWrap/>
            <w:hideMark/>
          </w:tcPr>
          <w:p w14:paraId="75C2D222" w14:textId="367B1FE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E0448EE" w14:textId="7BBF339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156E9F91" w14:textId="0720F3E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4FEC2DA1" w14:textId="40522A6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329F5CEB" w14:textId="2DA2E4F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6BC7EA3" w14:textId="31F780CB"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805" w:type="dxa"/>
            <w:tcBorders>
              <w:right w:val="single" w:sz="4" w:space="0" w:color="auto"/>
            </w:tcBorders>
            <w:noWrap/>
            <w:hideMark/>
          </w:tcPr>
          <w:p w14:paraId="2852EFD5" w14:textId="5B6B577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908" w:type="dxa"/>
            <w:tcBorders>
              <w:left w:val="single" w:sz="4" w:space="0" w:color="auto"/>
            </w:tcBorders>
            <w:noWrap/>
            <w:hideMark/>
          </w:tcPr>
          <w:p w14:paraId="10C79633" w14:textId="7FB7D03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908" w:type="dxa"/>
            <w:tcBorders>
              <w:right w:val="single" w:sz="4" w:space="0" w:color="auto"/>
            </w:tcBorders>
            <w:noWrap/>
            <w:hideMark/>
          </w:tcPr>
          <w:p w14:paraId="53D9D182" w14:textId="1ED1293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908" w:type="dxa"/>
            <w:tcBorders>
              <w:left w:val="single" w:sz="4" w:space="0" w:color="auto"/>
            </w:tcBorders>
            <w:noWrap/>
            <w:hideMark/>
          </w:tcPr>
          <w:p w14:paraId="66473DCB" w14:textId="6662550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908" w:type="dxa"/>
            <w:tcBorders>
              <w:right w:val="single" w:sz="4" w:space="0" w:color="auto"/>
            </w:tcBorders>
            <w:noWrap/>
            <w:hideMark/>
          </w:tcPr>
          <w:p w14:paraId="561A7F38" w14:textId="6B0D350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F25CD2" w:rsidRPr="00EE2ACD" w14:paraId="6DF8B3DE"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533F261"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805" w:type="dxa"/>
            <w:tcBorders>
              <w:left w:val="single" w:sz="4" w:space="0" w:color="auto"/>
            </w:tcBorders>
            <w:noWrap/>
            <w:hideMark/>
          </w:tcPr>
          <w:p w14:paraId="34E6218C" w14:textId="113DDE3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1.18</w:t>
            </w:r>
          </w:p>
        </w:tc>
        <w:tc>
          <w:tcPr>
            <w:tcW w:w="774" w:type="dxa"/>
            <w:tcBorders>
              <w:right w:val="single" w:sz="4" w:space="0" w:color="auto"/>
            </w:tcBorders>
            <w:noWrap/>
            <w:hideMark/>
          </w:tcPr>
          <w:p w14:paraId="7BA1B513" w14:textId="1EAB4C30" w:rsidR="00DD5B02" w:rsidRPr="00DD5B02" w:rsidRDefault="00DD5B02" w:rsidP="00DD5B02">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0.72</w:t>
            </w:r>
          </w:p>
        </w:tc>
        <w:tc>
          <w:tcPr>
            <w:tcW w:w="850" w:type="dxa"/>
            <w:tcBorders>
              <w:left w:val="single" w:sz="4" w:space="0" w:color="auto"/>
            </w:tcBorders>
            <w:noWrap/>
            <w:hideMark/>
          </w:tcPr>
          <w:p w14:paraId="7AD37EA3" w14:textId="2F3B9A1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1EAE27E1" w14:textId="3486CB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1A3CB589" w14:textId="181F161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260D1799" w14:textId="2D6EDD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5F4EFF5A" w14:textId="5C033F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74A7176E" w14:textId="55C77A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493ABAD7" w14:textId="1CDAD29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805" w:type="dxa"/>
            <w:tcBorders>
              <w:right w:val="single" w:sz="4" w:space="0" w:color="auto"/>
            </w:tcBorders>
            <w:noWrap/>
            <w:hideMark/>
          </w:tcPr>
          <w:p w14:paraId="6D1EA8E3" w14:textId="0CF436A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908" w:type="dxa"/>
            <w:tcBorders>
              <w:left w:val="single" w:sz="4" w:space="0" w:color="auto"/>
            </w:tcBorders>
            <w:noWrap/>
            <w:hideMark/>
          </w:tcPr>
          <w:p w14:paraId="4C42040D" w14:textId="590F8F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908" w:type="dxa"/>
            <w:tcBorders>
              <w:right w:val="single" w:sz="4" w:space="0" w:color="auto"/>
            </w:tcBorders>
            <w:noWrap/>
            <w:hideMark/>
          </w:tcPr>
          <w:p w14:paraId="1BA23CAB" w14:textId="09E909D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908" w:type="dxa"/>
            <w:tcBorders>
              <w:left w:val="single" w:sz="4" w:space="0" w:color="auto"/>
            </w:tcBorders>
            <w:noWrap/>
            <w:hideMark/>
          </w:tcPr>
          <w:p w14:paraId="39FE2CB6" w14:textId="1390DCB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908" w:type="dxa"/>
            <w:tcBorders>
              <w:right w:val="single" w:sz="4" w:space="0" w:color="auto"/>
            </w:tcBorders>
            <w:noWrap/>
            <w:hideMark/>
          </w:tcPr>
          <w:p w14:paraId="67060B9F" w14:textId="063095E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433F91" w:rsidRPr="00EE2ACD" w14:paraId="5ECC6CB5"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79193512"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805" w:type="dxa"/>
            <w:tcBorders>
              <w:left w:val="single" w:sz="4" w:space="0" w:color="auto"/>
            </w:tcBorders>
            <w:noWrap/>
            <w:hideMark/>
          </w:tcPr>
          <w:p w14:paraId="5715E342" w14:textId="62C135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1.17</w:t>
            </w:r>
          </w:p>
        </w:tc>
        <w:tc>
          <w:tcPr>
            <w:tcW w:w="774" w:type="dxa"/>
            <w:tcBorders>
              <w:right w:val="single" w:sz="4" w:space="0" w:color="auto"/>
            </w:tcBorders>
            <w:noWrap/>
            <w:hideMark/>
          </w:tcPr>
          <w:p w14:paraId="7DBC2E38" w14:textId="5B1BAD2E"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0.92</w:t>
            </w:r>
          </w:p>
        </w:tc>
        <w:tc>
          <w:tcPr>
            <w:tcW w:w="850" w:type="dxa"/>
            <w:tcBorders>
              <w:left w:val="single" w:sz="4" w:space="0" w:color="auto"/>
            </w:tcBorders>
            <w:noWrap/>
            <w:hideMark/>
          </w:tcPr>
          <w:p w14:paraId="062AB995" w14:textId="352A4B9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301E4FA3" w14:textId="024282E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15E1F722" w14:textId="5C62777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98" w:type="dxa"/>
            <w:tcBorders>
              <w:right w:val="single" w:sz="4" w:space="0" w:color="auto"/>
            </w:tcBorders>
            <w:noWrap/>
            <w:hideMark/>
          </w:tcPr>
          <w:p w14:paraId="18D2A1CE" w14:textId="6DD0EC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10" w:type="dxa"/>
            <w:tcBorders>
              <w:left w:val="single" w:sz="4" w:space="0" w:color="auto"/>
            </w:tcBorders>
            <w:noWrap/>
            <w:hideMark/>
          </w:tcPr>
          <w:p w14:paraId="63961621" w14:textId="18C670F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93" w:type="dxa"/>
            <w:tcBorders>
              <w:right w:val="single" w:sz="4" w:space="0" w:color="auto"/>
            </w:tcBorders>
            <w:noWrap/>
            <w:hideMark/>
          </w:tcPr>
          <w:p w14:paraId="0FDBD5F8" w14:textId="3CC70F5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941" w:type="dxa"/>
            <w:tcBorders>
              <w:left w:val="single" w:sz="4" w:space="0" w:color="auto"/>
            </w:tcBorders>
            <w:noWrap/>
            <w:hideMark/>
          </w:tcPr>
          <w:p w14:paraId="7FAC46BC" w14:textId="07A3B78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805" w:type="dxa"/>
            <w:tcBorders>
              <w:right w:val="single" w:sz="4" w:space="0" w:color="auto"/>
            </w:tcBorders>
            <w:noWrap/>
            <w:hideMark/>
          </w:tcPr>
          <w:p w14:paraId="0F228A9E" w14:textId="643304D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908" w:type="dxa"/>
            <w:tcBorders>
              <w:left w:val="single" w:sz="4" w:space="0" w:color="auto"/>
            </w:tcBorders>
            <w:noWrap/>
            <w:hideMark/>
          </w:tcPr>
          <w:p w14:paraId="3B2C8DAA" w14:textId="5C5A5F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908" w:type="dxa"/>
            <w:tcBorders>
              <w:right w:val="single" w:sz="4" w:space="0" w:color="auto"/>
            </w:tcBorders>
            <w:noWrap/>
            <w:hideMark/>
          </w:tcPr>
          <w:p w14:paraId="37438A6D" w14:textId="798A5A0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908" w:type="dxa"/>
            <w:tcBorders>
              <w:left w:val="single" w:sz="4" w:space="0" w:color="auto"/>
            </w:tcBorders>
            <w:noWrap/>
            <w:hideMark/>
          </w:tcPr>
          <w:p w14:paraId="35223F01" w14:textId="672892E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908" w:type="dxa"/>
            <w:tcBorders>
              <w:right w:val="single" w:sz="4" w:space="0" w:color="auto"/>
            </w:tcBorders>
            <w:noWrap/>
            <w:hideMark/>
          </w:tcPr>
          <w:p w14:paraId="7DD7E72C" w14:textId="1B5A8E6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F25CD2" w:rsidRPr="00EE2ACD" w14:paraId="397E9B2B"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637340F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805" w:type="dxa"/>
            <w:tcBorders>
              <w:left w:val="single" w:sz="4" w:space="0" w:color="auto"/>
            </w:tcBorders>
            <w:noWrap/>
            <w:hideMark/>
          </w:tcPr>
          <w:p w14:paraId="5790C63B" w14:textId="4F14AE12"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4.42</w:t>
            </w:r>
          </w:p>
        </w:tc>
        <w:tc>
          <w:tcPr>
            <w:tcW w:w="774" w:type="dxa"/>
            <w:tcBorders>
              <w:right w:val="single" w:sz="4" w:space="0" w:color="auto"/>
            </w:tcBorders>
            <w:noWrap/>
            <w:hideMark/>
          </w:tcPr>
          <w:p w14:paraId="6811B899" w14:textId="66244B6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2.08</w:t>
            </w:r>
          </w:p>
        </w:tc>
        <w:tc>
          <w:tcPr>
            <w:tcW w:w="850" w:type="dxa"/>
            <w:tcBorders>
              <w:left w:val="single" w:sz="4" w:space="0" w:color="auto"/>
            </w:tcBorders>
            <w:noWrap/>
            <w:hideMark/>
          </w:tcPr>
          <w:p w14:paraId="0C67EC81" w14:textId="416C216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09E8DB92" w14:textId="2149CD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53C2730" w14:textId="52D30BE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98" w:type="dxa"/>
            <w:tcBorders>
              <w:right w:val="single" w:sz="4" w:space="0" w:color="auto"/>
            </w:tcBorders>
            <w:noWrap/>
            <w:hideMark/>
          </w:tcPr>
          <w:p w14:paraId="2FB82A4A" w14:textId="7F9A605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810" w:type="dxa"/>
            <w:tcBorders>
              <w:left w:val="single" w:sz="4" w:space="0" w:color="auto"/>
            </w:tcBorders>
            <w:noWrap/>
            <w:hideMark/>
          </w:tcPr>
          <w:p w14:paraId="473B2828" w14:textId="0626E11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93" w:type="dxa"/>
            <w:tcBorders>
              <w:right w:val="single" w:sz="4" w:space="0" w:color="auto"/>
            </w:tcBorders>
            <w:noWrap/>
            <w:hideMark/>
          </w:tcPr>
          <w:p w14:paraId="4380671D" w14:textId="62A9C73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941" w:type="dxa"/>
            <w:tcBorders>
              <w:left w:val="single" w:sz="4" w:space="0" w:color="auto"/>
            </w:tcBorders>
            <w:noWrap/>
            <w:hideMark/>
          </w:tcPr>
          <w:p w14:paraId="3000A28C" w14:textId="743A26C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805" w:type="dxa"/>
            <w:tcBorders>
              <w:right w:val="single" w:sz="4" w:space="0" w:color="auto"/>
            </w:tcBorders>
            <w:noWrap/>
            <w:hideMark/>
          </w:tcPr>
          <w:p w14:paraId="236894A0" w14:textId="764408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908" w:type="dxa"/>
            <w:tcBorders>
              <w:left w:val="single" w:sz="4" w:space="0" w:color="auto"/>
            </w:tcBorders>
            <w:noWrap/>
            <w:hideMark/>
          </w:tcPr>
          <w:p w14:paraId="7E1A87B3" w14:textId="5CBFA5D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908" w:type="dxa"/>
            <w:tcBorders>
              <w:right w:val="single" w:sz="4" w:space="0" w:color="auto"/>
            </w:tcBorders>
            <w:noWrap/>
            <w:hideMark/>
          </w:tcPr>
          <w:p w14:paraId="5AD4EC77" w14:textId="208BEE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908" w:type="dxa"/>
            <w:tcBorders>
              <w:left w:val="single" w:sz="4" w:space="0" w:color="auto"/>
            </w:tcBorders>
            <w:noWrap/>
            <w:hideMark/>
          </w:tcPr>
          <w:p w14:paraId="3580769C" w14:textId="7BFE141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908" w:type="dxa"/>
            <w:tcBorders>
              <w:right w:val="single" w:sz="4" w:space="0" w:color="auto"/>
            </w:tcBorders>
            <w:noWrap/>
            <w:hideMark/>
          </w:tcPr>
          <w:p w14:paraId="1C530F4C" w14:textId="26FC73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433F91" w:rsidRPr="00EE2ACD" w14:paraId="6756E5D7"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4913A22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805" w:type="dxa"/>
            <w:tcBorders>
              <w:left w:val="single" w:sz="4" w:space="0" w:color="auto"/>
            </w:tcBorders>
            <w:noWrap/>
            <w:hideMark/>
          </w:tcPr>
          <w:p w14:paraId="11418539" w14:textId="17F2E2F8"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1.69</w:t>
            </w:r>
          </w:p>
        </w:tc>
        <w:tc>
          <w:tcPr>
            <w:tcW w:w="774" w:type="dxa"/>
            <w:tcBorders>
              <w:right w:val="single" w:sz="4" w:space="0" w:color="auto"/>
            </w:tcBorders>
            <w:noWrap/>
            <w:hideMark/>
          </w:tcPr>
          <w:p w14:paraId="19A08C43" w14:textId="473F39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7D49879B" w14:textId="0FFCC22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17" w:type="dxa"/>
            <w:tcBorders>
              <w:right w:val="single" w:sz="4" w:space="0" w:color="auto"/>
            </w:tcBorders>
            <w:noWrap/>
            <w:hideMark/>
          </w:tcPr>
          <w:p w14:paraId="08E44DC2" w14:textId="3C1AFF0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3987B61D" w14:textId="625C2845"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98" w:type="dxa"/>
            <w:tcBorders>
              <w:right w:val="single" w:sz="4" w:space="0" w:color="auto"/>
            </w:tcBorders>
            <w:noWrap/>
            <w:hideMark/>
          </w:tcPr>
          <w:p w14:paraId="26623793" w14:textId="0006E94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10" w:type="dxa"/>
            <w:tcBorders>
              <w:left w:val="single" w:sz="4" w:space="0" w:color="auto"/>
            </w:tcBorders>
            <w:noWrap/>
            <w:hideMark/>
          </w:tcPr>
          <w:p w14:paraId="20FACF5B" w14:textId="031E5F7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50F19E70" w14:textId="135B14E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941" w:type="dxa"/>
            <w:tcBorders>
              <w:left w:val="single" w:sz="4" w:space="0" w:color="auto"/>
            </w:tcBorders>
            <w:noWrap/>
            <w:hideMark/>
          </w:tcPr>
          <w:p w14:paraId="60581A5C" w14:textId="468BBED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05" w:type="dxa"/>
            <w:tcBorders>
              <w:right w:val="single" w:sz="4" w:space="0" w:color="auto"/>
            </w:tcBorders>
            <w:noWrap/>
            <w:hideMark/>
          </w:tcPr>
          <w:p w14:paraId="2EF815F0" w14:textId="2757DE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908" w:type="dxa"/>
            <w:tcBorders>
              <w:left w:val="single" w:sz="4" w:space="0" w:color="auto"/>
            </w:tcBorders>
            <w:noWrap/>
            <w:hideMark/>
          </w:tcPr>
          <w:p w14:paraId="7E6E5BD8" w14:textId="6BA7C074"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908" w:type="dxa"/>
            <w:tcBorders>
              <w:right w:val="single" w:sz="4" w:space="0" w:color="auto"/>
            </w:tcBorders>
            <w:noWrap/>
            <w:hideMark/>
          </w:tcPr>
          <w:p w14:paraId="6AC66E7E" w14:textId="1633E695"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908" w:type="dxa"/>
            <w:tcBorders>
              <w:left w:val="single" w:sz="4" w:space="0" w:color="auto"/>
            </w:tcBorders>
            <w:noWrap/>
            <w:hideMark/>
          </w:tcPr>
          <w:p w14:paraId="5989CFE2" w14:textId="0491C02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908" w:type="dxa"/>
            <w:tcBorders>
              <w:right w:val="single" w:sz="4" w:space="0" w:color="auto"/>
            </w:tcBorders>
            <w:noWrap/>
            <w:hideMark/>
          </w:tcPr>
          <w:p w14:paraId="16F8F189" w14:textId="4CFA43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F25CD2" w:rsidRPr="00EE2ACD" w14:paraId="7BA0859D"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BBC577A"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805" w:type="dxa"/>
            <w:tcBorders>
              <w:left w:val="single" w:sz="4" w:space="0" w:color="auto"/>
            </w:tcBorders>
            <w:noWrap/>
            <w:hideMark/>
          </w:tcPr>
          <w:p w14:paraId="5374AC26" w14:textId="35ABEB4D"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1.66</w:t>
            </w:r>
          </w:p>
        </w:tc>
        <w:tc>
          <w:tcPr>
            <w:tcW w:w="774" w:type="dxa"/>
            <w:tcBorders>
              <w:right w:val="single" w:sz="4" w:space="0" w:color="auto"/>
            </w:tcBorders>
            <w:noWrap/>
            <w:hideMark/>
          </w:tcPr>
          <w:p w14:paraId="3DFD1CEC" w14:textId="2753240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6BBF4368" w14:textId="014230F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389DC34" w14:textId="349D08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7AD16E42" w14:textId="61200EB6"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98" w:type="dxa"/>
            <w:tcBorders>
              <w:right w:val="single" w:sz="4" w:space="0" w:color="auto"/>
            </w:tcBorders>
            <w:noWrap/>
            <w:hideMark/>
          </w:tcPr>
          <w:p w14:paraId="4F7FE318" w14:textId="4C7542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10" w:type="dxa"/>
            <w:tcBorders>
              <w:left w:val="single" w:sz="4" w:space="0" w:color="auto"/>
            </w:tcBorders>
            <w:noWrap/>
            <w:hideMark/>
          </w:tcPr>
          <w:p w14:paraId="7837F924" w14:textId="2629FBE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165DC9B9" w14:textId="68C66B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941" w:type="dxa"/>
            <w:tcBorders>
              <w:left w:val="single" w:sz="4" w:space="0" w:color="auto"/>
            </w:tcBorders>
            <w:noWrap/>
            <w:hideMark/>
          </w:tcPr>
          <w:p w14:paraId="27108A90" w14:textId="6BBF558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805" w:type="dxa"/>
            <w:tcBorders>
              <w:right w:val="single" w:sz="4" w:space="0" w:color="auto"/>
            </w:tcBorders>
            <w:noWrap/>
            <w:hideMark/>
          </w:tcPr>
          <w:p w14:paraId="40A06D4F" w14:textId="040BAE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908" w:type="dxa"/>
            <w:tcBorders>
              <w:left w:val="single" w:sz="4" w:space="0" w:color="auto"/>
            </w:tcBorders>
            <w:noWrap/>
            <w:hideMark/>
          </w:tcPr>
          <w:p w14:paraId="658E55F9" w14:textId="0A4B6D2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908" w:type="dxa"/>
            <w:tcBorders>
              <w:right w:val="single" w:sz="4" w:space="0" w:color="auto"/>
            </w:tcBorders>
            <w:noWrap/>
            <w:hideMark/>
          </w:tcPr>
          <w:p w14:paraId="20852F57" w14:textId="4AB3EE6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908" w:type="dxa"/>
            <w:tcBorders>
              <w:left w:val="single" w:sz="4" w:space="0" w:color="auto"/>
            </w:tcBorders>
            <w:noWrap/>
            <w:hideMark/>
          </w:tcPr>
          <w:p w14:paraId="3075D614" w14:textId="46B685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908" w:type="dxa"/>
            <w:tcBorders>
              <w:right w:val="single" w:sz="4" w:space="0" w:color="auto"/>
            </w:tcBorders>
            <w:noWrap/>
            <w:hideMark/>
          </w:tcPr>
          <w:p w14:paraId="33A27CF5" w14:textId="634BB02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433F91" w:rsidRPr="00EE2ACD" w14:paraId="582C6AC9"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832C43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805" w:type="dxa"/>
            <w:tcBorders>
              <w:left w:val="single" w:sz="4" w:space="0" w:color="auto"/>
            </w:tcBorders>
            <w:noWrap/>
            <w:hideMark/>
          </w:tcPr>
          <w:p w14:paraId="2E9EF05D" w14:textId="6CF6BF7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2.44</w:t>
            </w:r>
          </w:p>
        </w:tc>
        <w:tc>
          <w:tcPr>
            <w:tcW w:w="774" w:type="dxa"/>
            <w:tcBorders>
              <w:right w:val="single" w:sz="4" w:space="0" w:color="auto"/>
            </w:tcBorders>
            <w:noWrap/>
            <w:hideMark/>
          </w:tcPr>
          <w:p w14:paraId="2277ECF7" w14:textId="41667FD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1.28</w:t>
            </w:r>
          </w:p>
        </w:tc>
        <w:tc>
          <w:tcPr>
            <w:tcW w:w="850" w:type="dxa"/>
            <w:tcBorders>
              <w:left w:val="single" w:sz="4" w:space="0" w:color="auto"/>
            </w:tcBorders>
            <w:noWrap/>
            <w:hideMark/>
          </w:tcPr>
          <w:p w14:paraId="4F092975" w14:textId="55B7162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D884CF7" w14:textId="230C9DA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60FD62F1" w14:textId="688C2C3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73C98EC4" w14:textId="596DE5A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tcBorders>
            <w:noWrap/>
            <w:hideMark/>
          </w:tcPr>
          <w:p w14:paraId="1676DF87" w14:textId="714DC654"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696A0E4A" w14:textId="56504E2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4B31B54" w14:textId="591A492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805" w:type="dxa"/>
            <w:tcBorders>
              <w:right w:val="single" w:sz="4" w:space="0" w:color="auto"/>
            </w:tcBorders>
            <w:noWrap/>
            <w:hideMark/>
          </w:tcPr>
          <w:p w14:paraId="062C3551" w14:textId="7884977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908" w:type="dxa"/>
            <w:tcBorders>
              <w:left w:val="single" w:sz="4" w:space="0" w:color="auto"/>
            </w:tcBorders>
            <w:noWrap/>
            <w:hideMark/>
          </w:tcPr>
          <w:p w14:paraId="6906290F" w14:textId="1B40F27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908" w:type="dxa"/>
            <w:tcBorders>
              <w:right w:val="single" w:sz="4" w:space="0" w:color="auto"/>
            </w:tcBorders>
            <w:noWrap/>
            <w:hideMark/>
          </w:tcPr>
          <w:p w14:paraId="2C620CFA" w14:textId="0DC29B8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908" w:type="dxa"/>
            <w:tcBorders>
              <w:left w:val="single" w:sz="4" w:space="0" w:color="auto"/>
            </w:tcBorders>
            <w:noWrap/>
            <w:hideMark/>
          </w:tcPr>
          <w:p w14:paraId="48989535" w14:textId="5264819A"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908" w:type="dxa"/>
            <w:tcBorders>
              <w:right w:val="single" w:sz="4" w:space="0" w:color="auto"/>
            </w:tcBorders>
            <w:noWrap/>
            <w:hideMark/>
          </w:tcPr>
          <w:p w14:paraId="20A0E98C" w14:textId="6F69D43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F25CD2" w:rsidRPr="00EE2ACD" w14:paraId="2ECCCE59" w14:textId="77777777" w:rsidTr="00F25CD2">
        <w:trPr>
          <w:trHeight w:val="393"/>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3B099370"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805" w:type="dxa"/>
            <w:tcBorders>
              <w:left w:val="single" w:sz="4" w:space="0" w:color="auto"/>
              <w:bottom w:val="single" w:sz="4" w:space="0" w:color="auto"/>
            </w:tcBorders>
            <w:noWrap/>
            <w:hideMark/>
          </w:tcPr>
          <w:p w14:paraId="7969F12C" w14:textId="39DD7BC8"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4.06</w:t>
            </w:r>
          </w:p>
        </w:tc>
        <w:tc>
          <w:tcPr>
            <w:tcW w:w="774" w:type="dxa"/>
            <w:tcBorders>
              <w:bottom w:val="single" w:sz="4" w:space="0" w:color="auto"/>
              <w:right w:val="single" w:sz="4" w:space="0" w:color="auto"/>
            </w:tcBorders>
            <w:noWrap/>
            <w:hideMark/>
          </w:tcPr>
          <w:p w14:paraId="70561BBE" w14:textId="7B3F505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1.50</w:t>
            </w:r>
          </w:p>
        </w:tc>
        <w:tc>
          <w:tcPr>
            <w:tcW w:w="850" w:type="dxa"/>
            <w:tcBorders>
              <w:left w:val="single" w:sz="4" w:space="0" w:color="auto"/>
              <w:bottom w:val="single" w:sz="4" w:space="0" w:color="auto"/>
            </w:tcBorders>
            <w:noWrap/>
            <w:hideMark/>
          </w:tcPr>
          <w:p w14:paraId="0A3345C1" w14:textId="62E82C5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bottom w:val="single" w:sz="4" w:space="0" w:color="auto"/>
              <w:right w:val="single" w:sz="4" w:space="0" w:color="auto"/>
            </w:tcBorders>
            <w:noWrap/>
            <w:hideMark/>
          </w:tcPr>
          <w:p w14:paraId="6C07B47C" w14:textId="3478D67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bottom w:val="single" w:sz="4" w:space="0" w:color="auto"/>
            </w:tcBorders>
            <w:noWrap/>
            <w:hideMark/>
          </w:tcPr>
          <w:p w14:paraId="7EA3DBCD" w14:textId="3389899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8" w:type="dxa"/>
            <w:tcBorders>
              <w:bottom w:val="single" w:sz="4" w:space="0" w:color="auto"/>
              <w:right w:val="single" w:sz="4" w:space="0" w:color="auto"/>
            </w:tcBorders>
            <w:noWrap/>
            <w:hideMark/>
          </w:tcPr>
          <w:p w14:paraId="6F3430E5" w14:textId="03F221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bottom w:val="single" w:sz="4" w:space="0" w:color="auto"/>
            </w:tcBorders>
            <w:noWrap/>
            <w:hideMark/>
          </w:tcPr>
          <w:p w14:paraId="4044B0E9" w14:textId="363876F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93" w:type="dxa"/>
            <w:tcBorders>
              <w:bottom w:val="single" w:sz="4" w:space="0" w:color="auto"/>
              <w:right w:val="single" w:sz="4" w:space="0" w:color="auto"/>
            </w:tcBorders>
            <w:noWrap/>
            <w:hideMark/>
          </w:tcPr>
          <w:p w14:paraId="2643ADE4" w14:textId="47D57D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bottom w:val="single" w:sz="4" w:space="0" w:color="auto"/>
            </w:tcBorders>
            <w:noWrap/>
            <w:hideMark/>
          </w:tcPr>
          <w:p w14:paraId="0D72D61A" w14:textId="16ABBEE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05" w:type="dxa"/>
            <w:tcBorders>
              <w:bottom w:val="single" w:sz="4" w:space="0" w:color="auto"/>
              <w:right w:val="single" w:sz="4" w:space="0" w:color="auto"/>
            </w:tcBorders>
            <w:noWrap/>
            <w:hideMark/>
          </w:tcPr>
          <w:p w14:paraId="098C67DC" w14:textId="530A701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908" w:type="dxa"/>
            <w:tcBorders>
              <w:left w:val="single" w:sz="4" w:space="0" w:color="auto"/>
              <w:bottom w:val="single" w:sz="4" w:space="0" w:color="auto"/>
            </w:tcBorders>
            <w:noWrap/>
            <w:hideMark/>
          </w:tcPr>
          <w:p w14:paraId="6A79102D" w14:textId="609D80E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416E8376" w14:textId="2BF08B7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908" w:type="dxa"/>
            <w:tcBorders>
              <w:left w:val="single" w:sz="4" w:space="0" w:color="auto"/>
              <w:bottom w:val="single" w:sz="4" w:space="0" w:color="auto"/>
            </w:tcBorders>
            <w:noWrap/>
            <w:hideMark/>
          </w:tcPr>
          <w:p w14:paraId="47B61C09" w14:textId="74F5413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305E5AC4" w14:textId="7035857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23066829" w14:textId="77777777" w:rsidR="00147AD4" w:rsidRPr="00147AD4" w:rsidRDefault="00573C09" w:rsidP="00147AD4">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147AD4" w:rsidRPr="00147AD4">
        <w:rPr>
          <w:rFonts w:ascii="Calibri" w:hAnsi="Calibri" w:cs="Calibri"/>
        </w:rPr>
        <w:t xml:space="preserve">Bergström, A. K. (2010). The use of TN:TP and DIN:TP ratios as indicators for phytoplankton nutrient limitation in oligotrophic lakes affected by N deposition. </w:t>
      </w:r>
      <w:r w:rsidR="00147AD4" w:rsidRPr="00147AD4">
        <w:rPr>
          <w:rFonts w:ascii="Calibri" w:hAnsi="Calibri" w:cs="Calibri"/>
          <w:i/>
          <w:iCs/>
        </w:rPr>
        <w:t>Aquatic Sciences</w:t>
      </w:r>
      <w:r w:rsidR="00147AD4" w:rsidRPr="00147AD4">
        <w:rPr>
          <w:rFonts w:ascii="Calibri" w:hAnsi="Calibri" w:cs="Calibri"/>
        </w:rPr>
        <w:t xml:space="preserve">, </w:t>
      </w:r>
      <w:r w:rsidR="00147AD4" w:rsidRPr="00147AD4">
        <w:rPr>
          <w:rFonts w:ascii="Calibri" w:hAnsi="Calibri" w:cs="Calibri"/>
          <w:i/>
          <w:iCs/>
        </w:rPr>
        <w:t>72</w:t>
      </w:r>
      <w:r w:rsidR="00147AD4" w:rsidRPr="00147AD4">
        <w:rPr>
          <w:rFonts w:ascii="Calibri" w:hAnsi="Calibri" w:cs="Calibri"/>
        </w:rPr>
        <w:t>(3), 277–281. https://doi.org/10.1007/S00027-010-0132-0/FIGURES/1</w:t>
      </w:r>
    </w:p>
    <w:p w14:paraId="47D6A52A" w14:textId="77777777" w:rsidR="00147AD4" w:rsidRPr="00147AD4" w:rsidRDefault="00147AD4" w:rsidP="00147AD4">
      <w:pPr>
        <w:pStyle w:val="Bibliography"/>
        <w:rPr>
          <w:rFonts w:ascii="Calibri" w:hAnsi="Calibri" w:cs="Calibri"/>
        </w:rPr>
      </w:pPr>
      <w:r w:rsidRPr="00147AD4">
        <w:rPr>
          <w:rFonts w:ascii="Calibri" w:hAnsi="Calibri" w:cs="Calibri"/>
        </w:rPr>
        <w:t xml:space="preserve">Bergström, A. K., &amp; Jansson, M. (2006). Atmospheric nitrogen deposition has caused nitrogen enrichment and eutrophication of lakes in the northern hemisphere. </w:t>
      </w:r>
      <w:r w:rsidRPr="00147AD4">
        <w:rPr>
          <w:rFonts w:ascii="Calibri" w:hAnsi="Calibri" w:cs="Calibri"/>
          <w:i/>
          <w:iCs/>
        </w:rPr>
        <w:t>Global Change Biology</w:t>
      </w:r>
      <w:r w:rsidRPr="00147AD4">
        <w:rPr>
          <w:rFonts w:ascii="Calibri" w:hAnsi="Calibri" w:cs="Calibri"/>
        </w:rPr>
        <w:t xml:space="preserve">, </w:t>
      </w:r>
      <w:r w:rsidRPr="00147AD4">
        <w:rPr>
          <w:rFonts w:ascii="Calibri" w:hAnsi="Calibri" w:cs="Calibri"/>
          <w:i/>
          <w:iCs/>
        </w:rPr>
        <w:t>12</w:t>
      </w:r>
      <w:r w:rsidRPr="00147AD4">
        <w:rPr>
          <w:rFonts w:ascii="Calibri" w:hAnsi="Calibri" w:cs="Calibri"/>
        </w:rPr>
        <w:t>(4), 635–643. https://doi.org/10.1111/j.1365-2486.2006.01129.x</w:t>
      </w:r>
    </w:p>
    <w:p w14:paraId="108B25E9" w14:textId="77777777" w:rsidR="00147AD4" w:rsidRPr="00147AD4" w:rsidRDefault="00147AD4" w:rsidP="00147AD4">
      <w:pPr>
        <w:pStyle w:val="Bibliography"/>
        <w:rPr>
          <w:rFonts w:ascii="Calibri" w:hAnsi="Calibri" w:cs="Calibri"/>
        </w:rPr>
      </w:pPr>
      <w:r w:rsidRPr="00147AD4">
        <w:rPr>
          <w:rFonts w:ascii="Calibri" w:hAnsi="Calibri" w:cs="Calibri"/>
        </w:rPr>
        <w:t xml:space="preserve">Burns, D. A. (2004). The effects of atmospheric nitrogen deposition in the Rocky Mountains of Colorado and southern Wyoming, USA-a critical review. </w:t>
      </w:r>
      <w:r w:rsidRPr="00147AD4">
        <w:rPr>
          <w:rFonts w:ascii="Calibri" w:hAnsi="Calibri" w:cs="Calibri"/>
          <w:i/>
          <w:iCs/>
        </w:rPr>
        <w:t>Environmental Pollution (Barking, Essex : 1987)</w:t>
      </w:r>
      <w:r w:rsidRPr="00147AD4">
        <w:rPr>
          <w:rFonts w:ascii="Calibri" w:hAnsi="Calibri" w:cs="Calibri"/>
        </w:rPr>
        <w:t xml:space="preserve">, </w:t>
      </w:r>
      <w:r w:rsidRPr="00147AD4">
        <w:rPr>
          <w:rFonts w:ascii="Calibri" w:hAnsi="Calibri" w:cs="Calibri"/>
          <w:i/>
          <w:iCs/>
        </w:rPr>
        <w:t>127</w:t>
      </w:r>
      <w:r w:rsidRPr="00147AD4">
        <w:rPr>
          <w:rFonts w:ascii="Calibri" w:hAnsi="Calibri" w:cs="Calibri"/>
        </w:rPr>
        <w:t>(2), 257–269. https://doi.org/10.1016/S0269-7491(03)00264-1</w:t>
      </w:r>
    </w:p>
    <w:p w14:paraId="453A1377" w14:textId="77777777" w:rsidR="00147AD4" w:rsidRPr="00147AD4" w:rsidRDefault="00147AD4" w:rsidP="00147AD4">
      <w:pPr>
        <w:pStyle w:val="Bibliography"/>
        <w:rPr>
          <w:rFonts w:ascii="Calibri" w:hAnsi="Calibri" w:cs="Calibri"/>
        </w:rPr>
      </w:pPr>
      <w:r w:rsidRPr="00147AD4">
        <w:rPr>
          <w:rFonts w:ascii="Calibri" w:hAnsi="Calibri" w:cs="Calibri"/>
        </w:rPr>
        <w:t xml:space="preserve">Camargo, J. A., &amp; Alonso, Á. (2006). Ecological and toxicological effects of inorganic nitrogen pollution in aquatic ecosystems: A global assessment. </w:t>
      </w:r>
      <w:r w:rsidRPr="00147AD4">
        <w:rPr>
          <w:rFonts w:ascii="Calibri" w:hAnsi="Calibri" w:cs="Calibri"/>
          <w:i/>
          <w:iCs/>
        </w:rPr>
        <w:t>Environment International</w:t>
      </w:r>
      <w:r w:rsidRPr="00147AD4">
        <w:rPr>
          <w:rFonts w:ascii="Calibri" w:hAnsi="Calibri" w:cs="Calibri"/>
        </w:rPr>
        <w:t xml:space="preserve">, </w:t>
      </w:r>
      <w:r w:rsidRPr="00147AD4">
        <w:rPr>
          <w:rFonts w:ascii="Calibri" w:hAnsi="Calibri" w:cs="Calibri"/>
          <w:i/>
          <w:iCs/>
        </w:rPr>
        <w:t>32</w:t>
      </w:r>
      <w:r w:rsidRPr="00147AD4">
        <w:rPr>
          <w:rFonts w:ascii="Calibri" w:hAnsi="Calibri" w:cs="Calibri"/>
        </w:rPr>
        <w:t>(6), 831–849. https://doi.org/10.1016/J.ENVINT.2006.05.002</w:t>
      </w:r>
    </w:p>
    <w:p w14:paraId="6009A26E" w14:textId="77777777" w:rsidR="00147AD4" w:rsidRPr="00147AD4" w:rsidRDefault="00147AD4" w:rsidP="00147AD4">
      <w:pPr>
        <w:pStyle w:val="Bibliography"/>
        <w:rPr>
          <w:rFonts w:ascii="Calibri" w:hAnsi="Calibri" w:cs="Calibri"/>
        </w:rPr>
      </w:pPr>
      <w:r w:rsidRPr="00147AD4">
        <w:rPr>
          <w:rFonts w:ascii="Calibri" w:hAnsi="Calibri" w:cs="Calibri"/>
        </w:rPr>
        <w:t xml:space="preserve">Conley, D. J., Paerl, H. W., Howarth, R. W., Boesch, D. F., Seitzinger, S. P., Havens, K. E., Lancelot, C., &amp; Likens, G. E. (2009). Controlling Eutrophication: Nitrogen and Phosphorus.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323</w:t>
      </w:r>
      <w:r w:rsidRPr="00147AD4">
        <w:rPr>
          <w:rFonts w:ascii="Calibri" w:hAnsi="Calibri" w:cs="Calibri"/>
        </w:rPr>
        <w:t>(5917), 1014–1015. https://doi.org/10.1126/science.1167755</w:t>
      </w:r>
    </w:p>
    <w:p w14:paraId="6CA94CDF" w14:textId="77777777" w:rsidR="00147AD4" w:rsidRPr="00147AD4" w:rsidRDefault="00147AD4" w:rsidP="00147AD4">
      <w:pPr>
        <w:pStyle w:val="Bibliography"/>
        <w:rPr>
          <w:rFonts w:ascii="Calibri" w:hAnsi="Calibri" w:cs="Calibri"/>
        </w:rPr>
      </w:pPr>
      <w:r w:rsidRPr="00147AD4">
        <w:rPr>
          <w:rFonts w:ascii="Calibri" w:hAnsi="Calibri" w:cs="Calibri"/>
        </w:rPr>
        <w:t xml:space="preserve">Correll, D. (1999). Phosphorus: A rate limiting nutrient in surface waters. </w:t>
      </w:r>
      <w:r w:rsidRPr="00147AD4">
        <w:rPr>
          <w:rFonts w:ascii="Calibri" w:hAnsi="Calibri" w:cs="Calibri"/>
          <w:i/>
          <w:iCs/>
        </w:rPr>
        <w:t>Poultry Science</w:t>
      </w:r>
      <w:r w:rsidRPr="00147AD4">
        <w:rPr>
          <w:rFonts w:ascii="Calibri" w:hAnsi="Calibri" w:cs="Calibri"/>
        </w:rPr>
        <w:t xml:space="preserve">, </w:t>
      </w:r>
      <w:r w:rsidRPr="00147AD4">
        <w:rPr>
          <w:rFonts w:ascii="Calibri" w:hAnsi="Calibri" w:cs="Calibri"/>
          <w:i/>
          <w:iCs/>
        </w:rPr>
        <w:t>78</w:t>
      </w:r>
      <w:r w:rsidRPr="00147AD4">
        <w:rPr>
          <w:rFonts w:ascii="Calibri" w:hAnsi="Calibri" w:cs="Calibri"/>
        </w:rPr>
        <w:t>(5), 674–682. https://doi.org/10.1093/ps/78.5.674</w:t>
      </w:r>
    </w:p>
    <w:p w14:paraId="35F6EAF8"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Bouska, W. W., Eitzmann, J. L., Pilger, T. J., Pitts, K. L., Riley, A. J., Schloesser, J. T., &amp; Thornbrugh, D. J. (2008). Eutrophication of U.S. Freshwaters: Analysis of Potential Economic Damages. </w:t>
      </w:r>
      <w:r w:rsidRPr="00147AD4">
        <w:rPr>
          <w:rFonts w:ascii="Calibri" w:hAnsi="Calibri" w:cs="Calibri"/>
          <w:i/>
          <w:iCs/>
        </w:rPr>
        <w:t>Environmental Science and Technology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(1), 12–19. https://doi.org/10.1021/ES801217Q</w:t>
      </w:r>
    </w:p>
    <w:p w14:paraId="5CA0EB8E"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Smith, V. H., &amp; Lohman, K. (2011). Nitrogen and phosphorus relationships to benthic algal biomass in temperate streams. </w:t>
      </w:r>
      <w:r w:rsidRPr="00147AD4">
        <w:rPr>
          <w:rFonts w:ascii="Calibri" w:hAnsi="Calibri" w:cs="Calibri"/>
          <w:i/>
          <w:iCs/>
        </w:rPr>
        <w:t>Https://Doi.Org/10.1139/F02-063</w:t>
      </w:r>
      <w:r w:rsidRPr="00147AD4">
        <w:rPr>
          <w:rFonts w:ascii="Calibri" w:hAnsi="Calibri" w:cs="Calibri"/>
        </w:rPr>
        <w:t xml:space="preserve">, </w:t>
      </w:r>
      <w:r w:rsidRPr="00147AD4">
        <w:rPr>
          <w:rFonts w:ascii="Calibri" w:hAnsi="Calibri" w:cs="Calibri"/>
          <w:i/>
          <w:iCs/>
        </w:rPr>
        <w:t>59</w:t>
      </w:r>
      <w:r w:rsidRPr="00147AD4">
        <w:rPr>
          <w:rFonts w:ascii="Calibri" w:hAnsi="Calibri" w:cs="Calibri"/>
        </w:rPr>
        <w:t>(5), 865–874. https://doi.org/10.1139/F02-063</w:t>
      </w:r>
    </w:p>
    <w:p w14:paraId="2479A105" w14:textId="77777777" w:rsidR="00147AD4" w:rsidRPr="00147AD4" w:rsidRDefault="00147AD4" w:rsidP="00147AD4">
      <w:pPr>
        <w:pStyle w:val="Bibliography"/>
        <w:rPr>
          <w:rFonts w:ascii="Calibri" w:hAnsi="Calibri" w:cs="Calibri"/>
        </w:rPr>
      </w:pPr>
      <w:r w:rsidRPr="00147AD4">
        <w:rPr>
          <w:rFonts w:ascii="Calibri" w:hAnsi="Calibri" w:cs="Calibri"/>
        </w:rPr>
        <w:t xml:space="preserve">Downing, J. A., &amp; McCauley, E. (1992). The nitrogen: Phosphorus relationship in lakes.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(5), 936–945. https://doi.org/10.4319/LO.1992.37.5.0936</w:t>
      </w:r>
    </w:p>
    <w:p w14:paraId="69230F03" w14:textId="77777777" w:rsidR="00147AD4" w:rsidRPr="00147AD4" w:rsidRDefault="00147AD4" w:rsidP="00147AD4">
      <w:pPr>
        <w:pStyle w:val="Bibliography"/>
        <w:rPr>
          <w:rFonts w:ascii="Calibri" w:hAnsi="Calibri" w:cs="Calibri"/>
        </w:rPr>
      </w:pPr>
      <w:r w:rsidRPr="00147AD4">
        <w:rPr>
          <w:rFonts w:ascii="Calibri" w:hAnsi="Calibri" w:cs="Calibri"/>
        </w:rPr>
        <w:t xml:space="preserve">Dumelle, M., Kincaid, T. M., Olsen, A. R., &amp; Weber, M. H. (2022). </w:t>
      </w:r>
      <w:r w:rsidRPr="00147AD4">
        <w:rPr>
          <w:rFonts w:ascii="Calibri" w:hAnsi="Calibri" w:cs="Calibri"/>
          <w:i/>
          <w:iCs/>
        </w:rPr>
        <w:t>spsurvey: Spatial Sampling Design and Analysis</w:t>
      </w:r>
      <w:r w:rsidRPr="00147AD4">
        <w:rPr>
          <w:rFonts w:ascii="Calibri" w:hAnsi="Calibri" w:cs="Calibri"/>
        </w:rPr>
        <w:t>.</w:t>
      </w:r>
    </w:p>
    <w:p w14:paraId="0103C9E6" w14:textId="77777777" w:rsidR="00147AD4" w:rsidRPr="00147AD4" w:rsidRDefault="00147AD4" w:rsidP="00147AD4">
      <w:pPr>
        <w:pStyle w:val="Bibliography"/>
        <w:rPr>
          <w:rFonts w:ascii="Calibri" w:hAnsi="Calibri" w:cs="Calibri"/>
        </w:rPr>
      </w:pPr>
      <w:r w:rsidRPr="00147AD4">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147AD4">
        <w:rPr>
          <w:rFonts w:ascii="Calibri" w:hAnsi="Calibri" w:cs="Calibri"/>
          <w:i/>
          <w:iCs/>
        </w:rPr>
        <w:t>Https://Doi.Org/10.1139/F90-165</w:t>
      </w:r>
      <w:r w:rsidRPr="00147AD4">
        <w:rPr>
          <w:rFonts w:ascii="Calibri" w:hAnsi="Calibri" w:cs="Calibri"/>
        </w:rPr>
        <w:t xml:space="preserve">, </w:t>
      </w:r>
      <w:r w:rsidRPr="00147AD4">
        <w:rPr>
          <w:rFonts w:ascii="Calibri" w:hAnsi="Calibri" w:cs="Calibri"/>
          <w:i/>
          <w:iCs/>
        </w:rPr>
        <w:t>47</w:t>
      </w:r>
      <w:r w:rsidRPr="00147AD4">
        <w:rPr>
          <w:rFonts w:ascii="Calibri" w:hAnsi="Calibri" w:cs="Calibri"/>
        </w:rPr>
        <w:t>(7), 1468–1477. https://doi.org/10.1139/F90-165</w:t>
      </w:r>
    </w:p>
    <w:p w14:paraId="09652DF0" w14:textId="77777777" w:rsidR="00147AD4" w:rsidRPr="00147AD4" w:rsidRDefault="00147AD4" w:rsidP="00147AD4">
      <w:pPr>
        <w:pStyle w:val="Bibliography"/>
        <w:rPr>
          <w:rFonts w:ascii="Calibri" w:hAnsi="Calibri" w:cs="Calibri"/>
        </w:rPr>
      </w:pPr>
      <w:r w:rsidRPr="00147AD4">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147AD4">
        <w:rPr>
          <w:rFonts w:ascii="Calibri" w:hAnsi="Calibri" w:cs="Calibri"/>
          <w:i/>
          <w:iCs/>
        </w:rPr>
        <w:t>BioScience</w:t>
      </w:r>
      <w:r w:rsidRPr="00147AD4">
        <w:rPr>
          <w:rFonts w:ascii="Calibri" w:hAnsi="Calibri" w:cs="Calibri"/>
        </w:rPr>
        <w:t xml:space="preserve">, </w:t>
      </w:r>
      <w:r w:rsidRPr="00147AD4">
        <w:rPr>
          <w:rFonts w:ascii="Calibri" w:hAnsi="Calibri" w:cs="Calibri"/>
          <w:i/>
          <w:iCs/>
        </w:rPr>
        <w:t>53</w:t>
      </w:r>
      <w:r w:rsidRPr="00147AD4">
        <w:rPr>
          <w:rFonts w:ascii="Calibri" w:hAnsi="Calibri" w:cs="Calibri"/>
        </w:rPr>
        <w:t>(4), 404–420. https://doi.org/10.1641/0006-3568(2003)053[0404:EEONDI]2.0.CO;2</w:t>
      </w:r>
    </w:p>
    <w:p w14:paraId="099FF834" w14:textId="77777777" w:rsidR="00147AD4" w:rsidRPr="00147AD4" w:rsidRDefault="00147AD4" w:rsidP="00147AD4">
      <w:pPr>
        <w:pStyle w:val="Bibliography"/>
        <w:rPr>
          <w:rFonts w:ascii="Calibri" w:hAnsi="Calibri" w:cs="Calibri"/>
        </w:rPr>
      </w:pPr>
      <w:r w:rsidRPr="00147AD4">
        <w:rPr>
          <w:rFonts w:ascii="Calibri" w:hAnsi="Calibri" w:cs="Calibri"/>
        </w:rPr>
        <w:t xml:space="preserve">Finlay, J. C., Small, G. E., &amp; Sterner, R. W. (2013). Human influences on nitrogen removal in lakes.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342</w:t>
      </w:r>
      <w:r w:rsidRPr="00147AD4">
        <w:rPr>
          <w:rFonts w:ascii="Calibri" w:hAnsi="Calibri" w:cs="Calibri"/>
        </w:rPr>
        <w:t>(6155), 247–250. https://doi.org/10.1126/SCIENCE.1242575</w:t>
      </w:r>
    </w:p>
    <w:p w14:paraId="5901A1B8" w14:textId="77777777" w:rsidR="00147AD4" w:rsidRPr="00147AD4" w:rsidRDefault="00147AD4" w:rsidP="00147AD4">
      <w:pPr>
        <w:pStyle w:val="Bibliography"/>
        <w:rPr>
          <w:rFonts w:ascii="Calibri" w:hAnsi="Calibri" w:cs="Calibri"/>
        </w:rPr>
      </w:pPr>
      <w:r w:rsidRPr="00147AD4">
        <w:rPr>
          <w:rFonts w:ascii="Calibri" w:hAnsi="Calibri" w:cs="Calibri"/>
        </w:rPr>
        <w:t xml:space="preserve">Glibert, P. M. (2017). Eutrophication, harmful algae and biodiversity—Challenging paradigms in a world of complex nutrient changes. </w:t>
      </w:r>
      <w:r w:rsidRPr="00147AD4">
        <w:rPr>
          <w:rFonts w:ascii="Calibri" w:hAnsi="Calibri" w:cs="Calibri"/>
          <w:i/>
          <w:iCs/>
        </w:rPr>
        <w:t>Marine Pollution Bulletin</w:t>
      </w:r>
      <w:r w:rsidRPr="00147AD4">
        <w:rPr>
          <w:rFonts w:ascii="Calibri" w:hAnsi="Calibri" w:cs="Calibri"/>
        </w:rPr>
        <w:t xml:space="preserve">, </w:t>
      </w:r>
      <w:r w:rsidRPr="00147AD4">
        <w:rPr>
          <w:rFonts w:ascii="Calibri" w:hAnsi="Calibri" w:cs="Calibri"/>
          <w:i/>
          <w:iCs/>
        </w:rPr>
        <w:t>124</w:t>
      </w:r>
      <w:r w:rsidRPr="00147AD4">
        <w:rPr>
          <w:rFonts w:ascii="Calibri" w:hAnsi="Calibri" w:cs="Calibri"/>
        </w:rPr>
        <w:t>(2), 591–606. https://doi.org/10.1016/j.marpolbul.2017.04.027</w:t>
      </w:r>
    </w:p>
    <w:p w14:paraId="2EA5E23B" w14:textId="77777777" w:rsidR="00147AD4" w:rsidRPr="00147AD4" w:rsidRDefault="00147AD4" w:rsidP="00147AD4">
      <w:pPr>
        <w:pStyle w:val="Bibliography"/>
        <w:rPr>
          <w:rFonts w:ascii="Calibri" w:hAnsi="Calibri" w:cs="Calibri"/>
        </w:rPr>
      </w:pPr>
      <w:r w:rsidRPr="00147AD4">
        <w:rPr>
          <w:rFonts w:ascii="Calibri" w:hAnsi="Calibri" w:cs="Calibri"/>
        </w:rPr>
        <w:t xml:space="preserve">Guildford, S. J., &amp; Hecky, R. E. (2000). Total nitrogen, total phosphorus, and nutrient limitation in lakes and oceans: Is there a common relationship?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45</w:t>
      </w:r>
      <w:r w:rsidRPr="00147AD4">
        <w:rPr>
          <w:rFonts w:ascii="Calibri" w:hAnsi="Calibri" w:cs="Calibri"/>
        </w:rPr>
        <w:t>(6), 1213–1223. https://doi.org/10.4319/lo.2000.45.6.1213</w:t>
      </w:r>
    </w:p>
    <w:p w14:paraId="2CE4AD14"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Havens, K. E. (1995). Secondary nitrogen limitation in a subtropical lake impacted by non-point source agricultural pollution. </w:t>
      </w:r>
      <w:r w:rsidRPr="00147AD4">
        <w:rPr>
          <w:rFonts w:ascii="Calibri" w:hAnsi="Calibri" w:cs="Calibri"/>
          <w:i/>
          <w:iCs/>
        </w:rPr>
        <w:t>Environmental Pollution</w:t>
      </w:r>
      <w:r w:rsidRPr="00147AD4">
        <w:rPr>
          <w:rFonts w:ascii="Calibri" w:hAnsi="Calibri" w:cs="Calibri"/>
        </w:rPr>
        <w:t xml:space="preserve">, </w:t>
      </w:r>
      <w:r w:rsidRPr="00147AD4">
        <w:rPr>
          <w:rFonts w:ascii="Calibri" w:hAnsi="Calibri" w:cs="Calibri"/>
          <w:i/>
          <w:iCs/>
        </w:rPr>
        <w:t>89</w:t>
      </w:r>
      <w:r w:rsidRPr="00147AD4">
        <w:rPr>
          <w:rFonts w:ascii="Calibri" w:hAnsi="Calibri" w:cs="Calibri"/>
        </w:rPr>
        <w:t>(3), 241–246. https://doi.org/10.1016/0269-7491(94)00076-P</w:t>
      </w:r>
    </w:p>
    <w:p w14:paraId="5BD0A238" w14:textId="77777777" w:rsidR="00147AD4" w:rsidRPr="00147AD4" w:rsidRDefault="00147AD4" w:rsidP="00147AD4">
      <w:pPr>
        <w:pStyle w:val="Bibliography"/>
        <w:rPr>
          <w:rFonts w:ascii="Calibri" w:hAnsi="Calibri" w:cs="Calibri"/>
        </w:rPr>
      </w:pPr>
      <w:r w:rsidRPr="00147AD4">
        <w:rPr>
          <w:rFonts w:ascii="Calibri" w:hAnsi="Calibri" w:cs="Calibri"/>
        </w:rPr>
        <w:t xml:space="preserve">Hellström, T. (1996). An empirical study of nitrogen dynamics in lakes. </w:t>
      </w:r>
      <w:r w:rsidRPr="00147AD4">
        <w:rPr>
          <w:rFonts w:ascii="Calibri" w:hAnsi="Calibri" w:cs="Calibri"/>
          <w:i/>
          <w:iCs/>
        </w:rPr>
        <w:t>Water Environment Research</w:t>
      </w:r>
      <w:r w:rsidRPr="00147AD4">
        <w:rPr>
          <w:rFonts w:ascii="Calibri" w:hAnsi="Calibri" w:cs="Calibri"/>
        </w:rPr>
        <w:t xml:space="preserve">, </w:t>
      </w:r>
      <w:r w:rsidRPr="00147AD4">
        <w:rPr>
          <w:rFonts w:ascii="Calibri" w:hAnsi="Calibri" w:cs="Calibri"/>
          <w:i/>
          <w:iCs/>
        </w:rPr>
        <w:t>68</w:t>
      </w:r>
      <w:r w:rsidRPr="00147AD4">
        <w:rPr>
          <w:rFonts w:ascii="Calibri" w:hAnsi="Calibri" w:cs="Calibri"/>
        </w:rPr>
        <w:t>(1), 55–65. https://doi.org/10.2175/106143096X127208</w:t>
      </w:r>
    </w:p>
    <w:p w14:paraId="6DEC22E5" w14:textId="77777777" w:rsidR="00147AD4" w:rsidRPr="00147AD4" w:rsidRDefault="00147AD4" w:rsidP="00147AD4">
      <w:pPr>
        <w:pStyle w:val="Bibliography"/>
        <w:rPr>
          <w:rFonts w:ascii="Calibri" w:hAnsi="Calibri" w:cs="Calibri"/>
        </w:rPr>
      </w:pPr>
      <w:r w:rsidRPr="00147AD4">
        <w:rPr>
          <w:rFonts w:ascii="Calibri" w:hAnsi="Calibri" w:cs="Calibri"/>
        </w:rPr>
        <w:t xml:space="preserve">Hogan, E. J., McGowan, S., &amp; Anderson, N. J. (2014). Nutrient limitation of periphyton growth in arctic lakes in south-west Greenland. </w:t>
      </w:r>
      <w:r w:rsidRPr="00147AD4">
        <w:rPr>
          <w:rFonts w:ascii="Calibri" w:hAnsi="Calibri" w:cs="Calibri"/>
          <w:i/>
          <w:iCs/>
        </w:rPr>
        <w:t>Polar Biology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(9), 1331–1342. https://doi.org/10.1007/s00300-014-1524-8</w:t>
      </w:r>
    </w:p>
    <w:p w14:paraId="1703A241" w14:textId="77777777" w:rsidR="00147AD4" w:rsidRPr="00147AD4" w:rsidRDefault="00147AD4" w:rsidP="00147AD4">
      <w:pPr>
        <w:pStyle w:val="Bibliography"/>
        <w:rPr>
          <w:rFonts w:ascii="Calibri" w:hAnsi="Calibri" w:cs="Calibri"/>
        </w:rPr>
      </w:pPr>
      <w:r w:rsidRPr="00147AD4">
        <w:rPr>
          <w:rFonts w:ascii="Calibri" w:hAnsi="Calibri" w:cs="Calibri"/>
        </w:rPr>
        <w:t xml:space="preserve">Kopáček, J., Stuchlík, E., Straškrabová, V., &amp; Pšenáková, P. (2000). Factors governing nutrient status of mountain lakes in the Tatra Mountains. </w:t>
      </w:r>
      <w:r w:rsidRPr="00147AD4">
        <w:rPr>
          <w:rFonts w:ascii="Calibri" w:hAnsi="Calibri" w:cs="Calibri"/>
          <w:i/>
          <w:iCs/>
        </w:rPr>
        <w:t>Freshwater Biology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(3), 369–383. https://doi.org/10.1046/J.1365-2427.2000.00569.X</w:t>
      </w:r>
    </w:p>
    <w:p w14:paraId="01746338" w14:textId="77777777" w:rsidR="00147AD4" w:rsidRPr="00147AD4" w:rsidRDefault="00147AD4" w:rsidP="00147AD4">
      <w:pPr>
        <w:pStyle w:val="Bibliography"/>
        <w:rPr>
          <w:rFonts w:ascii="Calibri" w:hAnsi="Calibri" w:cs="Calibri"/>
        </w:rPr>
      </w:pPr>
      <w:r w:rsidRPr="00147AD4">
        <w:rPr>
          <w:rFonts w:ascii="Calibri" w:hAnsi="Calibri" w:cs="Calibri"/>
        </w:rPr>
        <w:t xml:space="preserve">Oleksy, I. A., Baron, J. S., Leavitt, P. R., &amp; Spaulding, S. A. (2020). Nutrients and warming interact to force mountain lakes into unprecedented ecological states. </w:t>
      </w:r>
      <w:r w:rsidRPr="00147AD4">
        <w:rPr>
          <w:rFonts w:ascii="Calibri" w:hAnsi="Calibri" w:cs="Calibri"/>
          <w:i/>
          <w:iCs/>
        </w:rPr>
        <w:t>Proceedings of the Royal Society B</w:t>
      </w:r>
      <w:r w:rsidRPr="00147AD4">
        <w:rPr>
          <w:rFonts w:ascii="Calibri" w:hAnsi="Calibri" w:cs="Calibri"/>
        </w:rPr>
        <w:t xml:space="preserve">, </w:t>
      </w:r>
      <w:r w:rsidRPr="00147AD4">
        <w:rPr>
          <w:rFonts w:ascii="Calibri" w:hAnsi="Calibri" w:cs="Calibri"/>
          <w:i/>
          <w:iCs/>
        </w:rPr>
        <w:t>287</w:t>
      </w:r>
      <w:r w:rsidRPr="00147AD4">
        <w:rPr>
          <w:rFonts w:ascii="Calibri" w:hAnsi="Calibri" w:cs="Calibri"/>
        </w:rPr>
        <w:t>(1930), 20200304–20200304. https://doi.org/10.1098/RSPB.2020.0304</w:t>
      </w:r>
    </w:p>
    <w:p w14:paraId="690F1962" w14:textId="77777777" w:rsidR="00147AD4" w:rsidRPr="00147AD4" w:rsidRDefault="00147AD4" w:rsidP="00147AD4">
      <w:pPr>
        <w:pStyle w:val="Bibliography"/>
        <w:rPr>
          <w:rFonts w:ascii="Calibri" w:hAnsi="Calibri" w:cs="Calibri"/>
        </w:rPr>
      </w:pPr>
      <w:r w:rsidRPr="00147AD4">
        <w:rPr>
          <w:rFonts w:ascii="Calibri" w:hAnsi="Calibri" w:cs="Calibri"/>
        </w:rPr>
        <w:t xml:space="preserve">Omernik, J. M. (1987). Ecoregions of the Conterminous United States. </w:t>
      </w:r>
      <w:r w:rsidRPr="00147AD4">
        <w:rPr>
          <w:rFonts w:ascii="Calibri" w:hAnsi="Calibri" w:cs="Calibri"/>
          <w:i/>
          <w:iCs/>
        </w:rPr>
        <w:t>Annals of the Association of American Geographers</w:t>
      </w:r>
      <w:r w:rsidRPr="00147AD4">
        <w:rPr>
          <w:rFonts w:ascii="Calibri" w:hAnsi="Calibri" w:cs="Calibri"/>
        </w:rPr>
        <w:t xml:space="preserve">, </w:t>
      </w:r>
      <w:r w:rsidRPr="00147AD4">
        <w:rPr>
          <w:rFonts w:ascii="Calibri" w:hAnsi="Calibri" w:cs="Calibri"/>
          <w:i/>
          <w:iCs/>
        </w:rPr>
        <w:t>77</w:t>
      </w:r>
      <w:r w:rsidRPr="00147AD4">
        <w:rPr>
          <w:rFonts w:ascii="Calibri" w:hAnsi="Calibri" w:cs="Calibri"/>
        </w:rPr>
        <w:t>(1), 118–125. https://doi.org/10.1111/J.1467-8306.1987.TB00149.X</w:t>
      </w:r>
    </w:p>
    <w:p w14:paraId="034DADBB" w14:textId="77777777" w:rsidR="00147AD4" w:rsidRPr="00147AD4" w:rsidRDefault="00147AD4" w:rsidP="00147AD4">
      <w:pPr>
        <w:pStyle w:val="Bibliography"/>
        <w:rPr>
          <w:rFonts w:ascii="Calibri" w:hAnsi="Calibri" w:cs="Calibri"/>
        </w:rPr>
      </w:pPr>
      <w:r w:rsidRPr="00147AD4">
        <w:rPr>
          <w:rFonts w:ascii="Calibri" w:hAnsi="Calibri" w:cs="Calibri"/>
        </w:rPr>
        <w:t xml:space="preserve">Oviedo-Vargas, D., Royer, T. V., &amp; Johnson, L. T. (2013). Dissolved organic carbon manipulation reveals coupled cycling of carbon, nitrogen, and phosphorus in a nitrogen-rich stream.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58</w:t>
      </w:r>
      <w:r w:rsidRPr="00147AD4">
        <w:rPr>
          <w:rFonts w:ascii="Calibri" w:hAnsi="Calibri" w:cs="Calibri"/>
        </w:rPr>
        <w:t>(4), 1196–1206. https://doi.org/10.4319/LO.2013.58.4.1196</w:t>
      </w:r>
    </w:p>
    <w:p w14:paraId="560E97CE" w14:textId="77777777" w:rsidR="00147AD4" w:rsidRPr="00147AD4" w:rsidRDefault="00147AD4" w:rsidP="00147AD4">
      <w:pPr>
        <w:pStyle w:val="Bibliography"/>
        <w:rPr>
          <w:rFonts w:ascii="Calibri" w:hAnsi="Calibri" w:cs="Calibri"/>
        </w:rPr>
      </w:pPr>
      <w:r w:rsidRPr="00147AD4">
        <w:rPr>
          <w:rFonts w:ascii="Calibri" w:hAnsi="Calibri" w:cs="Calibri"/>
        </w:rPr>
        <w:t xml:space="preserve">Pebesma, E. (2018). Simple Features for R: Standardized Support for Spatial Vector Data. </w:t>
      </w:r>
      <w:r w:rsidRPr="00147AD4">
        <w:rPr>
          <w:rFonts w:ascii="Calibri" w:hAnsi="Calibri" w:cs="Calibri"/>
          <w:i/>
          <w:iCs/>
        </w:rPr>
        <w:t>The R Journal</w:t>
      </w:r>
      <w:r w:rsidRPr="00147AD4">
        <w:rPr>
          <w:rFonts w:ascii="Calibri" w:hAnsi="Calibri" w:cs="Calibri"/>
        </w:rPr>
        <w:t xml:space="preserve">, </w:t>
      </w:r>
      <w:r w:rsidRPr="00147AD4">
        <w:rPr>
          <w:rFonts w:ascii="Calibri" w:hAnsi="Calibri" w:cs="Calibri"/>
          <w:i/>
          <w:iCs/>
        </w:rPr>
        <w:t>10</w:t>
      </w:r>
      <w:r w:rsidRPr="00147AD4">
        <w:rPr>
          <w:rFonts w:ascii="Calibri" w:hAnsi="Calibri" w:cs="Calibri"/>
        </w:rPr>
        <w:t>(1), 439–446. https://doi.org/10.32614/RJ-2018-009</w:t>
      </w:r>
    </w:p>
    <w:p w14:paraId="08E28E83" w14:textId="77777777" w:rsidR="00147AD4" w:rsidRPr="00147AD4" w:rsidRDefault="00147AD4" w:rsidP="00147AD4">
      <w:pPr>
        <w:pStyle w:val="Bibliography"/>
        <w:rPr>
          <w:rFonts w:ascii="Calibri" w:hAnsi="Calibri" w:cs="Calibri"/>
        </w:rPr>
      </w:pPr>
      <w:r w:rsidRPr="00147AD4">
        <w:rPr>
          <w:rFonts w:ascii="Calibri" w:hAnsi="Calibri" w:cs="Calibri"/>
        </w:rPr>
        <w:t xml:space="preserve">Ptacnik, R., Andersen, T., &amp; Tamminen, T. (2010). Performance of the Redfield Ratio and a Family of Nutrient Limitation Indicators as Thresholds for Phytoplankton N vs. P Limitation. </w:t>
      </w:r>
      <w:r w:rsidRPr="00147AD4">
        <w:rPr>
          <w:rFonts w:ascii="Calibri" w:hAnsi="Calibri" w:cs="Calibri"/>
          <w:i/>
          <w:iCs/>
        </w:rPr>
        <w:t>Ecosystems</w:t>
      </w:r>
      <w:r w:rsidRPr="00147AD4">
        <w:rPr>
          <w:rFonts w:ascii="Calibri" w:hAnsi="Calibri" w:cs="Calibri"/>
        </w:rPr>
        <w:t xml:space="preserve">, </w:t>
      </w:r>
      <w:r w:rsidRPr="00147AD4">
        <w:rPr>
          <w:rFonts w:ascii="Calibri" w:hAnsi="Calibri" w:cs="Calibri"/>
          <w:i/>
          <w:iCs/>
        </w:rPr>
        <w:t>13</w:t>
      </w:r>
      <w:r w:rsidRPr="00147AD4">
        <w:rPr>
          <w:rFonts w:ascii="Calibri" w:hAnsi="Calibri" w:cs="Calibri"/>
        </w:rPr>
        <w:t>(8), 1201–1214. https://doi.org/10.1007/S10021-010-9380-Z/FIGURES/5</w:t>
      </w:r>
    </w:p>
    <w:p w14:paraId="7681E571" w14:textId="77777777" w:rsidR="00147AD4" w:rsidRPr="00147AD4" w:rsidRDefault="00147AD4" w:rsidP="00147AD4">
      <w:pPr>
        <w:pStyle w:val="Bibliography"/>
        <w:rPr>
          <w:rFonts w:ascii="Calibri" w:hAnsi="Calibri" w:cs="Calibri"/>
        </w:rPr>
      </w:pPr>
      <w:r w:rsidRPr="00147AD4">
        <w:rPr>
          <w:rFonts w:ascii="Calibri" w:hAnsi="Calibri" w:cs="Calibri"/>
        </w:rPr>
        <w:t xml:space="preserve">R Core Team. (2022). </w:t>
      </w:r>
      <w:r w:rsidRPr="00147AD4">
        <w:rPr>
          <w:rFonts w:ascii="Calibri" w:hAnsi="Calibri" w:cs="Calibri"/>
          <w:i/>
          <w:iCs/>
        </w:rPr>
        <w:t>R: A Language and Environment for Statistical Computing</w:t>
      </w:r>
      <w:r w:rsidRPr="00147AD4">
        <w:rPr>
          <w:rFonts w:ascii="Calibri" w:hAnsi="Calibri" w:cs="Calibri"/>
        </w:rPr>
        <w:t>. https://www.R-project.org/</w:t>
      </w:r>
    </w:p>
    <w:p w14:paraId="704C268B" w14:textId="77777777" w:rsidR="00147AD4" w:rsidRPr="00147AD4" w:rsidRDefault="00147AD4" w:rsidP="00147AD4">
      <w:pPr>
        <w:pStyle w:val="Bibliography"/>
        <w:rPr>
          <w:rFonts w:ascii="Calibri" w:hAnsi="Calibri" w:cs="Calibri"/>
        </w:rPr>
      </w:pPr>
      <w:r w:rsidRPr="00147AD4">
        <w:rPr>
          <w:rFonts w:ascii="Calibri" w:hAnsi="Calibri" w:cs="Calibri"/>
        </w:rPr>
        <w:t xml:space="preserve">Redfield, A. C. (1958). THE BIOLOGICAL CONTROL OF CHEMICAL FACTORS IN THE ENVIRONMENT. </w:t>
      </w:r>
      <w:r w:rsidRPr="00147AD4">
        <w:rPr>
          <w:rFonts w:ascii="Calibri" w:hAnsi="Calibri" w:cs="Calibri"/>
          <w:i/>
          <w:iCs/>
        </w:rPr>
        <w:t>American Scientist</w:t>
      </w:r>
      <w:r w:rsidRPr="00147AD4">
        <w:rPr>
          <w:rFonts w:ascii="Calibri" w:hAnsi="Calibri" w:cs="Calibri"/>
        </w:rPr>
        <w:t xml:space="preserve">, </w:t>
      </w:r>
      <w:r w:rsidRPr="00147AD4">
        <w:rPr>
          <w:rFonts w:ascii="Calibri" w:hAnsi="Calibri" w:cs="Calibri"/>
          <w:i/>
          <w:iCs/>
        </w:rPr>
        <w:t>46</w:t>
      </w:r>
      <w:r w:rsidRPr="00147AD4">
        <w:rPr>
          <w:rFonts w:ascii="Calibri" w:hAnsi="Calibri" w:cs="Calibri"/>
        </w:rPr>
        <w:t>(3), 230A – 221.</w:t>
      </w:r>
    </w:p>
    <w:p w14:paraId="346FA47F" w14:textId="77777777" w:rsidR="00147AD4" w:rsidRPr="00147AD4" w:rsidRDefault="00147AD4" w:rsidP="00147AD4">
      <w:pPr>
        <w:pStyle w:val="Bibliography"/>
        <w:rPr>
          <w:rFonts w:ascii="Calibri" w:hAnsi="Calibri" w:cs="Calibri"/>
        </w:rPr>
      </w:pPr>
      <w:r w:rsidRPr="00147AD4">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147AD4">
        <w:rPr>
          <w:rFonts w:ascii="Calibri" w:hAnsi="Calibri" w:cs="Calibri"/>
          <w:i/>
          <w:iCs/>
        </w:rPr>
        <w:t>Oikos</w:t>
      </w:r>
      <w:r w:rsidRPr="00147AD4">
        <w:rPr>
          <w:rFonts w:ascii="Calibri" w:hAnsi="Calibri" w:cs="Calibri"/>
        </w:rPr>
        <w:t xml:space="preserve">, </w:t>
      </w:r>
      <w:r w:rsidRPr="00147AD4">
        <w:rPr>
          <w:rFonts w:ascii="Calibri" w:hAnsi="Calibri" w:cs="Calibri"/>
          <w:i/>
          <w:iCs/>
        </w:rPr>
        <w:t>2022</w:t>
      </w:r>
      <w:r w:rsidRPr="00147AD4">
        <w:rPr>
          <w:rFonts w:ascii="Calibri" w:hAnsi="Calibri" w:cs="Calibri"/>
        </w:rPr>
        <w:t>(9), e09052. https://doi.org/10.1111/oik.09052</w:t>
      </w:r>
    </w:p>
    <w:p w14:paraId="3A067BAC" w14:textId="77777777" w:rsidR="00147AD4" w:rsidRPr="00147AD4" w:rsidRDefault="00147AD4" w:rsidP="00147AD4">
      <w:pPr>
        <w:pStyle w:val="Bibliography"/>
        <w:rPr>
          <w:rFonts w:ascii="Calibri" w:hAnsi="Calibri" w:cs="Calibri"/>
        </w:rPr>
      </w:pPr>
      <w:r w:rsidRPr="00147AD4">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147AD4">
        <w:rPr>
          <w:rFonts w:ascii="Calibri" w:hAnsi="Calibri" w:cs="Calibri"/>
          <w:i/>
          <w:iCs/>
        </w:rPr>
        <w:t>Biological Reviews</w:t>
      </w:r>
      <w:r w:rsidRPr="00147AD4">
        <w:rPr>
          <w:rFonts w:ascii="Calibri" w:hAnsi="Calibri" w:cs="Calibri"/>
        </w:rPr>
        <w:t xml:space="preserve">, </w:t>
      </w:r>
      <w:r w:rsidRPr="00147AD4">
        <w:rPr>
          <w:rFonts w:ascii="Calibri" w:hAnsi="Calibri" w:cs="Calibri"/>
          <w:i/>
          <w:iCs/>
        </w:rPr>
        <w:t>94</w:t>
      </w:r>
      <w:r w:rsidRPr="00147AD4">
        <w:rPr>
          <w:rFonts w:ascii="Calibri" w:hAnsi="Calibri" w:cs="Calibri"/>
        </w:rPr>
        <w:t>(3), 849–873. https://doi.org/10.1111/brv.12480</w:t>
      </w:r>
    </w:p>
    <w:p w14:paraId="25C33FAA" w14:textId="77777777" w:rsidR="00147AD4" w:rsidRPr="00147AD4" w:rsidRDefault="00147AD4" w:rsidP="00147AD4">
      <w:pPr>
        <w:pStyle w:val="Bibliography"/>
        <w:rPr>
          <w:rFonts w:ascii="Calibri" w:hAnsi="Calibri" w:cs="Calibri"/>
        </w:rPr>
      </w:pPr>
      <w:r w:rsidRPr="00147AD4">
        <w:rPr>
          <w:rFonts w:ascii="Calibri" w:hAnsi="Calibri" w:cs="Calibri"/>
        </w:rPr>
        <w:t xml:space="preserve">Rhee, G. ‐Y, &amp; Gotham, I. J. (1980). OPTIMUM N:P RATIOS AND COEXISTENCE OF PLANKTONIC ALGAE1. </w:t>
      </w:r>
      <w:r w:rsidRPr="00147AD4">
        <w:rPr>
          <w:rFonts w:ascii="Calibri" w:hAnsi="Calibri" w:cs="Calibri"/>
          <w:i/>
          <w:iCs/>
        </w:rPr>
        <w:t>Journal of Phycology</w:t>
      </w:r>
      <w:r w:rsidRPr="00147AD4">
        <w:rPr>
          <w:rFonts w:ascii="Calibri" w:hAnsi="Calibri" w:cs="Calibri"/>
        </w:rPr>
        <w:t xml:space="preserve">, </w:t>
      </w:r>
      <w:r w:rsidRPr="00147AD4">
        <w:rPr>
          <w:rFonts w:ascii="Calibri" w:hAnsi="Calibri" w:cs="Calibri"/>
          <w:i/>
          <w:iCs/>
        </w:rPr>
        <w:t>16</w:t>
      </w:r>
      <w:r w:rsidRPr="00147AD4">
        <w:rPr>
          <w:rFonts w:ascii="Calibri" w:hAnsi="Calibri" w:cs="Calibri"/>
        </w:rPr>
        <w:t>(4), 486–489. https://doi.org/10.1111/J.1529-8817.1980.TB03065.X</w:t>
      </w:r>
    </w:p>
    <w:p w14:paraId="4E6E2FDA" w14:textId="77777777" w:rsidR="00147AD4" w:rsidRPr="00147AD4" w:rsidRDefault="00147AD4" w:rsidP="00147AD4">
      <w:pPr>
        <w:pStyle w:val="Bibliography"/>
        <w:rPr>
          <w:rFonts w:ascii="Calibri" w:hAnsi="Calibri" w:cs="Calibri"/>
        </w:rPr>
      </w:pPr>
      <w:r w:rsidRPr="00147AD4">
        <w:rPr>
          <w:rFonts w:ascii="Calibri" w:hAnsi="Calibri" w:cs="Calibri"/>
        </w:rPr>
        <w:t xml:space="preserve">Sabo, R. D., Clark, C. M., Gibbs, D. A., Metson, G. S., Todd, M. J., LeDuc, S. D., Greiner, D., Fry, M. M., Polinsky, R., Yang, Q., Tian, H., &amp; Compton, J. E. (2021). Phosphorus Inventory for the Conterminous United States (2002–2012). </w:t>
      </w:r>
      <w:r w:rsidRPr="00147AD4">
        <w:rPr>
          <w:rFonts w:ascii="Calibri" w:hAnsi="Calibri" w:cs="Calibri"/>
          <w:i/>
          <w:iCs/>
        </w:rPr>
        <w:t>Journal of Geophysical Research: Biogeosciences</w:t>
      </w:r>
      <w:r w:rsidRPr="00147AD4">
        <w:rPr>
          <w:rFonts w:ascii="Calibri" w:hAnsi="Calibri" w:cs="Calibri"/>
        </w:rPr>
        <w:t xml:space="preserve">, </w:t>
      </w:r>
      <w:r w:rsidRPr="00147AD4">
        <w:rPr>
          <w:rFonts w:ascii="Calibri" w:hAnsi="Calibri" w:cs="Calibri"/>
          <w:i/>
          <w:iCs/>
        </w:rPr>
        <w:t>126</w:t>
      </w:r>
      <w:r w:rsidRPr="00147AD4">
        <w:rPr>
          <w:rFonts w:ascii="Calibri" w:hAnsi="Calibri" w:cs="Calibri"/>
        </w:rPr>
        <w:t>(4), e2020JG005684. https://doi.org/10.1029/2020JG005684</w:t>
      </w:r>
    </w:p>
    <w:p w14:paraId="742EA8E4" w14:textId="77777777" w:rsidR="00147AD4" w:rsidRPr="00147AD4" w:rsidRDefault="00147AD4" w:rsidP="00147AD4">
      <w:pPr>
        <w:pStyle w:val="Bibliography"/>
        <w:rPr>
          <w:rFonts w:ascii="Calibri" w:hAnsi="Calibri" w:cs="Calibri"/>
        </w:rPr>
      </w:pPr>
      <w:r w:rsidRPr="00147AD4">
        <w:rPr>
          <w:rFonts w:ascii="Calibri" w:hAnsi="Calibri" w:cs="Calibri"/>
        </w:rPr>
        <w:t xml:space="preserve">Sinha, E., Michalak, A. M., &amp; Balaji, V. (2017). Eutrophication will increase during the 21st century as a result of precipitation changes.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357</w:t>
      </w:r>
      <w:r w:rsidRPr="00147AD4">
        <w:rPr>
          <w:rFonts w:ascii="Calibri" w:hAnsi="Calibri" w:cs="Calibri"/>
        </w:rPr>
        <w:t>(6349), 405–408. https://doi.org/10.1126/science.aan2409</w:t>
      </w:r>
    </w:p>
    <w:p w14:paraId="3D1225D8" w14:textId="77777777" w:rsidR="00147AD4" w:rsidRPr="00147AD4" w:rsidRDefault="00147AD4" w:rsidP="00147AD4">
      <w:pPr>
        <w:pStyle w:val="Bibliography"/>
        <w:rPr>
          <w:rFonts w:ascii="Calibri" w:hAnsi="Calibri" w:cs="Calibri"/>
        </w:rPr>
      </w:pPr>
      <w:r w:rsidRPr="00147AD4">
        <w:rPr>
          <w:rFonts w:ascii="Calibri" w:hAnsi="Calibri" w:cs="Calibri"/>
        </w:rPr>
        <w:t xml:space="preserve">Smith, V. H., &amp; Schindler, D. W. (2009). Eutrophication science: Where do we go from here? </w:t>
      </w:r>
      <w:r w:rsidRPr="00147AD4">
        <w:rPr>
          <w:rFonts w:ascii="Calibri" w:hAnsi="Calibri" w:cs="Calibri"/>
          <w:i/>
          <w:iCs/>
        </w:rPr>
        <w:t>Trends in Ecology &amp; Evolution</w:t>
      </w:r>
      <w:r w:rsidRPr="00147AD4">
        <w:rPr>
          <w:rFonts w:ascii="Calibri" w:hAnsi="Calibri" w:cs="Calibri"/>
        </w:rPr>
        <w:t xml:space="preserve">, </w:t>
      </w:r>
      <w:r w:rsidRPr="00147AD4">
        <w:rPr>
          <w:rFonts w:ascii="Calibri" w:hAnsi="Calibri" w:cs="Calibri"/>
          <w:i/>
          <w:iCs/>
        </w:rPr>
        <w:t>24</w:t>
      </w:r>
      <w:r w:rsidRPr="00147AD4">
        <w:rPr>
          <w:rFonts w:ascii="Calibri" w:hAnsi="Calibri" w:cs="Calibri"/>
        </w:rPr>
        <w:t>(4), 201–207. https://doi.org/10.1016/J.TREE.2008.11.009</w:t>
      </w:r>
    </w:p>
    <w:p w14:paraId="7C42A269" w14:textId="77777777" w:rsidR="00147AD4" w:rsidRPr="00147AD4" w:rsidRDefault="00147AD4" w:rsidP="00147AD4">
      <w:pPr>
        <w:pStyle w:val="Bibliography"/>
        <w:rPr>
          <w:rFonts w:ascii="Calibri" w:hAnsi="Calibri" w:cs="Calibri"/>
        </w:rPr>
      </w:pPr>
      <w:r w:rsidRPr="00147AD4">
        <w:rPr>
          <w:rFonts w:ascii="Calibri" w:hAnsi="Calibri" w:cs="Calibri"/>
        </w:rPr>
        <w:t xml:space="preserve">Sterner, R. Warner., &amp; Elser, J. J. (2002). </w:t>
      </w:r>
      <w:r w:rsidRPr="00147AD4">
        <w:rPr>
          <w:rFonts w:ascii="Calibri" w:hAnsi="Calibri" w:cs="Calibri"/>
          <w:i/>
          <w:iCs/>
        </w:rPr>
        <w:t>Ecological stoichiometry: The biology of elements from molecules to the biosphere</w:t>
      </w:r>
      <w:r w:rsidRPr="00147AD4">
        <w:rPr>
          <w:rFonts w:ascii="Calibri" w:hAnsi="Calibri" w:cs="Calibri"/>
        </w:rPr>
        <w:t>.</w:t>
      </w:r>
    </w:p>
    <w:p w14:paraId="235D9945"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Stutter, M. I., Graeber, D., Evans, C. D., Wade, A. J., &amp; Withers, P. J. A. (2018). Balancing macronutrient stoichiometry to alleviate eutrophication. </w:t>
      </w:r>
      <w:r w:rsidRPr="00147AD4">
        <w:rPr>
          <w:rFonts w:ascii="Calibri" w:hAnsi="Calibri" w:cs="Calibri"/>
          <w:i/>
          <w:iCs/>
        </w:rPr>
        <w:t>Science of The Total Environment</w:t>
      </w:r>
      <w:r w:rsidRPr="00147AD4">
        <w:rPr>
          <w:rFonts w:ascii="Calibri" w:hAnsi="Calibri" w:cs="Calibri"/>
        </w:rPr>
        <w:t xml:space="preserve">, </w:t>
      </w:r>
      <w:r w:rsidRPr="00147AD4">
        <w:rPr>
          <w:rFonts w:ascii="Calibri" w:hAnsi="Calibri" w:cs="Calibri"/>
          <w:i/>
          <w:iCs/>
        </w:rPr>
        <w:t>634</w:t>
      </w:r>
      <w:r w:rsidRPr="00147AD4">
        <w:rPr>
          <w:rFonts w:ascii="Calibri" w:hAnsi="Calibri" w:cs="Calibri"/>
        </w:rPr>
        <w:t>, 439–447. https://doi.org/10.1016/J.SCITOTENV.2018.03.298</w:t>
      </w:r>
    </w:p>
    <w:p w14:paraId="58CDC11C"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(2007a). Survey of the Nation’s Lakes. Field Operations Manual. EPA 841-B-07- 004.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https://www.epa.gov/national-aquatic-resource-surveys/national-lakes-assessment-2007-field-operations-manual</w:t>
      </w:r>
    </w:p>
    <w:p w14:paraId="68762F3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(2007b). Survey of the Nation’s Lakes: Integrated Quality Assurance Project Plan. EPA/841-B-07-003. </w:t>
      </w:r>
      <w:r w:rsidRPr="00147AD4">
        <w:rPr>
          <w:rFonts w:ascii="Calibri" w:hAnsi="Calibri" w:cs="Calibri"/>
          <w:i/>
          <w:iCs/>
        </w:rPr>
        <w:t>U.S. Environmental Protection Agency, Office of Water and Office of Research and Development, Washington, DC</w:t>
      </w:r>
      <w:r w:rsidRPr="00147AD4">
        <w:rPr>
          <w:rFonts w:ascii="Calibri" w:hAnsi="Calibri" w:cs="Calibri"/>
        </w:rPr>
        <w:t>. https://www.epa.gov/national-aquatic-resource-surveys/national-lakes-assessment-2007-quality-assurance-project-plan</w:t>
      </w:r>
    </w:p>
    <w:p w14:paraId="18FEBF08"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(2010). </w:t>
      </w:r>
      <w:r w:rsidRPr="00147AD4">
        <w:rPr>
          <w:rFonts w:ascii="Calibri" w:hAnsi="Calibri" w:cs="Calibri"/>
          <w:i/>
          <w:iCs/>
        </w:rPr>
        <w:t>National Aquatic Resource Surveys. National Lakes Assessment 2007 (data and metadata files)</w:t>
      </w:r>
      <w:r w:rsidRPr="00147AD4">
        <w:rPr>
          <w:rFonts w:ascii="Calibri" w:hAnsi="Calibri" w:cs="Calibri"/>
        </w:rPr>
        <w:t>. Available from U.S. EPA website: http://www.epa.gov/national-aquatic-resource-surveys/data-national-aquatic-resource-surveys</w:t>
      </w:r>
    </w:p>
    <w:p w14:paraId="7FF34C27"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(2017a). National Lakes Assessment 2017. Field Operations Manual. EPA 841-B-16-002.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https://www.epa.gov/national-aquatic-resource-surveys/national-lakes-assessment-2017-field-operations-manual</w:t>
      </w:r>
    </w:p>
    <w:p w14:paraId="33BD617D"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(2017b). National Lakes Assessment 2017. Laboratory Operations Manual. V.1.1. EPA 841‐B‐16‐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https://www.epa.gov/national-aquatic-resource-surveys/national-lakes-assessment-2017-laboratory-operations-manual</w:t>
      </w:r>
    </w:p>
    <w:p w14:paraId="0351D2D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(2022a). </w:t>
      </w:r>
      <w:r w:rsidRPr="00147AD4">
        <w:rPr>
          <w:rFonts w:ascii="Calibri" w:hAnsi="Calibri" w:cs="Calibri"/>
          <w:i/>
          <w:iCs/>
        </w:rPr>
        <w:t>National Aquatic Resource Surveys. National Lakes Assessment 2017 (data and metadata files)</w:t>
      </w:r>
      <w:r w:rsidRPr="00147AD4">
        <w:rPr>
          <w:rFonts w:ascii="Calibri" w:hAnsi="Calibri" w:cs="Calibri"/>
        </w:rPr>
        <w:t>. Available from U.S. EPA website: http://www.epa.gov/national-aquatic-resource-surveys/data-national-aquatic-resource-surveys</w:t>
      </w:r>
    </w:p>
    <w:p w14:paraId="7512B1E2"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(2022b). National Lakes Assessment 2017: Technical Support Document. EPA 841‐R‐22‐001. </w:t>
      </w:r>
      <w:r w:rsidRPr="00147AD4">
        <w:rPr>
          <w:rFonts w:ascii="Calibri" w:hAnsi="Calibri" w:cs="Calibri"/>
          <w:i/>
          <w:iCs/>
        </w:rPr>
        <w:t>U.S. Environmental Protection Agency, Office of Water and Office of Research and Development</w:t>
      </w:r>
      <w:r w:rsidRPr="00147AD4">
        <w:rPr>
          <w:rFonts w:ascii="Calibri" w:hAnsi="Calibri" w:cs="Calibri"/>
        </w:rPr>
        <w:t>. https://www.epa.gov/national-aquatic-resource-surveys/national-lakes-assessment-2017-technical-support-document</w:t>
      </w:r>
    </w:p>
    <w:p w14:paraId="693F3040"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Gibson, G., Carlson, R., Simpson, J., Smeltzer, E., Gerritson, J., Chapra, S., Heiskary, S., Jones, J., &amp; Kennedy, R. (2000). </w:t>
      </w:r>
      <w:r w:rsidRPr="00147AD4">
        <w:rPr>
          <w:rFonts w:ascii="Calibri" w:hAnsi="Calibri" w:cs="Calibri"/>
          <w:i/>
          <w:iCs/>
        </w:rPr>
        <w:t>Nutrient Criteria Technical Guidance Manual Lakes and Reservoirs. EPA-822-B00-001.</w:t>
      </w:r>
      <w:r w:rsidRPr="00147AD4">
        <w:rPr>
          <w:rFonts w:ascii="Calibri" w:hAnsi="Calibri" w:cs="Calibri"/>
        </w:rPr>
        <w:t xml:space="preserve"> 232.</w:t>
      </w:r>
    </w:p>
    <w:p w14:paraId="382AEF7A" w14:textId="77777777" w:rsidR="00147AD4" w:rsidRPr="00147AD4" w:rsidRDefault="00147AD4" w:rsidP="00147AD4">
      <w:pPr>
        <w:pStyle w:val="Bibliography"/>
        <w:rPr>
          <w:rFonts w:ascii="Calibri" w:hAnsi="Calibri" w:cs="Calibri"/>
        </w:rPr>
      </w:pPr>
      <w:r w:rsidRPr="00147AD4">
        <w:rPr>
          <w:rFonts w:ascii="Calibri" w:hAnsi="Calibri" w:cs="Calibri"/>
        </w:rPr>
        <w:t xml:space="preserve">Wetzel, R. G. (2001). </w:t>
      </w:r>
      <w:r w:rsidRPr="00147AD4">
        <w:rPr>
          <w:rFonts w:ascii="Calibri" w:hAnsi="Calibri" w:cs="Calibri"/>
          <w:i/>
          <w:iCs/>
        </w:rPr>
        <w:t>Limnology</w:t>
      </w:r>
      <w:r w:rsidRPr="00147AD4">
        <w:rPr>
          <w:rFonts w:ascii="Calibri" w:hAnsi="Calibri" w:cs="Calibri"/>
        </w:rPr>
        <w:t>. Academic Press.</w:t>
      </w:r>
    </w:p>
    <w:p w14:paraId="6231E832" w14:textId="77777777" w:rsidR="00147AD4" w:rsidRPr="00147AD4" w:rsidRDefault="00147AD4" w:rsidP="00147AD4">
      <w:pPr>
        <w:pStyle w:val="Bibliography"/>
        <w:rPr>
          <w:rFonts w:ascii="Calibri" w:hAnsi="Calibri" w:cs="Calibri"/>
        </w:rPr>
      </w:pPr>
      <w:r w:rsidRPr="00147AD4">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147AD4">
        <w:rPr>
          <w:rFonts w:ascii="Calibri" w:hAnsi="Calibri" w:cs="Calibri"/>
          <w:i/>
          <w:iCs/>
        </w:rPr>
        <w:t>Journal of Open Source Software</w:t>
      </w:r>
      <w:r w:rsidRPr="00147AD4">
        <w:rPr>
          <w:rFonts w:ascii="Calibri" w:hAnsi="Calibri" w:cs="Calibri"/>
        </w:rPr>
        <w:t xml:space="preserve">, </w:t>
      </w:r>
      <w:r w:rsidRPr="00147AD4">
        <w:rPr>
          <w:rFonts w:ascii="Calibri" w:hAnsi="Calibri" w:cs="Calibri"/>
          <w:i/>
          <w:iCs/>
        </w:rPr>
        <w:t>4</w:t>
      </w:r>
      <w:r w:rsidRPr="00147AD4">
        <w:rPr>
          <w:rFonts w:ascii="Calibri" w:hAnsi="Calibri" w:cs="Calibri"/>
        </w:rPr>
        <w:t>(43), 1686. https://doi.org/10.21105/joss.01686</w:t>
      </w:r>
    </w:p>
    <w:p w14:paraId="2FA5ADF1" w14:textId="77777777" w:rsidR="00147AD4" w:rsidRPr="00147AD4" w:rsidRDefault="00147AD4" w:rsidP="00147AD4">
      <w:pPr>
        <w:pStyle w:val="Bibliography"/>
        <w:rPr>
          <w:rFonts w:ascii="Calibri" w:hAnsi="Calibri" w:cs="Calibri"/>
        </w:rPr>
      </w:pPr>
      <w:r w:rsidRPr="00147AD4">
        <w:rPr>
          <w:rFonts w:ascii="Calibri" w:hAnsi="Calibri" w:cs="Calibri"/>
        </w:rPr>
        <w:t xml:space="preserve">Wurtsbaugh, W. A., Paerl, H. W., &amp; Dodds, W. K. (2019). Nutrients, eutrophication and harmful algal blooms along the freshwater to marine continuum. </w:t>
      </w:r>
      <w:r w:rsidRPr="00147AD4">
        <w:rPr>
          <w:rFonts w:ascii="Calibri" w:hAnsi="Calibri" w:cs="Calibri"/>
          <w:i/>
          <w:iCs/>
        </w:rPr>
        <w:t>WIREs Water</w:t>
      </w:r>
      <w:r w:rsidRPr="00147AD4">
        <w:rPr>
          <w:rFonts w:ascii="Calibri" w:hAnsi="Calibri" w:cs="Calibri"/>
        </w:rPr>
        <w:t xml:space="preserve">, </w:t>
      </w:r>
      <w:r w:rsidRPr="00147AD4">
        <w:rPr>
          <w:rFonts w:ascii="Calibri" w:hAnsi="Calibri" w:cs="Calibri"/>
          <w:i/>
          <w:iCs/>
        </w:rPr>
        <w:t>6</w:t>
      </w:r>
      <w:r w:rsidRPr="00147AD4">
        <w:rPr>
          <w:rFonts w:ascii="Calibri" w:hAnsi="Calibri" w:cs="Calibri"/>
        </w:rPr>
        <w:t>(5), e1373. https://doi.org/10.1002/wat2.1373</w:t>
      </w:r>
    </w:p>
    <w:p w14:paraId="020EBFFC" w14:textId="77777777" w:rsidR="00147AD4" w:rsidRPr="00147AD4" w:rsidRDefault="00147AD4" w:rsidP="00147AD4">
      <w:pPr>
        <w:pStyle w:val="Bibliography"/>
        <w:rPr>
          <w:rFonts w:ascii="Calibri" w:hAnsi="Calibri" w:cs="Calibri"/>
        </w:rPr>
      </w:pPr>
      <w:r w:rsidRPr="00147AD4">
        <w:rPr>
          <w:rFonts w:ascii="Calibri" w:hAnsi="Calibri" w:cs="Calibri"/>
        </w:rPr>
        <w:t xml:space="preserve">Yao, X., Zhang, Y., Zhang, L., &amp; Zhou, Y. (2018). A bibliometric review of nitrogen research in eutrophic lakes and reservoirs. </w:t>
      </w:r>
      <w:r w:rsidRPr="00147AD4">
        <w:rPr>
          <w:rFonts w:ascii="Calibri" w:hAnsi="Calibri" w:cs="Calibri"/>
          <w:i/>
          <w:iCs/>
        </w:rPr>
        <w:t>Journal of Environmental Sciences</w:t>
      </w:r>
      <w:r w:rsidRPr="00147AD4">
        <w:rPr>
          <w:rFonts w:ascii="Calibri" w:hAnsi="Calibri" w:cs="Calibri"/>
        </w:rPr>
        <w:t xml:space="preserve">, </w:t>
      </w:r>
      <w:r w:rsidRPr="00147AD4">
        <w:rPr>
          <w:rFonts w:ascii="Calibri" w:hAnsi="Calibri" w:cs="Calibri"/>
          <w:i/>
          <w:iCs/>
        </w:rPr>
        <w:t>66</w:t>
      </w:r>
      <w:r w:rsidRPr="00147AD4">
        <w:rPr>
          <w:rFonts w:ascii="Calibri" w:hAnsi="Calibri" w:cs="Calibri"/>
        </w:rPr>
        <w:t>, 274–285. https://doi.org/10.1016/j.jes.2016.10.022</w:t>
      </w:r>
    </w:p>
    <w:p w14:paraId="339EC9CB" w14:textId="1368E825"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sey Ruehling" w:date="2022-09-13T13:59:00Z" w:initials="KR">
    <w:p w14:paraId="0C1D1AD6" w14:textId="2B6136DA" w:rsidR="00D613B6" w:rsidRDefault="00D613B6">
      <w:pPr>
        <w:pStyle w:val="CommentText"/>
      </w:pPr>
      <w:r>
        <w:rPr>
          <w:rStyle w:val="CommentReference"/>
        </w:rPr>
        <w:annotationRef/>
      </w:r>
      <w:r>
        <w:t xml:space="preserve">As you will see in my comments below I get really confused by these methods and some of your choices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8"/>
          </mc:Choice>
          <mc:Fallback>
            <w:t>🙈</w:t>
          </mc:Fallback>
        </mc:AlternateContent>
      </w:r>
      <w:r>
        <w:t xml:space="preserve"> Something that might aid the reader here is a higher-level summary of these decisions or the workflow. It might be okay to switch from DIN:TP in the “limitation calculation” to then relying on TN:TP for the “statistical analyses” but right now the relevance is kind of disjointed and confusing to me personally (as you can tell by my comments in lab meeting lol)</w:t>
      </w:r>
      <w:r w:rsidRPr="001D5908">
        <w:rPr>
          <w:b/>
        </w:rPr>
        <w:t xml:space="preserve">. Could you start by describing </w:t>
      </w:r>
      <w:r>
        <w:rPr>
          <w:b/>
        </w:rPr>
        <w:t>(</w:t>
      </w:r>
      <w:r w:rsidRPr="001D5908">
        <w:rPr>
          <w:b/>
        </w:rPr>
        <w:t>very high level</w:t>
      </w:r>
      <w:r>
        <w:rPr>
          <w:b/>
        </w:rPr>
        <w:t>)</w:t>
      </w:r>
      <w:r w:rsidRPr="001D5908">
        <w:rPr>
          <w:b/>
        </w:rPr>
        <w:t xml:space="preserve"> how each of these two approaches will answer your specific</w:t>
      </w:r>
      <w:r>
        <w:rPr>
          <w:b/>
        </w:rPr>
        <w:t xml:space="preserve"> research</w:t>
      </w:r>
      <w:r w:rsidRPr="001D5908">
        <w:rPr>
          <w:b/>
        </w:rPr>
        <w:t xml:space="preserve"> question</w:t>
      </w:r>
      <w:r>
        <w:rPr>
          <w:b/>
        </w:rPr>
        <w:t>s</w:t>
      </w:r>
      <w:r w:rsidRPr="001D5908">
        <w:rPr>
          <w:b/>
        </w:rPr>
        <w:t>?</w:t>
      </w:r>
      <w:r>
        <w:t xml:space="preserve"> </w:t>
      </w:r>
    </w:p>
  </w:comment>
  <w:comment w:id="1" w:author="Kelsey Ruehling" w:date="2022-09-13T14:05:00Z" w:initials="KR">
    <w:p w14:paraId="42514FC2" w14:textId="5D752D06" w:rsidR="00D613B6" w:rsidRDefault="00D613B6">
      <w:pPr>
        <w:pStyle w:val="CommentText"/>
      </w:pPr>
      <w:r>
        <w:rPr>
          <w:rStyle w:val="CommentReference"/>
        </w:rPr>
        <w:annotationRef/>
      </w:r>
      <w:r>
        <w:t>Does this paragraph correspond to a figure? Does it answer any of you main research Qs?</w:t>
      </w:r>
    </w:p>
  </w:comment>
  <w:comment w:id="2" w:author="Kelsey Ruehling" w:date="2022-09-13T14:03:00Z" w:initials="KR">
    <w:p w14:paraId="46176BEC" w14:textId="2D6A11F6" w:rsidR="00D613B6" w:rsidRDefault="00D613B6">
      <w:pPr>
        <w:pStyle w:val="CommentText"/>
      </w:pPr>
      <w:r>
        <w:rPr>
          <w:rStyle w:val="CommentReference"/>
        </w:rPr>
        <w:annotationRef/>
      </w:r>
      <w:r>
        <w:t xml:space="preserve">EPA people love statistics. I know you probably used the change.analysis function or some other in the spsurvey package to assess this, but what statistical test did you run? You can add it in parentheses here or elaborate a little more in the paragraph above if it can’t be described in a few words. </w:t>
      </w:r>
    </w:p>
  </w:comment>
  <w:comment w:id="3" w:author="Kelsey Ruehling" w:date="2022-09-13T16:48:00Z" w:initials="KR">
    <w:p w14:paraId="6DC2A367" w14:textId="65F534CD" w:rsidR="00D613B6" w:rsidRDefault="00D613B6">
      <w:pPr>
        <w:pStyle w:val="CommentText"/>
      </w:pPr>
      <w:r>
        <w:rPr>
          <w:rStyle w:val="CommentReference"/>
        </w:rPr>
        <w:annotationRef/>
      </w:r>
      <w:r>
        <w:t xml:space="preserve">Can you show a panel in Figure 7 that shows % differences in lakes 2007-2017 with trophic state on the x-axis but not faceting? That would describe this result. </w:t>
      </w:r>
    </w:p>
  </w:comment>
  <w:comment w:id="4" w:author="Kelsey Ruehling" w:date="2022-09-13T16:54:00Z" w:initials="KR">
    <w:p w14:paraId="5E364166" w14:textId="52046928" w:rsidR="00D613B6" w:rsidRDefault="00D613B6">
      <w:pPr>
        <w:pStyle w:val="CommentText"/>
      </w:pPr>
      <w:r>
        <w:rPr>
          <w:rStyle w:val="CommentReference"/>
        </w:rPr>
        <w:annotationRef/>
      </w:r>
      <w:r>
        <w:t>I thought this result was totally WILD so I tried to emphasize it a bit more here</w:t>
      </w:r>
    </w:p>
  </w:comment>
  <w:comment w:id="6" w:author="Kelsey Ruehling" w:date="2022-09-13T16:56:00Z" w:initials="KR">
    <w:p w14:paraId="15E67901" w14:textId="6C0577E8" w:rsidR="00D613B6" w:rsidRDefault="00D613B6">
      <w:pPr>
        <w:pStyle w:val="CommentText"/>
      </w:pPr>
      <w:r>
        <w:rPr>
          <w:rStyle w:val="CommentReference"/>
        </w:rPr>
        <w:annotationRef/>
      </w:r>
      <w:r>
        <w:t xml:space="preserve">Same suggestion as above. Maybe actually show this result on a panel? </w:t>
      </w:r>
    </w:p>
  </w:comment>
  <w:comment w:id="9" w:author="Kelsey Ruehling" w:date="2022-09-13T16:58:00Z" w:initials="KR">
    <w:p w14:paraId="49E82CF5" w14:textId="67835571" w:rsidR="0087176F" w:rsidRPr="0087176F" w:rsidRDefault="0087176F">
      <w:pPr>
        <w:pStyle w:val="CommentText"/>
      </w:pPr>
      <w:r>
        <w:rPr>
          <w:rStyle w:val="CommentReference"/>
        </w:rPr>
        <w:annotationRef/>
      </w:r>
      <w:r>
        <w:t xml:space="preserve">Too strong potentially? Maybe something like “TN was more strongly correlated with chlorophyll </w:t>
      </w:r>
      <w:r>
        <w:rPr>
          <w:i/>
        </w:rPr>
        <w:t>a</w:t>
      </w:r>
      <w:r>
        <w:t xml:space="preserve"> compared to lakes in the eastern U.S.”</w:t>
      </w:r>
    </w:p>
  </w:comment>
  <w:comment w:id="10" w:author="Kelsey Ruehling" w:date="2022-09-13T16:59:00Z" w:initials="KR">
    <w:p w14:paraId="2265F32E" w14:textId="56F3B923" w:rsidR="0087176F" w:rsidRDefault="0087176F">
      <w:pPr>
        <w:pStyle w:val="CommentText"/>
      </w:pPr>
      <w:r>
        <w:rPr>
          <w:rStyle w:val="CommentReference"/>
        </w:rPr>
        <w:annotationRef/>
      </w:r>
      <w:r>
        <w:t xml:space="preserve">And N deposition rates, in addition to terrestrial N export into lakes, is just WAY way lower in the western U.S. </w:t>
      </w:r>
    </w:p>
  </w:comment>
  <w:comment w:id="11" w:author="Kelsey Ruehling" w:date="2022-09-13T17:00:00Z" w:initials="KR">
    <w:p w14:paraId="70C6FC91" w14:textId="243163C7" w:rsidR="0087176F" w:rsidRDefault="0087176F">
      <w:pPr>
        <w:pStyle w:val="CommentText"/>
      </w:pPr>
      <w:r>
        <w:rPr>
          <w:rStyle w:val="CommentReference"/>
        </w:rPr>
        <w:annotationRef/>
      </w:r>
      <w:r>
        <w:t>And/or understanding these differences can inform region-specific management strategies to mitigate the impacts of eutrophication</w:t>
      </w:r>
    </w:p>
  </w:comment>
  <w:comment w:id="12" w:author="Kelsey Ruehling" w:date="2022-09-13T17:01:00Z" w:initials="KR">
    <w:p w14:paraId="4CEAE270" w14:textId="463A2DE8" w:rsidR="0087176F" w:rsidRDefault="0087176F">
      <w:pPr>
        <w:pStyle w:val="CommentText"/>
      </w:pPr>
      <w:r>
        <w:rPr>
          <w:rStyle w:val="CommentReference"/>
        </w:rPr>
        <w:annotationRef/>
      </w:r>
      <w:r>
        <w:t>I think this is a really valuable insight for your analysis! Like I said elsewhere, making this an objective or part of your research questions up front will help with continuity throughout the manuscript. EPA is super management-drive obviously, so showing how the dataset used influences your conclusions *should* be super relevant to them</w:t>
      </w:r>
    </w:p>
  </w:comment>
  <w:comment w:id="14" w:author="Kelsey Ruehling" w:date="2022-09-13T17:01:00Z" w:initials="KR">
    <w:p w14:paraId="5A3C2E5D" w14:textId="582CC988" w:rsidR="0087176F" w:rsidRDefault="0087176F">
      <w:pPr>
        <w:pStyle w:val="CommentText"/>
      </w:pPr>
      <w:r>
        <w:rPr>
          <w:rStyle w:val="CommentReference"/>
        </w:rPr>
        <w:annotationRef/>
      </w:r>
      <w:r>
        <w:t>Is the error larger in the re-sampled lakes generally? Just curious</w:t>
      </w:r>
    </w:p>
  </w:comment>
  <w:comment w:id="15" w:author="Kelsey Ruehling" w:date="2022-09-13T17:05:00Z" w:initials="KR">
    <w:p w14:paraId="7A2FDB27" w14:textId="2227CC16" w:rsidR="0087176F" w:rsidRDefault="0087176F">
      <w:pPr>
        <w:pStyle w:val="CommentText"/>
      </w:pPr>
      <w:r>
        <w:rPr>
          <w:rStyle w:val="CommentReference"/>
        </w:rPr>
        <w:annotationRef/>
      </w:r>
      <w:r>
        <w:t xml:space="preserve">You can consider tucking these “study limitation” points a little later in the discussion because they kind of distract from the main points of 2a and 2b above. </w:t>
      </w:r>
    </w:p>
  </w:comment>
  <w:comment w:id="16" w:author="Kelsey Ruehling" w:date="2022-09-13T17:05:00Z" w:initials="KR">
    <w:p w14:paraId="068E7C2E" w14:textId="7E75A534" w:rsidR="0087176F" w:rsidRPr="0087176F" w:rsidRDefault="0087176F">
      <w:pPr>
        <w:pStyle w:val="CommentText"/>
      </w:pPr>
      <w:r>
        <w:rPr>
          <w:rStyle w:val="CommentReference"/>
        </w:rPr>
        <w:annotationRef/>
      </w:r>
      <w:r>
        <w:t xml:space="preserve">Considering moving this up front but keep it super high level and avoid just regurgitating the results again. Think about how you can tie this into the introduction: your study clearly show just how much nutrient limitation varies through space </w:t>
      </w:r>
      <w:r>
        <w:rPr>
          <w:b/>
        </w:rPr>
        <w:t xml:space="preserve">and </w:t>
      </w:r>
      <w:r>
        <w:t xml:space="preserve">time </w:t>
      </w:r>
      <w:r>
        <w:rPr>
          <w:i/>
        </w:rPr>
        <w:t>and</w:t>
      </w:r>
      <w:r>
        <w:t xml:space="preserve"> by trophic state. This is very cool! And kind of throws shade at the people who waste their time </w:t>
      </w:r>
      <w:r w:rsidR="00EF7171">
        <w:t>arguing about whether N or P matter :P It’s both.</w:t>
      </w:r>
    </w:p>
  </w:comment>
  <w:comment w:id="17" w:author="Kelsey Ruehling" w:date="2022-09-13T17:08:00Z" w:initials="KR">
    <w:p w14:paraId="77E9CDB9" w14:textId="3648B86B" w:rsidR="00EF7171" w:rsidRDefault="00EF7171">
      <w:pPr>
        <w:pStyle w:val="CommentText"/>
      </w:pPr>
      <w:r>
        <w:rPr>
          <w:rStyle w:val="CommentReference"/>
        </w:rPr>
        <w:annotationRef/>
      </w:r>
      <w:r>
        <w:t>This is good. Really lean into the management implications here since a large chunk of the evaluation criteria are “</w:t>
      </w:r>
      <w:r>
        <w:rPr>
          <w:color w:val="000000"/>
        </w:rPr>
        <w:t xml:space="preserve">Overall benefits of the results to the public and </w:t>
      </w:r>
      <w:r>
        <w:t>ability to inform decision making at community, regional, national levels”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1AD6" w15:done="0"/>
  <w15:commentEx w15:paraId="42514FC2" w15:done="0"/>
  <w15:commentEx w15:paraId="46176BEC" w15:done="0"/>
  <w15:commentEx w15:paraId="6DC2A367" w15:done="0"/>
  <w15:commentEx w15:paraId="5E364166" w15:done="0"/>
  <w15:commentEx w15:paraId="15E67901" w15:done="0"/>
  <w15:commentEx w15:paraId="49E82CF5" w15:done="0"/>
  <w15:commentEx w15:paraId="2265F32E" w15:done="0"/>
  <w15:commentEx w15:paraId="70C6FC91" w15:done="0"/>
  <w15:commentEx w15:paraId="4CEAE270" w15:done="0"/>
  <w15:commentEx w15:paraId="5A3C2E5D" w15:done="0"/>
  <w15:commentEx w15:paraId="7A2FDB27" w15:done="0"/>
  <w15:commentEx w15:paraId="068E7C2E" w15:done="0"/>
  <w15:commentEx w15:paraId="77E9CD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1AD6" w16cid:durableId="26CB0B4D"/>
  <w16cid:commentId w16cid:paraId="42514FC2" w16cid:durableId="26CB0CB8"/>
  <w16cid:commentId w16cid:paraId="46176BEC" w16cid:durableId="26CB0C1D"/>
  <w16cid:commentId w16cid:paraId="6DC2A367" w16cid:durableId="26CB32E4"/>
  <w16cid:commentId w16cid:paraId="5E364166" w16cid:durableId="26CB345C"/>
  <w16cid:commentId w16cid:paraId="15E67901" w16cid:durableId="26CB34BF"/>
  <w16cid:commentId w16cid:paraId="49E82CF5" w16cid:durableId="26CB3518"/>
  <w16cid:commentId w16cid:paraId="2265F32E" w16cid:durableId="26CB355E"/>
  <w16cid:commentId w16cid:paraId="70C6FC91" w16cid:durableId="26CB3596"/>
  <w16cid:commentId w16cid:paraId="4CEAE270" w16cid:durableId="26CB35F8"/>
  <w16cid:commentId w16cid:paraId="5A3C2E5D" w16cid:durableId="26CB35DA"/>
  <w16cid:commentId w16cid:paraId="7A2FDB27" w16cid:durableId="26CB36CE"/>
  <w16cid:commentId w16cid:paraId="068E7C2E" w16cid:durableId="26CB36F3"/>
  <w16cid:commentId w16cid:paraId="77E9CDB9" w16cid:durableId="26CB377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803542">
    <w:abstractNumId w:val="12"/>
  </w:num>
  <w:num w:numId="2" w16cid:durableId="1125004059">
    <w:abstractNumId w:val="6"/>
  </w:num>
  <w:num w:numId="3" w16cid:durableId="973414246">
    <w:abstractNumId w:val="14"/>
  </w:num>
  <w:num w:numId="4" w16cid:durableId="1921912788">
    <w:abstractNumId w:val="17"/>
  </w:num>
  <w:num w:numId="5" w16cid:durableId="865364319">
    <w:abstractNumId w:val="8"/>
  </w:num>
  <w:num w:numId="6" w16cid:durableId="219942453">
    <w:abstractNumId w:val="0"/>
  </w:num>
  <w:num w:numId="7" w16cid:durableId="1344551389">
    <w:abstractNumId w:val="1"/>
  </w:num>
  <w:num w:numId="8" w16cid:durableId="249853669">
    <w:abstractNumId w:val="4"/>
  </w:num>
  <w:num w:numId="9" w16cid:durableId="1665746350">
    <w:abstractNumId w:val="10"/>
  </w:num>
  <w:num w:numId="10" w16cid:durableId="1125808167">
    <w:abstractNumId w:val="13"/>
  </w:num>
  <w:num w:numId="11" w16cid:durableId="1596284907">
    <w:abstractNumId w:val="18"/>
  </w:num>
  <w:num w:numId="12" w16cid:durableId="1306083654">
    <w:abstractNumId w:val="3"/>
  </w:num>
  <w:num w:numId="13" w16cid:durableId="640696850">
    <w:abstractNumId w:val="16"/>
  </w:num>
  <w:num w:numId="14" w16cid:durableId="2107382831">
    <w:abstractNumId w:val="15"/>
  </w:num>
  <w:num w:numId="15" w16cid:durableId="1932202765">
    <w:abstractNumId w:val="20"/>
  </w:num>
  <w:num w:numId="16" w16cid:durableId="848641439">
    <w:abstractNumId w:val="21"/>
  </w:num>
  <w:num w:numId="17" w16cid:durableId="492915808">
    <w:abstractNumId w:val="7"/>
  </w:num>
  <w:num w:numId="18" w16cid:durableId="1420446131">
    <w:abstractNumId w:val="5"/>
  </w:num>
  <w:num w:numId="19" w16cid:durableId="1697268292">
    <w:abstractNumId w:val="19"/>
  </w:num>
  <w:num w:numId="20" w16cid:durableId="118424278">
    <w:abstractNumId w:val="2"/>
  </w:num>
  <w:num w:numId="21" w16cid:durableId="690768565">
    <w:abstractNumId w:val="9"/>
  </w:num>
  <w:num w:numId="22" w16cid:durableId="8889018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sey Ruehling">
    <w15:presenceInfo w15:providerId="AD" w15:userId="S::kruehlin@uwyo.edu::6f83f7f3-d32b-46b2-baac-ebb178c57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60CE0"/>
    <w:rsid w:val="00073F69"/>
    <w:rsid w:val="00074284"/>
    <w:rsid w:val="000816BF"/>
    <w:rsid w:val="000A669B"/>
    <w:rsid w:val="000B3480"/>
    <w:rsid w:val="000C21E6"/>
    <w:rsid w:val="000C22CC"/>
    <w:rsid w:val="00120F07"/>
    <w:rsid w:val="00122E7E"/>
    <w:rsid w:val="00141849"/>
    <w:rsid w:val="00145805"/>
    <w:rsid w:val="00146846"/>
    <w:rsid w:val="00147AD4"/>
    <w:rsid w:val="00154D9C"/>
    <w:rsid w:val="0018252A"/>
    <w:rsid w:val="00191473"/>
    <w:rsid w:val="001968F8"/>
    <w:rsid w:val="001A1B65"/>
    <w:rsid w:val="001A3189"/>
    <w:rsid w:val="001B3E73"/>
    <w:rsid w:val="001B5462"/>
    <w:rsid w:val="001C1A71"/>
    <w:rsid w:val="001C24F8"/>
    <w:rsid w:val="001D3902"/>
    <w:rsid w:val="001D47DD"/>
    <w:rsid w:val="001D4AC9"/>
    <w:rsid w:val="001D5908"/>
    <w:rsid w:val="001E720A"/>
    <w:rsid w:val="00200BD5"/>
    <w:rsid w:val="00201673"/>
    <w:rsid w:val="00202DCE"/>
    <w:rsid w:val="0021058E"/>
    <w:rsid w:val="002131B6"/>
    <w:rsid w:val="00221025"/>
    <w:rsid w:val="0022296F"/>
    <w:rsid w:val="00233ADA"/>
    <w:rsid w:val="00256BB4"/>
    <w:rsid w:val="00273846"/>
    <w:rsid w:val="002B7F5F"/>
    <w:rsid w:val="002C106F"/>
    <w:rsid w:val="002C3225"/>
    <w:rsid w:val="002E4B2D"/>
    <w:rsid w:val="002F6299"/>
    <w:rsid w:val="002F7A57"/>
    <w:rsid w:val="003021C4"/>
    <w:rsid w:val="00305C79"/>
    <w:rsid w:val="00310E04"/>
    <w:rsid w:val="00325FCF"/>
    <w:rsid w:val="00357C01"/>
    <w:rsid w:val="00361DB9"/>
    <w:rsid w:val="0036712A"/>
    <w:rsid w:val="00390615"/>
    <w:rsid w:val="003A161B"/>
    <w:rsid w:val="003A2BD5"/>
    <w:rsid w:val="003A6212"/>
    <w:rsid w:val="003B7B33"/>
    <w:rsid w:val="003B7E48"/>
    <w:rsid w:val="003B7F52"/>
    <w:rsid w:val="003D0874"/>
    <w:rsid w:val="003D544E"/>
    <w:rsid w:val="003D6A72"/>
    <w:rsid w:val="003E0D8B"/>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142C"/>
    <w:rsid w:val="005063AA"/>
    <w:rsid w:val="0052032E"/>
    <w:rsid w:val="0053396B"/>
    <w:rsid w:val="00565272"/>
    <w:rsid w:val="00573C09"/>
    <w:rsid w:val="0057476D"/>
    <w:rsid w:val="00575935"/>
    <w:rsid w:val="00596156"/>
    <w:rsid w:val="00596DBE"/>
    <w:rsid w:val="005A62B7"/>
    <w:rsid w:val="005B3F11"/>
    <w:rsid w:val="005B4759"/>
    <w:rsid w:val="005B7E59"/>
    <w:rsid w:val="005C0824"/>
    <w:rsid w:val="005D04F5"/>
    <w:rsid w:val="0060340D"/>
    <w:rsid w:val="00640D61"/>
    <w:rsid w:val="00644FCB"/>
    <w:rsid w:val="006641FE"/>
    <w:rsid w:val="00664BC8"/>
    <w:rsid w:val="006650A6"/>
    <w:rsid w:val="00686B74"/>
    <w:rsid w:val="006947C8"/>
    <w:rsid w:val="006B6B8E"/>
    <w:rsid w:val="006C36B7"/>
    <w:rsid w:val="006C3BD0"/>
    <w:rsid w:val="006C4B42"/>
    <w:rsid w:val="006C692A"/>
    <w:rsid w:val="006D4131"/>
    <w:rsid w:val="006F4543"/>
    <w:rsid w:val="00703E6C"/>
    <w:rsid w:val="00705908"/>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24110"/>
    <w:rsid w:val="00836AB3"/>
    <w:rsid w:val="00844206"/>
    <w:rsid w:val="008448B5"/>
    <w:rsid w:val="0085131D"/>
    <w:rsid w:val="00853C76"/>
    <w:rsid w:val="00855321"/>
    <w:rsid w:val="00862DF4"/>
    <w:rsid w:val="0086514E"/>
    <w:rsid w:val="0087176F"/>
    <w:rsid w:val="0087244E"/>
    <w:rsid w:val="008941B9"/>
    <w:rsid w:val="008B1793"/>
    <w:rsid w:val="008B2133"/>
    <w:rsid w:val="008C05B2"/>
    <w:rsid w:val="008D34FA"/>
    <w:rsid w:val="008D547F"/>
    <w:rsid w:val="008D734E"/>
    <w:rsid w:val="008E03D0"/>
    <w:rsid w:val="008F412F"/>
    <w:rsid w:val="008F4436"/>
    <w:rsid w:val="00912B6C"/>
    <w:rsid w:val="009212AC"/>
    <w:rsid w:val="0093094F"/>
    <w:rsid w:val="009734DF"/>
    <w:rsid w:val="00983BFA"/>
    <w:rsid w:val="00992DD8"/>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0A01"/>
    <w:rsid w:val="00AB6034"/>
    <w:rsid w:val="00AC03F2"/>
    <w:rsid w:val="00AE1B10"/>
    <w:rsid w:val="00AE3978"/>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F16B2"/>
    <w:rsid w:val="00BF16CA"/>
    <w:rsid w:val="00BF27B3"/>
    <w:rsid w:val="00BF57A8"/>
    <w:rsid w:val="00BF59BF"/>
    <w:rsid w:val="00C00FA4"/>
    <w:rsid w:val="00C04F80"/>
    <w:rsid w:val="00C17331"/>
    <w:rsid w:val="00C4231F"/>
    <w:rsid w:val="00C53890"/>
    <w:rsid w:val="00C644E7"/>
    <w:rsid w:val="00C819A4"/>
    <w:rsid w:val="00C960A4"/>
    <w:rsid w:val="00CA635E"/>
    <w:rsid w:val="00CE5B67"/>
    <w:rsid w:val="00CF283A"/>
    <w:rsid w:val="00CF62A5"/>
    <w:rsid w:val="00D12498"/>
    <w:rsid w:val="00D25D79"/>
    <w:rsid w:val="00D425B4"/>
    <w:rsid w:val="00D613B6"/>
    <w:rsid w:val="00D63893"/>
    <w:rsid w:val="00D63C89"/>
    <w:rsid w:val="00D74176"/>
    <w:rsid w:val="00D7757D"/>
    <w:rsid w:val="00D85DE2"/>
    <w:rsid w:val="00D872F3"/>
    <w:rsid w:val="00D915AE"/>
    <w:rsid w:val="00D93C9E"/>
    <w:rsid w:val="00DA0D96"/>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C0347"/>
    <w:rsid w:val="00EC11F4"/>
    <w:rsid w:val="00ED1642"/>
    <w:rsid w:val="00EE2ACD"/>
    <w:rsid w:val="00EF7171"/>
    <w:rsid w:val="00F01B93"/>
    <w:rsid w:val="00F01F11"/>
    <w:rsid w:val="00F15FEA"/>
    <w:rsid w:val="00F24932"/>
    <w:rsid w:val="00F25CD2"/>
    <w:rsid w:val="00F319BB"/>
    <w:rsid w:val="00F320B5"/>
    <w:rsid w:val="00F326CA"/>
    <w:rsid w:val="00F4064F"/>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4171D"/>
    <w:rsid w:val="0074259F"/>
    <w:rsid w:val="007571F9"/>
    <w:rsid w:val="007F5BCB"/>
    <w:rsid w:val="00905C81"/>
    <w:rsid w:val="00994B90"/>
    <w:rsid w:val="009D2428"/>
    <w:rsid w:val="00AA42B9"/>
    <w:rsid w:val="00BF3AC7"/>
    <w:rsid w:val="00BF78D7"/>
    <w:rsid w:val="00C66EC9"/>
    <w:rsid w:val="00D02BE8"/>
    <w:rsid w:val="00D61313"/>
    <w:rsid w:val="00DB07B4"/>
    <w:rsid w:val="00DC2017"/>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17</Pages>
  <Words>19541</Words>
  <Characters>111386</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24</cp:revision>
  <dcterms:created xsi:type="dcterms:W3CDTF">2022-09-15T23:22:00Z</dcterms:created>
  <dcterms:modified xsi:type="dcterms:W3CDTF">2022-09-20T04:09:00Z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id="M8Y1jbjD"/&gt;&lt;style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