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6DDE6" w14:textId="054E7936" w:rsidR="00DA0D96" w:rsidRDefault="00735EBD" w:rsidP="00735EBD">
      <w:pPr>
        <w:pStyle w:val="Heading1"/>
      </w:pPr>
      <w:r>
        <w:t>Introduction</w:t>
      </w:r>
    </w:p>
    <w:p w14:paraId="4B583991" w14:textId="4FD84EC5" w:rsidR="005B4759" w:rsidRDefault="00735EBD" w:rsidP="00EB2BF8">
      <w:r>
        <w:t xml:space="preserve">Enrichment of nitrogen (N) and phosphorus (P) are mainly responsible for eutrophication </w:t>
      </w:r>
      <w:r>
        <w:fldChar w:fldCharType="begin"/>
      </w:r>
      <w:r w:rsidR="0018252A">
        <w:instrText xml:space="preserve"> ADDIN ZOTERO_ITEM CSL_CITATION {"citationID":"wqHHPgU9","properties":{"formattedCitation":"(Wetzel, 2001)","plainCitation":"(Wetzel, 2001)","noteIndex":0},"citationItems":[{"id":539,"uris":["http://zotero.org/users/7424350/items/UD5MEIYZ"],"itemData":{"id":539,"type":"book","event-place":"San Diego","number-of-pages":"-1006","publisher":"Academic Press","publisher-place":"San Diego","title":"Limnology","author":[{"family":"Wetzel","given":"Robert G."}],"issued":{"date-parts":[["2001"]]}}}],"schema":"https://github.com/citation-style-language/schema/raw/master/csl-citation.json"} </w:instrText>
      </w:r>
      <w:r>
        <w:fldChar w:fldCharType="separate"/>
      </w:r>
      <w:r w:rsidRPr="00B51AB9">
        <w:rPr>
          <w:rFonts w:ascii="Calibri" w:hAnsi="Calibri" w:cs="Calibri"/>
        </w:rPr>
        <w:t>(Wetzel, 2001)</w:t>
      </w:r>
      <w:r>
        <w:fldChar w:fldCharType="end"/>
      </w:r>
      <w:r w:rsidR="001968F8">
        <w:t>, one of the biggest</w:t>
      </w:r>
      <w:r w:rsidR="008D547F">
        <w:t>,</w:t>
      </w:r>
      <w:r w:rsidR="001968F8">
        <w:t xml:space="preserve"> often anthropogenically-caused threats to freshwaters </w:t>
      </w:r>
      <w:r w:rsidR="001968F8">
        <w:fldChar w:fldCharType="begin"/>
      </w:r>
      <w:r w:rsidR="0018252A">
        <w:instrText xml:space="preserve"> ADDIN ZOTERO_ITEM CSL_CITATION {"citationID":"rlMwccSR","properties":{"formattedCitation":"(Smith &amp; Schindler, 2009)","plainCitation":"(Smith &amp; Schindler, 2009)","noteIndex":0},"citationItems":[{"id":543,"uris":["http://zotero.org/users/7424350/items/XUKU5NRU"],"itemData":{"id":543,"type":"article-journal","abstract":"Cultural eutrophication has become the primary water quality issue for most of the freshwater and coastal marine ecosystems in the world. However, despite extensive research during the past four to five decades, many key questions in eutrophication science remain unanswered. Much is yet to be understood concerning the interactions that can occur between nutrients and ecosystem stability: whether they are stable or not, alternate states pose important complexities for the management of aquatic resources. Evidence is also mounting rapidly that nutrients strongly influence the fate and effects of other non-nutrient contaminants, including pathogens. In addition, it will be important to resolve ongoing debates about the optimal design of nutrient loading controls as a water quality management strategy for estuarine and coastal marine ecosystems. © 2009 Elsevier Ltd. All rights reserved.","container-title":"Trends in Ecology &amp; Evolution","DOI":"10.1016/J.TREE.2008.11.009","ISSN":"0169-5347","issue":"4","note":"publisher: Elsevier Current Trends","page":"201-207","title":"Eutrophication science: where do we go from here?","volume":"24","author":[{"family":"Smith","given":"Val H."},{"family":"Schindler","given":"David W."}],"issued":{"date-parts":[["2009",4,1]]}}}],"schema":"https://github.com/citation-style-language/schema/raw/master/csl-citation.json"} </w:instrText>
      </w:r>
      <w:r w:rsidR="001968F8">
        <w:fldChar w:fldCharType="separate"/>
      </w:r>
      <w:r w:rsidR="001968F8" w:rsidRPr="00B51AB9">
        <w:rPr>
          <w:rFonts w:ascii="Calibri" w:hAnsi="Calibri" w:cs="Calibri"/>
        </w:rPr>
        <w:t>(Smith &amp; Schindler, 2009)</w:t>
      </w:r>
      <w:r w:rsidR="001968F8">
        <w:fldChar w:fldCharType="end"/>
      </w:r>
      <w:r w:rsidR="001968F8">
        <w:t xml:space="preserve"> and biodiversity </w:t>
      </w:r>
      <w:r w:rsidR="001968F8">
        <w:fldChar w:fldCharType="begin"/>
      </w:r>
      <w:r w:rsidR="0018252A">
        <w:instrText xml:space="preserve"> ADDIN ZOTERO_ITEM CSL_CITATION {"citationID":"DE53GyzO","properties":{"formattedCitation":"(Reid et al., 2019)","plainCitation":"(Reid et al., 2019)","noteIndex":0},"citationItems":[{"id":584,"uris":["http://zotero.org/users/7424350/items/JC6NU6UP"],"itemData":{"id":584,"type":"article-journal","abstract":"In the 12 years since Dudgeon et al. (2006) reviewed major pressures on freshwater ecosystems, the biodiversity crisis in the world's lakes, reservoirs, rivers, streams and wetlands has deepened. While lakes, reservoirs and rivers cover only 2.3% of the Earth's surface, these ecosystems host at least 9.5% of the Earth's described animal species. Furthermore, using the World Wide Fund for Nature's Living Planet Index, freshwater population declines (83% between 1970 and 2014) continue to outpace contemporaneous declines in marine or terrestrial systems. The Anthropocene has brought multiple new and varied threats that disproportionately impact freshwater systems. We document 12 emerging threats to freshwater biodiversity that are either entirely new since 2006 or have since intensified: (i) changing climates; (ii) e-commerce and invasions; (iii) infectious diseases; (iv) harmful algal blooms; (v) expanding hydropower; (vi) emerging contaminants; (vii) engineered nanomaterials; (viii) microplastic pollution; (ix) light and noise; (x) freshwater salinisation; (xi) declining calcium; and (xii) cumulative stressors. Effects are evidenced for amphibians, fishes, invertebrates, microbes, plants, turtles and waterbirds, with potential for ecosystem-level changes through bottom-up and top-down processes. In our highly uncertain future, the net effects of these threats raise serious concerns for freshwater ecosystems. However, we also highlight opportunities for conservation gains as a result of novel management tools (e.g. environmental flows, environmental DNA) and specific conservation-oriented actions (e.g. dam removal, habitat protection policies, managed relocation of species) that have been met with varying levels of success. Moving forward, we advocate hybrid approaches that manage fresh waters as crucial ecosystems for human life support as well as essential hotspots of biodiversity and ecological function. Efforts to reverse global trends in freshwater degradation now depend on bridging an immense gap between the aspirations of conservation biologists and the accelerating rate of species endangerment.","container-title":"Biological Reviews","DOI":"10.1111/brv.12480","ISSN":"1469185X","issue":"3","note":"PMID: 30467930\npublisher: Blackwell Publishing Ltd\nCitation Key: Reid2019","page":"849-873","title":"Emerging threats and persistent conservation challenges for freshwater biodiversity","volume":"94","author":[{"family":"Reid","given":"Andrea J."},{"family":"Carlson","given":"Andrew K."},{"family":"Creed","given":"Irena F."},{"family":"Eliason","given":"Erika J."},{"family":"Gell","given":"Peter A."},{"family":"Johnson","given":"Pieter T.J."},{"family":"Kidd","given":"Karen A."},{"family":"MacCormack","given":"Tyson J."},{"family":"Olden","given":"Julian D."},{"family":"Ormerod","given":"Steve J."},{"family":"Smol","given":"John P."},{"family":"Taylor","given":"William W."},{"family":"Tockner","given":"Klement"},{"family":"Vermaire","given":"Jesse C."},{"family":"Dudgeon","given":"David"},{"family":"Cooke","given":"Steven J."}],"issued":{"date-parts":[["2019",6,1]]}}}],"schema":"https://github.com/citation-style-language/schema/raw/master/csl-citation.json"} </w:instrText>
      </w:r>
      <w:r w:rsidR="001968F8">
        <w:fldChar w:fldCharType="separate"/>
      </w:r>
      <w:r w:rsidR="001968F8" w:rsidRPr="00B51AB9">
        <w:rPr>
          <w:rFonts w:ascii="Calibri" w:hAnsi="Calibri" w:cs="Calibri"/>
        </w:rPr>
        <w:t>(Reid et al., 2019)</w:t>
      </w:r>
      <w:r w:rsidR="001968F8">
        <w:fldChar w:fldCharType="end"/>
      </w:r>
      <w:r w:rsidR="008D547F" w:rsidRPr="008D547F">
        <w:t xml:space="preserve"> </w:t>
      </w:r>
      <w:r w:rsidR="008D547F">
        <w:t>across the globe</w:t>
      </w:r>
      <w:r>
        <w:t xml:space="preserve">. </w:t>
      </w:r>
      <w:r w:rsidR="001968F8">
        <w:t xml:space="preserve">Eutrophication can have </w:t>
      </w:r>
      <w:r w:rsidR="00855321">
        <w:t xml:space="preserve">detrimental </w:t>
      </w:r>
      <w:r w:rsidR="001968F8">
        <w:t xml:space="preserve">consequences on </w:t>
      </w:r>
      <w:r w:rsidR="001968F8" w:rsidRPr="00390615">
        <w:t xml:space="preserve">aquatic ecosystem health including decreased oxygen, formation of </w:t>
      </w:r>
      <w:r w:rsidR="001968F8">
        <w:t>toxins</w:t>
      </w:r>
      <w:r w:rsidR="001968F8" w:rsidRPr="00390615">
        <w:t>,</w:t>
      </w:r>
      <w:r w:rsidR="001968F8">
        <w:t xml:space="preserve"> and</w:t>
      </w:r>
      <w:r w:rsidR="001968F8" w:rsidRPr="00390615">
        <w:t xml:space="preserve"> changes in </w:t>
      </w:r>
      <w:r w:rsidR="001968F8">
        <w:t xml:space="preserve">organismal communities </w:t>
      </w:r>
      <w:r w:rsidR="001968F8">
        <w:fldChar w:fldCharType="begin"/>
      </w:r>
      <w:r w:rsidR="0018252A">
        <w:instrText xml:space="preserve"> ADDIN ZOTERO_ITEM CSL_CITATION {"citationID":"mDcG4P9i","properties":{"formattedCitation":"(Camargo &amp; Alonso, 2006)","plainCitation":"(Camargo &amp; Alonso, 2006)","noteIndex":0},"citationItems":[{"id":430,"uris":["http://zotero.org/users/7424350/items/2E9S2FFE"],"itemData":{"id":430,"type":"article-journal","abstract":"We provide a global assessment, with detailed multi-scale data, of the ecological and toxicological effects generated by inorganic nitrogen pollution in aquatic ecosystems. Our synthesis of the published scientific literature shows three major environmental problems: (1) it can increase the concentration of hydrogen ions in freshwater ecosystems without much acid-neutralizing capacity, resulting in acidification of those systems; (2) it can stimulate or enhance the development, maintenance and proliferation of primary producers, resulting in eutrophication of aquatic ecosystems; (3) it can reach toxic levels that impair the ability of aquatic animals to survive, grow and reproduce. Inorganic nitrogen pollution of ground and surface waters can also induce adverse effects on human health and economy. Because reductions in SO2 emissions have reduced the atmospheric deposition of H2SO4 across large portions of North America and Europe, while emissions of NOx have gone unchecked, HNO3 is now playing an increasing role in the acidification of freshwater ecosystems. This acidification process has caused several adverse effects on primary and secondary producers, with significant biotic impoverishments, particularly concerning invertebrates and fishes, in many atmospherically acidified lakes and streams. The cultural eutrophication of freshwater, estuarine, and coastal marine ecosystems can cause ecological and toxicological effects that are either directly or indirectly related to the proliferation of primary producers. Extensive kills of both invertebrates and fishes are probably the most dramatic manifestation of hypoxia (or anoxia) in eutrophic and hypereutrophic aquatic ecosystems with low water turnover rates. The decline in dissolved oxygen concentrations can also promote the formation of reduced compounds, such as hydrogen sulphide, resulting in higher adverse (toxic) effects on aquatic animals. Additionally, the occurrence of toxic algae can significantly contribute to the extensive kills of aquatic animals. Cyanobacteria, dinoflagellates and diatoms appear to be major responsible that may be stimulated by inorganic nitrogen pollution. Among the different inorganic nitrogenous compounds (NH4+, NH3, NO2-, HNO2, NO3-) that aquatic animals can take up directly from the ambient water, unionized ammonia is the most toxic, while ammonium and nitrate ions are the least toxic. In general, seawater animals seem to be more tolerant to the toxicity of inorganic nitrogenous compounds than freshwater animals, probably because of the ameliorating effect of water salinity (sodium, chloride, calcium and other ions) on the tolerance of aquatic animals. Ingested nitrites and nitrates from polluted drinking waters can induce methemoglobinemia in humans, particularly in young infants, by blocking the oxygen-carrying capacity of hemoglobin. Ingested nitrites and nitrates also have a potential role in developing cancers of the digestive tract through their contribution to the formation of nitrosamines. In addition, some scientific evidences suggest that ingested nitrites and nitrates might result in mutagenicity, teratogenicity and birth defects, contribute to the risks of non-Hodgkin's lymphoma and bladder and ovarian cancers, play a role in the etiology of insulin-dependent diabetes mellitus and in the development of thyroid hypertrophy, or cause spontaneous abortions and respiratory tract infections. Indirect health hazards can occur as a consequence of algal toxins, causing nausea, vomiting, diarrhoea, pneumonia, gastroenteritis, hepatoenteritis, muscular cramps, and several poisoning syndromes (paralytic shellfish poisoning, neurotoxic shellfish poisoning, amnesic shellfish poisoning). Other indirect health hazards can also come from the potential relationship between inorganic nitrogen pollution and human infectious diseases (malaria, cholera). Human sickness and death, extensive kills of aquatic animals, and other negative effects, can have elevated costs on human economy, with the recreation and tourism industry suffering the most important economic impacts, at least locally. It is concluded that levels of total nitrogen lower than 0.5-1.0 mg TN/L could prevent aquatic ecosystems (excluding those ecosystems with naturally high N levels) from developing acidification and eutrophication, at least by inorganic nitrogen pollution. Those relatively low TN levels could also protect aquatic animals against the toxicity of inorganic nitrogenous compounds since, in the absence of eutrophication, surface waters usually present relatively high concentrations of dissolved oxygen, most inorganic reactive nitrogen being in the form of nitrate. Additionally, human health and economy would be safer from the adverse effects of inorganic nitrogen pollution. © 2006 Elsevier Ltd. All rights reserved.","container-title":"Environment International","DOI":"10.1016/J.ENVINT.2006.05.002","ISSN":"0160-4120","issue":"6","note":"publisher: Pergamon","page":"831-849","title":"Ecological and toxicological effects of inorganic nitrogen pollution in aquatic ecosystems: A global assessment","volume":"32","author":[{"family":"Camargo","given":"Julio A."},{"family":"Alonso","given":"Álvaro"}],"issued":{"date-parts":[["2006",8,1]]}}}],"schema":"https://github.com/citation-style-language/schema/raw/master/csl-citation.json"} </w:instrText>
      </w:r>
      <w:r w:rsidR="001968F8">
        <w:fldChar w:fldCharType="separate"/>
      </w:r>
      <w:r w:rsidR="001968F8" w:rsidRPr="00EB2BF8">
        <w:rPr>
          <w:rFonts w:ascii="Calibri" w:hAnsi="Calibri" w:cs="Calibri"/>
        </w:rPr>
        <w:t>(Camargo &amp; Alonso, 2006)</w:t>
      </w:r>
      <w:r w:rsidR="001968F8">
        <w:fldChar w:fldCharType="end"/>
      </w:r>
      <w:r w:rsidR="001968F8">
        <w:t>.</w:t>
      </w:r>
      <w:r w:rsidR="00855321">
        <w:t xml:space="preserve"> Many freshwaters across the United States (U.S.) are already plagued by eutrophication or are at risk of shifting into eutrophic states </w:t>
      </w:r>
      <w:r w:rsidR="00855321">
        <w:fldChar w:fldCharType="begin"/>
      </w:r>
      <w:r w:rsidR="00855321">
        <w:instrText xml:space="preserve"> ADDIN ZOTERO_ITEM CSL_CITATION {"citationID":"WGyJesCG","properties":{"formattedCitation":"(Dodds et al., 2008)","plainCitation":"(Dodds et al., 2008)","noteIndex":0},"citationItems":[{"id":678,"uris":["http://zotero.org/users/7424350/items/L4I6LBHR"],"itemData":{"id":678,"type":"article-journal","abstract":"Human-induced eutrophication degrades freshwater systems worldwide by reducing water quality and altering ecosystem structure and function. We compared current total nitrogen (TN) and phosphorus (T...","container-title":"Environmental Science and Technology","DOI":"10.1021/ES801217Q","issue":"1","note":"publisher:  American Chemical Society","page":"12-19","title":"Eutrophication of U.S. Freshwaters: Analysis of Potential Economic Damages","volume":"43","author":[{"family":"Dodds","given":"Walter K."},{"family":"Bouska","given":"Wes W."},{"family":"Eitzmann","given":"Jeffrey L."},{"family":"Pilger","given":"Tyler J."},{"family":"Pitts","given":"Kristen L."},{"family":"Riley","given":"Alyssa J."},{"family":"Schloesser","given":"Joshua T."},{"family":"Thornbrugh","given":"Darren J."}],"issued":{"date-parts":[["2008",1,1]]}}}],"schema":"https://github.com/citation-style-language/schema/raw/master/csl-citation.json"} </w:instrText>
      </w:r>
      <w:r w:rsidR="00855321">
        <w:fldChar w:fldCharType="separate"/>
      </w:r>
      <w:r w:rsidR="00855321" w:rsidRPr="00EB2BF8">
        <w:rPr>
          <w:rFonts w:ascii="Calibri" w:hAnsi="Calibri" w:cs="Calibri"/>
        </w:rPr>
        <w:t>(Dodds et al., 2008)</w:t>
      </w:r>
      <w:r w:rsidR="00855321">
        <w:fldChar w:fldCharType="end"/>
      </w:r>
      <w:r w:rsidR="00855321">
        <w:t>.</w:t>
      </w:r>
      <w:r w:rsidR="00EB2BF8">
        <w:t xml:space="preserve"> </w:t>
      </w:r>
      <w:r w:rsidR="001968F8">
        <w:t>In</w:t>
      </w:r>
      <w:r w:rsidR="00855321">
        <w:t xml:space="preserve"> the </w:t>
      </w:r>
      <w:r w:rsidR="000C22CC">
        <w:t>U</w:t>
      </w:r>
      <w:r w:rsidR="00A52440">
        <w:t>.</w:t>
      </w:r>
      <w:r w:rsidR="000C22CC">
        <w:t>S</w:t>
      </w:r>
      <w:r w:rsidR="00A52440">
        <w:t>.</w:t>
      </w:r>
      <w:r w:rsidR="001968F8">
        <w:t>, an estimated $2.2 billion in</w:t>
      </w:r>
      <w:r w:rsidR="000C22CC">
        <w:t xml:space="preserve"> annual</w:t>
      </w:r>
      <w:r w:rsidR="001968F8">
        <w:t xml:space="preserve"> losses because of eutrophication is likely an underestimate of the actual amount</w:t>
      </w:r>
      <w:r w:rsidR="000C22CC">
        <w:t xml:space="preserve"> </w:t>
      </w:r>
      <w:r w:rsidR="000C22CC">
        <w:fldChar w:fldCharType="begin"/>
      </w:r>
      <w:r w:rsidR="0018252A">
        <w:instrText xml:space="preserve"> ADDIN ZOTERO_ITEM CSL_CITATION {"citationID":"3WroIzds","properties":{"formattedCitation":"(Dodds et al., 2008)","plainCitation":"(Dodds et al., 2008)","noteIndex":0},"citationItems":[{"id":678,"uris":["http://zotero.org/users/7424350/items/L4I6LBHR"],"itemData":{"id":678,"type":"article-journal","abstract":"Human-induced eutrophication degrades freshwater systems worldwide by reducing water quality and altering ecosystem structure and function. We compared current total nitrogen (TN) and phosphorus (T...","container-title":"Environmental Science and Technology","DOI":"10.1021/ES801217Q","issue":"1","note":"publisher:  American Chemical Society","page":"12-19","title":"Eutrophication of U.S. Freshwaters: Analysis of Potential Economic Damages","volume":"43","author":[{"family":"Dodds","given":"Walter K."},{"family":"Bouska","given":"Wes W."},{"family":"Eitzmann","given":"Jeffrey L."},{"family":"Pilger","given":"Tyler J."},{"family":"Pitts","given":"Kristen L."},{"family":"Riley","given":"Alyssa J."},{"family":"Schloesser","given":"Joshua T."},{"family":"Thornbrugh","given":"Darren J."}],"issued":{"date-parts":[["2008",1,1]]}}}],"schema":"https://github.com/citation-style-language/schema/raw/master/csl-citation.json"} </w:instrText>
      </w:r>
      <w:r w:rsidR="000C22CC">
        <w:fldChar w:fldCharType="separate"/>
      </w:r>
      <w:r w:rsidR="000C22CC" w:rsidRPr="00EB2BF8">
        <w:rPr>
          <w:rFonts w:ascii="Calibri" w:hAnsi="Calibri" w:cs="Calibri"/>
        </w:rPr>
        <w:t>(Dodds et al., 2008)</w:t>
      </w:r>
      <w:r w:rsidR="000C22CC">
        <w:fldChar w:fldCharType="end"/>
      </w:r>
      <w:r w:rsidR="00EB2BF8">
        <w:t xml:space="preserve">. </w:t>
      </w:r>
    </w:p>
    <w:p w14:paraId="5AA19DF5" w14:textId="746C4614" w:rsidR="007769A5" w:rsidRDefault="007769A5" w:rsidP="00EB2BF8">
      <w:r w:rsidRPr="007769A5">
        <w:t xml:space="preserve">There is an ongoing debate about whether N or P is more important in causing eutrophication </w:t>
      </w:r>
      <w:r>
        <w:t>or which is the main limiting nutrient</w:t>
      </w:r>
      <w:r w:rsidR="00D425B4">
        <w:t>.</w:t>
      </w:r>
      <w:r>
        <w:t xml:space="preserve"> </w:t>
      </w:r>
      <w:r w:rsidR="00D425B4">
        <w:t>M</w:t>
      </w:r>
      <w:r w:rsidRPr="007769A5">
        <w:t xml:space="preserve">any studies focus solely on P or argue that P </w:t>
      </w:r>
      <w:r w:rsidR="0086514E">
        <w:t>should be the top management priority</w:t>
      </w:r>
      <w:r w:rsidRPr="007769A5">
        <w:t xml:space="preserve"> (Carpenter, 2008; Ngatia &amp; Taylor, 2019)</w:t>
      </w:r>
      <w:r>
        <w:t>.</w:t>
      </w:r>
      <w:r w:rsidR="00EB2BF8">
        <w:t xml:space="preserve"> </w:t>
      </w:r>
      <w:r>
        <w:t>Reasons supporting the P paradigm include</w:t>
      </w:r>
      <w:r w:rsidRPr="007769A5">
        <w:t xml:space="preserve"> factors like N-fixing bacteria that can increase N availability (Schindler et al., 2008), accumulation of P in soils and freshwater sediments (Bennett et al., 2001), potential for internal loading (Sun et al., 2022), past successful P reduction efforts (Foy, 2005), and geographic extent</w:t>
      </w:r>
      <w:r w:rsidR="00D425B4">
        <w:t xml:space="preserve">, </w:t>
      </w:r>
      <w:r w:rsidRPr="007769A5">
        <w:t>e.g.</w:t>
      </w:r>
      <w:r w:rsidR="00D425B4">
        <w:t>,</w:t>
      </w:r>
      <w:r w:rsidRPr="007769A5">
        <w:t xml:space="preserve"> focus on the northeast and Midwest (Liang et al., 2020). </w:t>
      </w:r>
      <w:r w:rsidR="00EB2BF8">
        <w:t>Additionally</w:t>
      </w:r>
      <w:r w:rsidR="006C36B7">
        <w:t xml:space="preserve">, there is belief that P is primarily the limiting nutrient in freshwaters, while N is limiting in oceans </w:t>
      </w:r>
      <w:r w:rsidR="006C36B7">
        <w:fldChar w:fldCharType="begin"/>
      </w:r>
      <w:r w:rsidR="0018252A">
        <w:instrText xml:space="preserve"> ADDIN ZOTERO_ITEM CSL_CITATION {"citationID":"UXQbZca7","properties":{"formattedCitation":"(Correll, 1999)","plainCitation":"(Correll, 1999)","noteIndex":0},"citationItems":[{"id":3612,"uris":["http://zotero.org/users/7424350/items/PWYLU9M3"],"itemData":{"id":3612,"type":"article-journal","abstract":"Phosphorus is an essential element for all life forms. It is a mineral nutrient. Orthophosphate is the only form of P that autotrophs can assimilate. Extracellular enzymes hydrolyze organic forms of P to phosphate. Eutrophication is the over-enrichment of surface waters with mineral nutrients. The results are excessive production of autotrophs, especially algae and cyanobacteria. This high productivity leads to high bacterial populations and high respiration rates, leading to hypoxia or anoxia in poorly mixed bottom waters and at night in surface waters during calm, warm conditions. Low dissolved oxygen causes the loss of aquatic animals and the release of many materials normally bound to bottom sediments, including various forms of P. This release of P reinforces the eutrophication. Excessive concentrations of P is the most common cause of eutrophication in freshwater lakes, reservoirs, streams, and in the headwaters of estuarine systems. In the ocean, N is believed to usually be the key mineral nutrient controlling primary production. Estuaries and continental shelf waters are a transition zone, in which excessive P and N create problems. It is best to measure and regulate total P inputs to whole aquatic ecosystems, but for an easy assay it is best to measure total P concentrations, including particulate P, in surface waters or N:P atomic ratios in phytoplankton.","container-title":"Poultry Science","DOI":"10.1093/ps/78.5.674","ISSN":"0032-5791","issue":"5","journalAbbreviation":"Poultry Science","language":"en","page":"674-682","source":"ScienceDirect","title":"Phosphorus: a rate limiting nutrient in surface waters","title-short":"Phosphorus","volume":"78","author":[{"family":"Correll","given":"DL"}],"issued":{"date-parts":[["1999",5,1]]}}}],"schema":"https://github.com/citation-style-language/schema/raw/master/csl-citation.json"} </w:instrText>
      </w:r>
      <w:r w:rsidR="006C36B7">
        <w:fldChar w:fldCharType="separate"/>
      </w:r>
      <w:r w:rsidR="006C36B7" w:rsidRPr="00EB2BF8">
        <w:rPr>
          <w:rFonts w:ascii="Calibri" w:hAnsi="Calibri" w:cs="Calibri"/>
        </w:rPr>
        <w:t>(Correll, 1999)</w:t>
      </w:r>
      <w:r w:rsidR="006C36B7">
        <w:fldChar w:fldCharType="end"/>
      </w:r>
      <w:r w:rsidR="006C36B7">
        <w:t xml:space="preserve">, and that N-limitation in freshwaters </w:t>
      </w:r>
      <w:r w:rsidR="0086514E">
        <w:t>is merely</w:t>
      </w:r>
      <w:r w:rsidR="006C36B7">
        <w:t xml:space="preserve"> a result of P enrichment in eutrophic waters </w:t>
      </w:r>
      <w:r w:rsidR="006C36B7">
        <w:fldChar w:fldCharType="begin"/>
      </w:r>
      <w:r w:rsidR="0018252A">
        <w:instrText xml:space="preserve"> ADDIN ZOTERO_ITEM CSL_CITATION {"citationID":"qxxxXEpI","properties":{"formattedCitation":"(Havens, 1995)","plainCitation":"(Havens, 1995)","noteIndex":0},"citationItems":[{"id":3592,"uris":["http://zotero.org/users/7424350/items/U5GJBPFU"],"itemData":{"id":3592,"type":"article-journal","container-title":"Environmental Pollution","DOI":"10.1016/0269-7491(94)00076-P","ISSN":"02697491","issue":"3","journalAbbreviation":"Environmental Pollution","language":"en","page":"241-246","source":"DOI.org (Crossref)","title":"Secondary nitrogen limitation in a subtropical lake impacted by non-point source agricultural pollution","volume":"89","author":[{"family":"Havens","given":"Karl E."}],"issued":{"date-parts":[["1995"]]}}}],"schema":"https://github.com/citation-style-language/schema/raw/master/csl-citation.json"} </w:instrText>
      </w:r>
      <w:r w:rsidR="006C36B7">
        <w:fldChar w:fldCharType="separate"/>
      </w:r>
      <w:r w:rsidR="006C36B7" w:rsidRPr="00EB2BF8">
        <w:rPr>
          <w:rFonts w:ascii="Calibri" w:hAnsi="Calibri" w:cs="Calibri"/>
        </w:rPr>
        <w:t>(Havens, 1995)</w:t>
      </w:r>
      <w:r w:rsidR="006C36B7">
        <w:fldChar w:fldCharType="end"/>
      </w:r>
      <w:r w:rsidR="006C36B7">
        <w:t>.</w:t>
      </w:r>
    </w:p>
    <w:p w14:paraId="0DAEC328" w14:textId="15DA21E2" w:rsidR="0086514E" w:rsidRDefault="00EB2BF8" w:rsidP="007C6344">
      <w:r>
        <w:t xml:space="preserve">Despite the longstanding P-limitation </w:t>
      </w:r>
      <w:r w:rsidR="007C6344">
        <w:t xml:space="preserve">paradigm, the importance of N in regulating primary productivity is widely recognized. In fact, there is evidence that </w:t>
      </w:r>
      <w:r w:rsidR="0086514E" w:rsidRPr="0086514E">
        <w:t>northern-hemisphere</w:t>
      </w:r>
      <w:r w:rsidR="006F4543">
        <w:t xml:space="preserve"> </w:t>
      </w:r>
      <w:r w:rsidR="006F4543">
        <w:fldChar w:fldCharType="begin"/>
      </w:r>
      <w:r w:rsidR="00C53890">
        <w:instrText xml:space="preserve"> ADDIN ZOTERO_ITEM CSL_CITATION {"citationID":"GYwIeO0i","properties":{"formattedCitation":"(Bergstr\\uc0\\u246{}m &amp; Jansson, 2006)","plainCitation":"(Bergström &amp; Jansson, 2006)","noteIndex":0},"citationItems":[{"id":3607,"uris":["http://zotero.org/users/7424350/items/IDTB7M54"],"itemData":{"id":3607,"type":"article-journal","abstract":"We compiled chemical data and phytoplankton biomass (PB) data (chlorophyll a) from unproductive lakes in 42 different regions in Europe and North America, and compared these data to inorganic nitrogen (N) deposition over these regions. We demonstrate that increased deposition of inorganic N over large areas of Europe and North America has caused elevated concentrations of inorganic N in lakes. In addition, the unproductive lakes in high N deposition areas had clearly higher PB relative to the total phosphorus (P) concentrations illustrating that the elevated inorganic N concentrations has resulted in eutrophication and increased biomass of phytoplankton. The eutrophication caused by inorganic N deposition indicates that PB yield in a majority of lakes in the northern hemisphere is (was) limited by N in their natural state. We, therefore, suggest that P limitation largely concerns lakes where the balance between N and P has been changed because of increased anthropogenic input of N.","container-title":"Global Change Biology","DOI":"10.1111/j.1365-2486.2006.01129.x","ISSN":"1365-2486","issue":"4","language":"en","note":"_eprint: https://onlinelibrary.wiley.com/doi/pdf/10.1111/j.1365-2486.2006.01129.x","page":"635-643","source":"Wiley Online Library","title":"Atmospheric nitrogen deposition has caused nitrogen enrichment and eutrophication of lakes in the northern hemisphere","volume":"12","author":[{"family":"Bergström","given":"Ann Kristin"},{"family":"Jansson","given":"Mats"}],"issued":{"date-parts":[["2006"]]}}}],"schema":"https://github.com/citation-style-language/schema/raw/master/csl-citation.json"} </w:instrText>
      </w:r>
      <w:r w:rsidR="006F4543">
        <w:fldChar w:fldCharType="separate"/>
      </w:r>
      <w:r w:rsidR="00C53890" w:rsidRPr="00C53890">
        <w:rPr>
          <w:rFonts w:ascii="Calibri" w:hAnsi="Calibri" w:cs="Calibri"/>
          <w:szCs w:val="24"/>
        </w:rPr>
        <w:t>(Bergström &amp; Jansson, 2006)</w:t>
      </w:r>
      <w:r w:rsidR="006F4543">
        <w:fldChar w:fldCharType="end"/>
      </w:r>
      <w:r w:rsidR="006F4543">
        <w:t>,</w:t>
      </w:r>
      <w:r w:rsidR="007C6344">
        <w:t xml:space="preserve"> high latitude, high altitude</w:t>
      </w:r>
      <w:r w:rsidR="006F4543">
        <w:t xml:space="preserve"> </w:t>
      </w:r>
      <w:r w:rsidR="006F4543">
        <w:fldChar w:fldCharType="begin"/>
      </w:r>
      <w:r w:rsidR="006F4543">
        <w:instrText xml:space="preserve"> ADDIN ZOTERO_ITEM CSL_CITATION {"citationID":"slG5eMor","properties":{"formattedCitation":"(Hogan et al., 2014)","plainCitation":"(Hogan et al., 2014)","noteIndex":0},"citationItems":[{"id":3831,"uris":["http://zotero.org/users/7424350/items/TTFAURH3"],"itemData":{"id":3831,"type":"article-journal","container-title":"Polar Biology","DOI":"10.1007/s00300-014-1524-8","ISSN":"0722-4060, 1432-2056","issue":"9","journalAbbreviation":"Polar Biol","language":"en","page":"1331-1342","source":"DOI.org (Crossref)","title":"Nutrient limitation of periphyton growth in arctic lakes in south-west Greenland","volume":"37","author":[{"family":"Hogan","given":"E. J."},{"family":"McGowan","given":"S."},{"family":"Anderson","given":"N. J."}],"issued":{"date-parts":[["2014",9]]}}}],"schema":"https://github.com/citation-style-language/schema/raw/master/csl-citation.json"} </w:instrText>
      </w:r>
      <w:r w:rsidR="006F4543">
        <w:fldChar w:fldCharType="separate"/>
      </w:r>
      <w:r w:rsidR="006F4543" w:rsidRPr="006F4543">
        <w:rPr>
          <w:rFonts w:ascii="Calibri" w:hAnsi="Calibri" w:cs="Calibri"/>
        </w:rPr>
        <w:t>(Hogan et al., 2014)</w:t>
      </w:r>
      <w:r w:rsidR="006F4543">
        <w:fldChar w:fldCharType="end"/>
      </w:r>
      <w:r w:rsidR="006F4543">
        <w:t xml:space="preserve">, and alpine </w:t>
      </w:r>
      <w:r w:rsidR="006F4543">
        <w:fldChar w:fldCharType="begin"/>
      </w:r>
      <w:r w:rsidR="006F4543">
        <w:instrText xml:space="preserve"> ADDIN ZOTERO_ITEM CSL_CITATION {"citationID":"lsJLYPAX","properties":{"formattedCitation":"(Oleksy et al., 2020)","plainCitation":"(Oleksy et al., 2020)","noteIndex":0},"citationItems":[{"id":767,"uris":["http://zotero.org/users/7424350/items/Z3QMM7YT"],"itemData":{"id":767,"type":"article-journal","abstract":"While deposition of reactive nitrogen (N) in the twentieth century has been strongly linked to changes in diatom assemblages in high-elevation lakes, pronounced and contemporaneous changes in other...","container-title":"Proceedings of the Royal Society B","DOI":"10.1098/RSPB.2020.0304","issue":"1930","note":"publisher: The Royal Society","page":"20200304-20200304","title":"Nutrients and warming interact to force mountain lakes into unprecedented ecological states","volume":"287","author":[{"family":"Oleksy","given":"Isabella A."},{"family":"Baron","given":"Jill S."},{"family":"Leavitt","given":"Peter R."},{"family":"Spaulding","given":"Sarah A."}],"issued":{"date-parts":[["2020",7]]}}}],"schema":"https://github.com/citation-style-language/schema/raw/master/csl-citation.json"} </w:instrText>
      </w:r>
      <w:r w:rsidR="006F4543">
        <w:fldChar w:fldCharType="separate"/>
      </w:r>
      <w:r w:rsidR="006F4543" w:rsidRPr="006F4543">
        <w:rPr>
          <w:rFonts w:ascii="Calibri" w:hAnsi="Calibri" w:cs="Calibri"/>
        </w:rPr>
        <w:t>(Oleksy et al., 2020)</w:t>
      </w:r>
      <w:r w:rsidR="006F4543">
        <w:fldChar w:fldCharType="end"/>
      </w:r>
      <w:r w:rsidR="0086514E" w:rsidRPr="0086514E">
        <w:t xml:space="preserve"> lakes were N-limited prior to an influx of N-deposition resulting in eutrophication and a shift toward P-limitation.</w:t>
      </w:r>
      <w:r w:rsidR="007C6344">
        <w:t xml:space="preserve"> </w:t>
      </w:r>
      <w:r w:rsidR="005B3F11">
        <w:t xml:space="preserve">Focusing on eutrophication management, P reduction alone is no longer an adequate solution. Rather, there is increased need for research on nutrient amounts, ratios, and N’s impact on eutrophication </w:t>
      </w:r>
      <w:r w:rsidR="005B3F11">
        <w:fldChar w:fldCharType="begin"/>
      </w:r>
      <w:r w:rsidR="0018252A">
        <w:instrText xml:space="preserve"> ADDIN ZOTERO_ITEM CSL_CITATION {"citationID":"NI7BWoQW","properties":{"formattedCitation":"(Yao et al., 2018)","plainCitation":"(Yao et al., 2018)","noteIndex":0},"citationItems":[{"id":3604,"uris":["http://zotero.org/users/7424350/items/47J5DJUK"],"itemData":{"id":3604,"type":"article-journal","abstract":"The global application of nitrogen is far greater than phosphorus, and it is widely involved in the eutrophication of lakes and reservoirs. We used a bibliometric method to quantitatively and qualitatively evaluate nitrogen research in eutrophic lakes and reservoirs to reveal research developments, current research hotspots, and emerging trends in this area. A total of 2695 articles in the past 25years from the online database of the Scientific Citation Index Expended (SCI-Expanded) were analyzed. Articles in this area increased exponentially from 1991 to 2015. Although the USA was the most productive country over the past 25years, China achieved the top position in terms of yearly publications after 2010. The most active keywords related to nitrogen in the past 25years included phosphorus, nutrients, sediment, chlorophyll-a, carbon, phytoplankton, cyanobacteria, water quality, modeling, and stable isotopes, based on analysis within 5-year intervals from 1991 to 2015 as well as the entire past 25years. In addition, researchers have drawn increasing attention to denitrification, climate change, and internal loading. Future trends in this area should focus on: (1) nutrient amounts, ratios, and major nitrogen sources leading to eutrophication; (2) nitrogen transformation and the bioavailability of different nitrogen forms; (3) nitrogen budget, mass balance model, control, and management; (4) ecosystem responses to nitrogen enrichment and reduction, as well as the relationships between these responses; and (5) interactions between nitrogen and other stressors (e.g., light intensity, carbon, phosphorus, toxic contaminants, climate change, and hydrological variations) in terms of eutrophication.","container-title":"Journal of Environmental Sciences","DOI":"10.1016/j.jes.2016.10.022","ISSN":"1001-0742","journalAbbreviation":"Journal of Environmental Sciences","language":"en","page":"274-285","source":"ScienceDirect","title":"A bibliometric review of nitrogen research in eutrophic lakes and reservoirs","volume":"66","author":[{"family":"Yao","given":"Xiaolong"},{"family":"Zhang","given":"Yunlin"},{"family":"Zhang","given":"Lu"},{"family":"Zhou","given":"Yongqiang"}],"issued":{"date-parts":[["2018",4,1]]}}}],"schema":"https://github.com/citation-style-language/schema/raw/master/csl-citation.json"} </w:instrText>
      </w:r>
      <w:r w:rsidR="005B3F11">
        <w:fldChar w:fldCharType="separate"/>
      </w:r>
      <w:r w:rsidR="005B3F11" w:rsidRPr="007C6344">
        <w:rPr>
          <w:rFonts w:ascii="Calibri" w:hAnsi="Calibri" w:cs="Calibri"/>
        </w:rPr>
        <w:t>(Yao et al., 2018)</w:t>
      </w:r>
      <w:r w:rsidR="005B3F11">
        <w:fldChar w:fldCharType="end"/>
      </w:r>
      <w:r w:rsidR="005B3F11">
        <w:t>.</w:t>
      </w:r>
      <w:r w:rsidR="007C6344">
        <w:t xml:space="preserve"> </w:t>
      </w:r>
      <w:r w:rsidR="00A10F84">
        <w:t xml:space="preserve">Reductions in P pollution in large lakes may lead to accumulation of N </w:t>
      </w:r>
      <w:r w:rsidR="00A10F84">
        <w:fldChar w:fldCharType="begin"/>
      </w:r>
      <w:r w:rsidR="0018252A">
        <w:instrText xml:space="preserve"> ADDIN ZOTERO_ITEM CSL_CITATION {"citationID":"mVCSPapq","properties":{"formattedCitation":"(Finlay et al., 2013)","plainCitation":"(Finlay et al., 2013)","noteIndex":0},"citationItems":[{"id":567,"uris":["http://zotero.org/users/7424350/items/8XDE9U5A"],"itemData":{"id":567,"type":"article-journal","abstract":"Human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sources.","container-title":"Science","DOI":"10.1126/SCIENCE.1242575","ISSN":"0036-8075","issue":"6155","note":"PMID: 24115440\npublisher: American Association for the Advancement of Science","page":"247-250","title":"Human influences on nitrogen removal in lakes","volume":"342","author":[{"family":"Finlay","given":"Jacques C."},{"family":"Small","given":"Gaston E."},{"family":"Sterner","given":"Robert W."}],"issued":{"date-parts":[["2013"]]}}}],"schema":"https://github.com/citation-style-language/schema/raw/master/csl-citation.json"} </w:instrText>
      </w:r>
      <w:r w:rsidR="00A10F84">
        <w:fldChar w:fldCharType="separate"/>
      </w:r>
      <w:r w:rsidR="00A10F84" w:rsidRPr="007C6344">
        <w:rPr>
          <w:rFonts w:ascii="Calibri" w:hAnsi="Calibri" w:cs="Calibri"/>
        </w:rPr>
        <w:t>(Finlay et al., 2013)</w:t>
      </w:r>
      <w:r w:rsidR="00A10F84">
        <w:fldChar w:fldCharType="end"/>
      </w:r>
      <w:r w:rsidR="00A10F84">
        <w:t xml:space="preserve">, </w:t>
      </w:r>
      <w:r w:rsidR="00A10F84" w:rsidRPr="007C6344">
        <w:rPr>
          <w:color w:val="000000"/>
        </w:rPr>
        <w:t>negating the attempt to mitigate nutrient pollution</w:t>
      </w:r>
      <w:r w:rsidR="00A10F84">
        <w:t>.</w:t>
      </w:r>
      <w:r w:rsidR="007C6344">
        <w:t xml:space="preserve"> </w:t>
      </w:r>
      <w:r w:rsidR="0086514E">
        <w:t xml:space="preserve">In the Western US, N-deposition can significantly alter ecosystems </w:t>
      </w:r>
      <w:r w:rsidR="0086514E">
        <w:fldChar w:fldCharType="begin"/>
      </w:r>
      <w:r w:rsidR="0018252A">
        <w:instrText xml:space="preserve"> ADDIN ZOTERO_ITEM CSL_CITATION {"citationID":"BickFUyC","properties":{"formattedCitation":"(Fenn et al., 2003)","plainCitation":"(Fenn et al., 2003)","noteIndex":0},"citationItems":[{"id":3608,"uris":["http://zotero.org/users/7424350/items/MTDN3LZG"],"itemData":{"id":3608,"type":"article-journal","abstract":"In the western United States vast acreages of land are exposed to low levels of atmospheric nitrogen (N) deposition, with interspersed hotspots of elevated N deposition downwind of large, expanding metropolitan centers or large agricultural operations. Biological response studies in western North America demonstrate that some aquatic and terrestrial plant and microbial communities are significantly altered by N deposition. Greater plant productivity is counterbalanced by biotic community changes and deleterious effects on sensitive organisms (lichens and phytoplankton) that respond to low inputs of N (3 to 8 kilograms N per hectare per year). Streamwater nitrate concentrations are elevated in high-elevation catchments in Colorado and are unusually high in southern California and in some chaparral catchments in the southwestern Sierra Nevada. Chronic N deposition in the West is implicated in increased fire frequency in some areas and habitat alteration for threatened species. Between hotspots, N deposition is too low to cause noticeable effects or has not been studied.","container-title":"BioScience","DOI":"10.1641/0006-3568(2003)053[0404:EEONDI]2.0.CO;2","ISSN":"0006-3568","issue":"4","journalAbbreviation":"BioScience","page":"404-420","source":"Silverchair","title":"Ecological Effects of Nitrogen Deposition in the Western United States","volume":"53","author":[{"family":"Fenn","given":"Mark E."},{"family":"Baron","given":"Jill S."},{"family":"Allen","given":"Edith B."},{"family":"Rueth","given":"Heather M."},{"family":"Nydick","given":"Koren R."},{"family":"Geiser","given":"Linda"},{"family":"Bowman","given":"William D."},{"family":"Sickman","given":"James O."},{"family":"Meixner","given":"Thomas"},{"family":"Johnson","given":"Dale W."},{"family":"Neitlich","given":"Peter"}],"issued":{"date-parts":[["2003",4,1]]}}}],"schema":"https://github.com/citation-style-language/schema/raw/master/csl-citation.json"} </w:instrText>
      </w:r>
      <w:r w:rsidR="0086514E">
        <w:fldChar w:fldCharType="separate"/>
      </w:r>
      <w:r w:rsidR="0086514E" w:rsidRPr="007C6344">
        <w:rPr>
          <w:rFonts w:ascii="Calibri" w:hAnsi="Calibri" w:cs="Calibri"/>
        </w:rPr>
        <w:t>(Fenn et al., 2003)</w:t>
      </w:r>
      <w:r w:rsidR="0086514E">
        <w:fldChar w:fldCharType="end"/>
      </w:r>
      <w:r w:rsidR="0086514E">
        <w:t xml:space="preserve">. </w:t>
      </w:r>
      <w:r w:rsidR="007C6344">
        <w:t>And p</w:t>
      </w:r>
      <w:r w:rsidR="005B3F11">
        <w:t>rojected</w:t>
      </w:r>
      <w:r w:rsidR="0086514E">
        <w:t xml:space="preserve"> precipitation patterns under a changing climate will only likely increase N loading into freshwaters worldwide </w:t>
      </w:r>
      <w:r w:rsidR="0086514E">
        <w:fldChar w:fldCharType="begin"/>
      </w:r>
      <w:r w:rsidR="0018252A">
        <w:instrText xml:space="preserve"> ADDIN ZOTERO_ITEM CSL_CITATION {"citationID":"p3zt6DCF","properties":{"formattedCitation":"(Sinha et al., 2017)","plainCitation":"(Sinha et al., 2017)","noteIndex":0},"citationItems":[{"id":615,"uris":["http://zotero.org/users/7424350/items/XCIM3CFE"],"itemData":{"id":615,"type":"article-journal","abstract":"&lt;p&gt; Nitrogen input from river runoff is a major cause of eutrophication in estuaries and coastal waters. This is a serious problem that is widely expected to intensify as climate change strengthens the hydrological cycle. To address the current lack of adequate analysis, Sinha &lt;italic&gt;et al.&lt;/italic&gt; present estimates of riverine nitrogen loading for the continental United States, based on projections of precipitation derived from climate models (see the Perspective by Seitzinger and Phillips). Anticipated changes in precipitation patterns are forecast to cause large and robust increases in nitrogen fluxes by the end of the century. &lt;/p&gt;","container-title":"Science","DOI":"10.1126/science.aan2409","issue":"6349","page":"405-408","title":"Eutrophication will increase during the 21st century as a result of precipitation changes","volume":"357","author":[{"family":"Sinha","given":"E."},{"family":"Michalak","given":"A. M."},{"family":"Balaji","given":"V."}],"issued":{"date-parts":[["2017",7]]}}}],"schema":"https://github.com/citation-style-language/schema/raw/master/csl-citation.json"} </w:instrText>
      </w:r>
      <w:r w:rsidR="0086514E">
        <w:fldChar w:fldCharType="separate"/>
      </w:r>
      <w:r w:rsidR="0086514E" w:rsidRPr="007C6344">
        <w:rPr>
          <w:rFonts w:ascii="Calibri" w:hAnsi="Calibri" w:cs="Calibri"/>
        </w:rPr>
        <w:t>(Sinha et al., 2017)</w:t>
      </w:r>
      <w:r w:rsidR="0086514E">
        <w:fldChar w:fldCharType="end"/>
      </w:r>
      <w:r w:rsidR="0086514E">
        <w:t>.</w:t>
      </w:r>
    </w:p>
    <w:p w14:paraId="6E324D08" w14:textId="7DF3E848" w:rsidR="00E04100" w:rsidRDefault="00E13A62" w:rsidP="00E04100">
      <w:r>
        <w:t xml:space="preserve">Experiments have demonstrated how both nutrients together have an impact on productivity significantly more than additions of a single nutrient and how stoichiometrically imbalanced </w:t>
      </w:r>
      <w:r w:rsidR="00C53890">
        <w:t xml:space="preserve">resources </w:t>
      </w:r>
      <w:r>
        <w:t xml:space="preserve">can have detrimental impacts </w:t>
      </w:r>
      <w:r>
        <w:fldChar w:fldCharType="begin"/>
      </w:r>
      <w:r w:rsidR="0018252A">
        <w:instrText xml:space="preserve"> ADDIN ZOTERO_ITEM CSL_CITATION {"citationID":"teoYyjQX","properties":{"formattedCitation":"(Elser et al., 2011; Redoglio et al., 2022)","plainCitation":"(Elser et al., 2011; Redoglio et al., 2022)","noteIndex":0},"citationItems":[{"id":520,"uris":["http://zotero.org/users/7424350/items/7FTACYFX"],"itemData":{"id":520,"type":"article-journal","abstract":"While phosphorus is generally considered to be the primary nutrient limiting algal growth in lakes, limitation of algal growth by nitrogen has been observed in freshwater. It is also commonly obser...","container-title":"https://doi.org/10.1139/f90-165","DOI":"10.1139/F90-165","ISSN":"0706-652X","issue":"7","note":"publisher:  NRC Research Press Ottawa, Canada","page":"1468-1477","title":"Phosphorus and Nitrogen Limitation of Phytoplankton Growth in the Freshwaters of North America: A Review and Critique of Experimental Enrichments","volume":"47","author":[{"family":"Elser","given":"James J"},{"family":"Marzolf","given":"Erich R"},{"family":"Goldrnan","given":"Charles R"},{"family":"Marnoif","given":"E R"},{"family":"Goldman","given":"C 8"}],"issued":{"date-parts":[["2011"]]}}},{"id":3589,"uris":["http://zotero.org/users/7424350/items/S4FG9VVS"],"itemData":{"id":3589,"type":"article-journal","abstract":"Primary producer communities are often growth-limited by essential nutrients such as nitrogen (N) and phosphorus (P). The magnitude of limitation and whether N, P or both elements are limiting autotroph growth depends on the supply and ratios of these essential nutrients. Previous studies identified single, serial or co-limitation as predominant limitation outcomes in autotroph communities by factorial nutrient additions. Little is known about potential consequences of such scenarios for herbivores and whether their growth is primarily affected by changes in autotroph quantity or nutritional quality. We grew a community of phytoplankton species differing in various food quality aspects in experimental microcosms at varying N and P concentrations resulting in three different N:P ratios. At carrying capacity, N, P, both nutrients or none were added to reveal which nutrients were limiting. The nutrient-supplied communities were fed to the generalist herbivorous rotifer Brachionus calyciflorus to investigate how changing phytoplankton biomass and community composition affect herbivore abundance. We found phytoplankton being growth-limited either by N alone (single limitation) or serially, i.e. primarily by N and secondarily by P, altering available food quantity for rotifers. Rotifer growth showed a different response pattern compared to phytoplankton, suggesting that apart from food quantity food quality aspects played a substantial role in the transfer from primary to secondary production. The combined addition of N and P to phytoplankton had generally a positive effect on herbivore growth, whereas adding non-limiting nutrients had a rather detrimental effect probably due to stoichiometrically imbalanced food in terms of nutrient excess. Our experiment shows that adding various nutrients to primary producer communities will not always lead to increased autotroph and herbivore growth, and that differences between autotroph and herbivore responses under co-limiting conditions can be partly well explained by concepts of ecological stoichiometry theory.","container-title":"Oikos","DOI":"10.1111/oik.09052","ISSN":"1600-0706","issue":"9","language":"en","note":"_eprint: https://onlinelibrary.wiley.com/doi/pdf/10.1111/oik.09052","page":"e09052","source":"Wiley Online Library","title":"How nitrogen and phosphorus supply to nutrient-limited autotroph communities affects herbivore growth: testing stoichiometric and co-limitation theory across trophic levels","title-short":"How nitrogen and phosphorus supply to nutrient-limited autotroph communities affects herbivore growth","volume":"2022","author":[{"family":"Redoglio","given":"Andrea"},{"family":"Radtke","given":"Kassandra"},{"family":"Sperfeld","given":"Erik"}],"issued":{"date-parts":[["2022"]]}}}],"schema":"https://github.com/citation-style-language/schema/raw/master/csl-citation.json"} </w:instrText>
      </w:r>
      <w:r>
        <w:fldChar w:fldCharType="separate"/>
      </w:r>
      <w:r w:rsidRPr="001B3E73">
        <w:rPr>
          <w:rFonts w:ascii="Calibri" w:hAnsi="Calibri" w:cs="Calibri"/>
        </w:rPr>
        <w:t>(Elser et al., 2011; Redoglio et al., 2022)</w:t>
      </w:r>
      <w:r>
        <w:fldChar w:fldCharType="end"/>
      </w:r>
      <w:r w:rsidR="00BF57A8">
        <w:t>.</w:t>
      </w:r>
      <w:r w:rsidR="007C6344">
        <w:t xml:space="preserve"> </w:t>
      </w:r>
      <w:r w:rsidR="00BF57A8">
        <w:t xml:space="preserve">Despite the mounting evidence, </w:t>
      </w:r>
      <w:r w:rsidR="007C6344">
        <w:t>the conversation has remained on whether P or N has more impact rather than considering the potential for co-nutrient limitation</w:t>
      </w:r>
      <w:r w:rsidR="001B3E73">
        <w:t xml:space="preserve"> or </w:t>
      </w:r>
      <w:r w:rsidR="00C53890">
        <w:t>limitation that vacillates between N and P</w:t>
      </w:r>
      <w:r>
        <w:t>.</w:t>
      </w:r>
      <w:r w:rsidR="00BF57A8">
        <w:t xml:space="preserve"> </w:t>
      </w:r>
      <w:r w:rsidR="00AA3482">
        <w:t xml:space="preserve">Because their cycles are coupled in the environment </w:t>
      </w:r>
      <w:r w:rsidR="00AA3482">
        <w:fldChar w:fldCharType="begin"/>
      </w:r>
      <w:r w:rsidR="0018252A">
        <w:instrText xml:space="preserve"> ADDIN ZOTERO_ITEM CSL_CITATION {"citationID":"DqOF0Unh","properties":{"formattedCitation":"(Oviedo-Vargas et al., 2013)","plainCitation":"(Oviedo-Vargas et al., 2013)","noteIndex":0},"citationItems":[{"id":544,"uris":["http://zotero.org/users/7424350/items/L8XPXR5N"],"itemData":{"id":544,"type":"article-journal","abstract":"To investigate the coupling between carbon (C) and phosphorus (P) cycling in a human-altered stream, we conducted a whole-ecosystem manipulation of the labile dissolved organic carbon (DOC) pool in a nitrate (NO-3)-rich stream in the midwestern United States. For 6 d, we increased stream DOC by ~ 1 mg L-1 through a continuous addition of sodium acetate. On the sixth day of the addition, ammonium (NH+4) was increased by ~ 130 μg N L-1 to examine the potential for nitrogen (N) to mediate coupled C and P cycling. Of the added DOC, 85% was retained within the treatment reach, which increased ecosystem respiration with respect to the reference reach. Alkaline phosphatase activity (APA) increased from day 1 to day 6; however, water column P uptake only increased on day 6 concurrent with the NH+4 addition. Gross primary production decreased during the DOC addition relative to the reference reach, yet seemed to recover on day 6 (NH+4 addition). These results suggest that during the DOC addition, heterotrophs out-competed autotrophs for N and that sediment-sorbed P sustained the heterotrophic community while P uptake from the water column was dominated by autotrophs. Because APA and P uptake were stimulated by the simultaneous DOC and NH+4 addition, P cycling appeared to be N limited, despite the high ambient NO-3 concentration; this indicates a strong preferential uptake of NH4 over NO+4: In streams, C and P cycling can be intrinsically coupled through biological mechanisms, and this coupling can be mediated by the availability of different forms of inorganic N. © 2013, by the Association for the Sciences of Limnology and Oceanography, Inc.","container-title":"Limnology and Oceanography","DOI":"10.4319/LO.2013.58.4.1196","ISSN":"1939-5590","issue":"4","note":"publisher: John Wiley &amp; Sons, Ltd","page":"1196-1206","title":"Dissolved organic carbon manipulation reveals coupled cycling of carbon, nitrogen, and phosphorus in a nitrogen-rich stream","volume":"58","author":[{"family":"Oviedo-Vargas","given":"Diana"},{"family":"Royer","given":"Todd V."},{"family":"Johnson","given":"Laura T."}],"issued":{"date-parts":[["2013",7,1]]}}}],"schema":"https://github.com/citation-style-language/schema/raw/master/csl-citation.json"} </w:instrText>
      </w:r>
      <w:r w:rsidR="00AA3482">
        <w:fldChar w:fldCharType="separate"/>
      </w:r>
      <w:r w:rsidR="00AA3482" w:rsidRPr="00BF57A8">
        <w:rPr>
          <w:rFonts w:ascii="Calibri" w:hAnsi="Calibri" w:cs="Calibri"/>
        </w:rPr>
        <w:t>(Oviedo-Vargas et al., 2013)</w:t>
      </w:r>
      <w:r w:rsidR="00AA3482">
        <w:fldChar w:fldCharType="end"/>
      </w:r>
      <w:r w:rsidR="00AA3482">
        <w:t>, studying N and P in together terms of relative abundances may unfold large-scale patterns that would otherwise be unseen.</w:t>
      </w:r>
      <w:r w:rsidR="00A452B4">
        <w:t xml:space="preserve"> We believe this idea can be applied to the concept of nutrient limitation </w:t>
      </w:r>
      <w:r w:rsidR="00BF57A8">
        <w:t>by</w:t>
      </w:r>
      <w:r w:rsidR="00A452B4">
        <w:t xml:space="preserve"> distancing</w:t>
      </w:r>
      <w:r w:rsidR="00BF57A8">
        <w:t xml:space="preserve"> ourselves</w:t>
      </w:r>
      <w:r w:rsidR="00A452B4">
        <w:t xml:space="preserve"> from the binary N vs. P </w:t>
      </w:r>
      <w:r w:rsidR="00BF57A8">
        <w:t xml:space="preserve">focus and address the potential for lakes to shift between limitation or be limited by both nutrients. </w:t>
      </w:r>
      <w:r w:rsidR="00AA3482">
        <w:t>Nutrient limitation can be defined using Liebig’s law of minimum, which states that organismal growth is limited by the resource or nutrient in lowest supply</w:t>
      </w:r>
      <w:r w:rsidR="002C106F">
        <w:t xml:space="preserve">. And the relative abundance of these nutrients indicate </w:t>
      </w:r>
      <w:r w:rsidR="005B4759">
        <w:t>the balance of the supply</w:t>
      </w:r>
      <w:r w:rsidR="002C106F">
        <w:t xml:space="preserve"> </w:t>
      </w:r>
      <w:r w:rsidR="002C106F">
        <w:fldChar w:fldCharType="begin"/>
      </w:r>
      <w:r w:rsidR="0018252A">
        <w:instrText xml:space="preserve"> ADDIN ZOTERO_ITEM CSL_CITATION {"citationID":"svw9SVT6","properties":{"formattedCitation":"(Sterner &amp; Elser, 2002)","plainCitation":"(Sterner &amp; Elser, 2002)","noteIndex":0},"citationItems":[{"id":521,"uris":["http://zotero.org/users/7424350/items/WRSSM8YP"],"itemData":{"id":521,"type":"article-journal","abstract":"Synthesizing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\"Constraints of Stuff\": C:N Ratios in Tall-Grass Prairie; Catalysts for Ecological Stoichiometry; Summary and Synthesis; 8. Big-Scale Stoichiometry: Ecosystems in Space and Time; Empirical Patterns in Ecosystem Stoichiometry.","note":"publisher: Princeton University Press\nISBN: 978-1-4008-8569-5","title":"Ecological stoichiometry : the biology of elements from molecules to the biosphere","author":[{"family":"Sterner","given":"Robert Warner."},{"family":"Elser","given":"James J."}],"accessed":{"date-parts":[["2022",7,18]]},"issued":{"date-parts":[["2002"]]}}}],"schema":"https://github.com/citation-style-language/schema/raw/master/csl-citation.json"} </w:instrText>
      </w:r>
      <w:r w:rsidR="002C106F">
        <w:fldChar w:fldCharType="separate"/>
      </w:r>
      <w:r w:rsidR="002C106F" w:rsidRPr="00BF57A8">
        <w:rPr>
          <w:rFonts w:ascii="Calibri" w:hAnsi="Calibri" w:cs="Calibri"/>
        </w:rPr>
        <w:t>(Sterner &amp; Elser, 2002)</w:t>
      </w:r>
      <w:r w:rsidR="002C106F">
        <w:fldChar w:fldCharType="end"/>
      </w:r>
      <w:r w:rsidR="00AA3482">
        <w:t xml:space="preserve">. </w:t>
      </w:r>
      <w:r w:rsidR="00E04100">
        <w:t xml:space="preserve">Nutrient ratios have been extensively used to determine limitation </w:t>
      </w:r>
      <w:r w:rsidR="00E04100">
        <w:fldChar w:fldCharType="begin"/>
      </w:r>
      <w:r w:rsidR="00E04100">
        <w:instrText xml:space="preserve"> ADDIN ZOTERO_ITEM CSL_CITATION {"citationID":"LBlhOe1Q","properties":{"formattedCitation":"(Downing &amp; McCauley, 1992; Guildford &amp; Hecky, 2000; Hellstr\\uc0\\u246{}m, 1996; Ptacnik et al., 2010; Redfield, 1958; Rhee &amp; Gotham, 1980)","plainCitation":"(Downing &amp; McCauley, 1992; Guildford &amp; Hecky, 2000; Hellström, 1996; Ptacnik et al., 2010; Redfield, 1958; Rhee &amp; Gotham, 1980)","noteIndex":0},"citationItems":[{"id":542,"uris":["http://zotero.org/users/7424350/items/LYSQGYLW"],"itemData":{"id":542,"type":"article-journal","abstract":"This article is in Free Access Publication and may be downloaded using the “Download Full Text PDF” link at right. © 1992, by the Association for the Sciences of Limnology and Oceanography, Inc.","container-title":"Limnology and Oceanography","DOI":"10.4319/LO.1992.37.5.0936","ISSN":"1939-5590","issue":"5","note":"publisher: John Wiley &amp; Sons, Ltd","page":"936-945","title":"The nitrogen : phosphorus relationship in lakes","volume":"37","author":[{"family":"Downing","given":"John A."},{"family":"McCauley","given":"Edward"}],"issued":{"date-parts":[["1992",7,1]]}}},{"id":3596,"uris":["http://zotero.org/users/7424350/items/9BT8SWFF"],"itemData":{"id":3596,"type":"article-journal","abstract":"Total nitrogen (TN) and total phosphorus (TP) measurements and contemporaneous measurements of chlorophyll a (Chl a) and phytoplankton nutrient deficiency have been made across a broad range of lakes and ocean sites using common methods. The ocean environment was nutrient rich in terms of TN and TP when compared with most lakes in the study, although Lake Victoria had the highest values of TN and TP. TN concentrations in lakes rose rapidly with TP concentrations, from low values to TN concentrations that are similar to those associated with the ocean sites. In contrast, the TN concentrations in the oceans were relatively homogeneous and independent of TP concentrations. The hyperbolic shape of the TN:TP relationship created a broad range of TN:TP values for both lakes and oceans. The TN:TP ratios of the surface ocean sites were usually well in excess of the Redfield ratio that is noted in the deep ocean. Phytoplankton biomass, as indicated by Chl a, was strongly dependent upon TP in the lakes, and there was a weaker relationship with TN. Oceanic Chl a values showed a positive relationship with TP, but at much higher TP values than were observed in the lakes; there was no relation with TN.P-deficient phytoplankton growth was inferred using independent indicators when TP was &gt;0.5 µmol L−1 at both freshwater and marine sites. N-deficiency indicators were highly variable and did not show any clear dependence on TN concentration. The TN:TP ratio was indicative of which nutrient would become limiting for growth in both lakes and oceans. When all sites are compared, N-deficient growth was apparent at TN:TP µ 20 (molar), whereas P-deficient growth consistently occurred when TN:TP µ 50 (molar). At intermediate TN:TP ratios, either N or P can become deficient. We conclude that N or P limitation of algal growth is a product of the TN and TP concentration and the TN:TP ratio rather than a product of whether the system of study is marine or freshwater.","container-title":"Limnology and Oceanography","DOI":"10.4319/lo.2000.45.6.1213","ISSN":"1939-5590","issue":"6","language":"en","note":"_eprint: https://onlinelibrary.wiley.com/doi/pdf/10.4319/lo.2000.45.6.1213","page":"1213-1223","source":"Wiley Online Library","title":"Total nitrogen, total phosphorus, and nutrient limitation in lakes and oceans: Is there a common relationship?","title-short":"Total nitrogen, total phosphorus, and nutrient limitation in lakes and oceans","volume":"45","author":[{"family":"Guildford","given":"Stephanie J."},{"family":"Hecky","given":"Robert E."}],"issued":{"date-parts":[["2000"]]}}},{"id":699,"uris":["http://zotero.org/users/7424350/items/MY4JYK9P"],"itemData":{"id":699,"type":"article-journal","abstract":"The parameters determining the annual balances of nitrogen (N) and the concentrations of total N in lakes were analyzed. This was carried out by the use of multiple regression analyses on data from a number of northern temperate lakes with a hydraulic detention time of 0.25 yr or more. The result indicated that the removal of N in a lake, which in most cases is dominated by denitrification, seems to be controlled by organic matter. If no major N fixation is taking place, the concentration of total N in the epilimnion during summer is proportional to the load of N and inversely proportional to the concentration of total P or chlorophyll a. For some lakes N fixation is taking place. The increase in total N due to N fixation was found to be proportional to the concentration of total P reduced by a fraction of the estimated N concentration without any fixation. For most lakes, the effect of N fixation is to balance the N content with the P content, which means that the algal biomass is limited by the P content. A ratio of the total concentrations N/P less than approximately 10 indicates a rate of denitrification exceeding the capacity of N fixation. N is not balanced with P, and the algae is controlled by N.","container-title":"Water Environment Research","DOI":"10.2175/106143096X127208","ISSN":"1554-7531","issue":"1","note":"publisher: John Wiley &amp; Sons, Ltd","page":"55-65","title":"An empirical study of nitrogen dynamics in lakes","volume":"68","author":[{"family":"Hellström","given":"Thomas"}],"issued":{"date-parts":[["1996",1,1]]}}},{"id":679,"uris":["http://zotero.org/users/7424350/items/WE64MPZ6"],"itemData":{"id":679,"type":"article-journal","abstract":"We aim to define the best nutrient limitation indicator predicting phytoplankton biomass increase as a result of nutrient enrichment (N, P, or both). We compare the abilities of different indicators, based on chemical measurements of nitrogen (N) and phosphorus (P) fractions in the initial plankton community, to predict the limiting factor for phytoplankton growth as inferred independently from short-term laboratory experiments on the same natural communities in a data set from NE Baltic Sea (Tamminen and Andersen, Mar Ecol Prog Ser 340:121-138, 2007). The best indicators had a true positive rate of about 80% for predicting both N and P limitation, but with a higher false positive rate for N than for P limitation (25 vs. 5%). Estimated threshold ratios for total nutrients (TN:TP) were substantially higher than the Redfield ratio, reflecting the relatively high amounts of biologically less available dissolved organic N in the study area. The best overall performing indicator, DIN:TP, had chlorophyll-response based threshold ratios far below Redfield, with N limitation below 2:1 and P limitation above 5:1 (by atoms). On the contrary, particulate N:P ratio was the overall worst predictor for N or P limitation, with values clustering around the Redfield N:P ratio (16:1, by atoms) independent of the limiting factor. Estimated threshold ratios based on inorganic nutrients (DIN:DIP) and so-called biologically available nutrients (BAN:BAP = (PON + DIN):(POP + DIP)) were also generally clearly above 16:1, indicating that the Redfield ratio rather reflects the transition from N limitation to combined N + P limitation, than to single limitation by P. Coastal systems are complex systems with regard to nutrient dynamics, historically considered to represent the transition from P-limited freshwater to N-limited marine systems. Our analysis shows that rather simple ratios reflect phytoplankton requirement for nutrients. Based on the high prediction performance, analytical considerations, and general data availability, the DIN:TP ratio appears to be the best indicator for inferring in situ N vs. P limitation of phytoplankton from chemical monitoring data. © 2010 The Author(s).","container-title":"Ecosystems","DOI":"10.1007/S10021-010-9380-Z/FIGURES/5","ISSN":"14329840","issue":"8","note":"publisher: Springer","page":"1201-1214","title":"Performance of the Redfield Ratio and a Family of Nutrient Limitation Indicators as Thresholds for Phytoplankton N vs. P Limitation","volume":"13","author":[{"family":"Ptacnik","given":"Robert"},{"family":"Andersen","given":"Tom"},{"family":"Tamminen","given":"Timo"}],"issued":{"date-parts":[["2010",12,28]]}}},{"id":530,"uris":["http://zotero.org/users/7424350/items/V92YFRZK"],"itemData":{"id":530,"type":"article-journal","container-title":"American Scientist","issue":"3","page":"230A-221","title":"THE BIOLOGICAL CONTROL OF CHEMICAL FACTORS IN THE ENVIRONMENT","volume":"46","author":[{"family":"Redfield","given":"Alfred C."}],"issued":{"date-parts":[["1958"]]}}},{"id":700,"uris":["http://zotero.org/users/7424350/items/BFYDXZ5T"],"itemData":{"id":700,"type":"article-journal","abstract":"The optimum atomic ratio of N to P, the ratio at which one nutrient limitation changes over to the other, was determined in seven species of freshwater planktonic algae. The ratio varied over a wide range among species; the average for these species was 17. If the cellular nutrient ratios in marine species are comparable with those in freshwater organisms, Redfield's ratio of 15 is remarkably close to the average. Cellular N:P ratios varied over a 24‐h period under a light:dark cycle. The variation of the optimum ratio between species and diel change in cellular N:P ratios within a species could play an important role in population dynamics by enhancing the probability of coexistence of species. Copyright © 1980, Wiley Blackwell. All rights reserved","container-title":"Journal of Phycology","DOI":"10.1111/J.1529-8817.1980.TB03065.X","ISSN":"1529-8817","issue":"4","note":"publisher: John Wiley &amp; Sons, Ltd","page":"486-489","title":"OPTIMUM N:P RATIOS AND COEXISTENCE OF PLANKTONIC ALGAE1","volume":"16","author":[{"family":"Rhee","given":"G‐Yull ‐Y"},{"family":"Gotham","given":"Ivan J."}],"issued":{"date-parts":[["1980",12,1]]}}}],"schema":"https://github.com/citation-style-language/schema/raw/master/csl-citation.json"} </w:instrText>
      </w:r>
      <w:r w:rsidR="00E04100">
        <w:fldChar w:fldCharType="separate"/>
      </w:r>
      <w:r w:rsidR="00E04100" w:rsidRPr="0018252A">
        <w:rPr>
          <w:rFonts w:ascii="Calibri" w:hAnsi="Calibri" w:cs="Calibri"/>
          <w:szCs w:val="24"/>
        </w:rPr>
        <w:t xml:space="preserve">(Downing &amp; McCauley, 1992; Guildford &amp; Hecky, 2000; Hellström, 1996; Ptacnik et al., 2010; </w:t>
      </w:r>
      <w:r w:rsidR="00E04100" w:rsidRPr="0018252A">
        <w:rPr>
          <w:rFonts w:ascii="Calibri" w:hAnsi="Calibri" w:cs="Calibri"/>
          <w:szCs w:val="24"/>
        </w:rPr>
        <w:lastRenderedPageBreak/>
        <w:t>Redfield, 1958; Rhee &amp; Gotham, 1980)</w:t>
      </w:r>
      <w:r w:rsidR="00E04100">
        <w:fldChar w:fldCharType="end"/>
      </w:r>
      <w:r w:rsidR="00B41D7E">
        <w:t>.</w:t>
      </w:r>
      <w:r w:rsidR="00E04100">
        <w:t xml:space="preserve"> DIN:TP may be more indicative of the bioavailable nutrient forms than TN:TP </w:t>
      </w:r>
      <w:r w:rsidR="00B41D7E">
        <w:t>and may serve as a better indicator of nutrient limitation in lakes</w:t>
      </w:r>
      <w:r w:rsidR="00E04100">
        <w:t xml:space="preserve"> </w:t>
      </w:r>
      <w:r w:rsidR="00E04100">
        <w:fldChar w:fldCharType="begin"/>
      </w:r>
      <w:r w:rsidR="00E04100">
        <w:instrText xml:space="preserve"> ADDIN ZOTERO_ITEM CSL_CITATION {"citationID":"wawgp5b1","properties":{"formattedCitation":"(Bergstr\\uc0\\u246{}m, 2010)","plainCitation":"(Bergström, 2010)","noteIndex":0},"citationItems":[{"id":560,"uris":["http://zotero.org/users/7424350/items/VS5X8VHT"],"itemData":{"id":560,"type":"article-journal","abstract":"The stoichiometric composition of lake water chemistry affects nutrient limitation among phytoplankton. I show how TN:TP and DIN:TP ratios vary in oligotrophic lakes of Europe and the USA affected by different amounts of N deposition, and evaluate whether the DIN:TP ratio is a better indicator than the TN:TP ratio for discriminating between N and P limitation of phytoplankton. Data were compiled from boreal and low to high alpine lakes, and comprise epilimnetic lake water chemistry data (106 lakes) and results from short-term nutrient bioassay experiments (28 lakes). A large share (54%) of the oligotrophic lakes in the study had low TN:TP mass ratios (&lt;25). DIN:TP ratios showed higher variability than TN:TP ratios. Variability in DIN:TP ratios was related to N deposition, but also to catchment characteristics. Data from short-term bioassay experiments with separate addition of N and P showed that the DIN:TP ratio was a better indicator than the TN:TP ratio for N and P limitation of phytoplankton. Phytoplankton shift from N to P limitation when DIN:TP mass ratios increase from 1.5 to 3.4. High DIN:TP ratios, indicating P limitation of phytoplankton, were generally found in alpine lakes with low to moderate N deposition and in boreal lakes with high to very high amounts of N deposition. © 2010 Springer Basel AG.","container-title":"Aquatic Sciences","DOI":"10.1007/S00027-010-0132-0/FIGURES/1","ISSN":"10151621","issue":"3","note":"publisher: Springer","page":"277-281","title":"The use of TN:TP and DIN:TP ratios as indicators for phytoplankton nutrient limitation in oligotrophic lakes affected by N deposition","volume":"72","author":[{"family":"Bergström","given":"Ann Kristin"}],"issued":{"date-parts":[["2010",6,3]]}}}],"schema":"https://github.com/citation-style-language/schema/raw/master/csl-citation.json"} </w:instrText>
      </w:r>
      <w:r w:rsidR="00E04100">
        <w:fldChar w:fldCharType="separate"/>
      </w:r>
      <w:r w:rsidR="00E04100" w:rsidRPr="00C53890">
        <w:rPr>
          <w:rFonts w:ascii="Calibri" w:hAnsi="Calibri" w:cs="Calibri"/>
          <w:szCs w:val="24"/>
        </w:rPr>
        <w:t>(Bergström, 2010)</w:t>
      </w:r>
      <w:r w:rsidR="00E04100">
        <w:fldChar w:fldCharType="end"/>
      </w:r>
      <w:r w:rsidR="00E04100">
        <w:t xml:space="preserve">. </w:t>
      </w:r>
    </w:p>
    <w:p w14:paraId="28E2CE83" w14:textId="114D3FA2" w:rsidR="00E575A1" w:rsidRDefault="00855321" w:rsidP="0057476D">
      <w:r w:rsidRPr="00855321">
        <w:t xml:space="preserve">In this study we </w:t>
      </w:r>
      <w:r>
        <w:t>challenge</w:t>
      </w:r>
      <w:r w:rsidR="00B41D7E">
        <w:t>d</w:t>
      </w:r>
      <w:r>
        <w:t xml:space="preserve"> the single nutrient viewpoint and </w:t>
      </w:r>
      <w:r w:rsidRPr="00855321">
        <w:t>evaluate</w:t>
      </w:r>
      <w:r w:rsidR="00B41D7E">
        <w:t>d</w:t>
      </w:r>
      <w:r w:rsidRPr="00855321">
        <w:t xml:space="preserve"> how both N</w:t>
      </w:r>
      <w:r>
        <w:t xml:space="preserve"> and </w:t>
      </w:r>
      <w:r w:rsidRPr="00855321">
        <w:t>P contribute to eutrophication</w:t>
      </w:r>
      <w:r>
        <w:t xml:space="preserve"> and limitation</w:t>
      </w:r>
      <w:r w:rsidRPr="00855321">
        <w:t xml:space="preserve"> at a continental scale</w:t>
      </w:r>
      <w:r>
        <w:t xml:space="preserve"> using </w:t>
      </w:r>
      <w:r w:rsidR="00A52440">
        <w:t xml:space="preserve">U.S. </w:t>
      </w:r>
      <w:r w:rsidR="00A10F84">
        <w:t>Environmental Protection Agency (</w:t>
      </w:r>
      <w:r w:rsidR="00B41D7E">
        <w:t>US</w:t>
      </w:r>
      <w:r w:rsidR="00A10F84">
        <w:t xml:space="preserve">EPA) National Lakes Assessment (NLA) data. </w:t>
      </w:r>
      <w:r w:rsidR="0057476D">
        <w:t>NLA surveys include empirical data from thousands of lakes across the U</w:t>
      </w:r>
      <w:r w:rsidR="00B41D7E">
        <w:t>.</w:t>
      </w:r>
      <w:r w:rsidR="0057476D">
        <w:t>S</w:t>
      </w:r>
      <w:r w:rsidR="00B41D7E">
        <w:t>.</w:t>
      </w:r>
      <w:r w:rsidR="0057476D">
        <w:t>, which allows researchers to gain the first comprehensive assessment of lake water quality and ecosystem health across a range of climates and environmental contexts.</w:t>
      </w:r>
      <w:r w:rsidR="00E04100">
        <w:t xml:space="preserve"> We used both nutrient concentrations and ratios to assess limitation since limitation is likely a function of both relative and absolute abundance </w:t>
      </w:r>
      <w:r w:rsidR="00E04100">
        <w:fldChar w:fldCharType="begin"/>
      </w:r>
      <w:r w:rsidR="00E04100">
        <w:instrText xml:space="preserve"> ADDIN ZOTERO_ITEM CSL_CITATION {"citationID":"rk4nDY5m","properties":{"formattedCitation":"(Guildford &amp; Hecky, 2000)","plainCitation":"(Guildford &amp; Hecky, 2000)","noteIndex":0},"citationItems":[{"id":3596,"uris":["http://zotero.org/users/7424350/items/9BT8SWFF"],"itemData":{"id":3596,"type":"article-journal","abstract":"Total nitrogen (TN) and total phosphorus (TP) measurements and contemporaneous measurements of chlorophyll a (Chl a) and phytoplankton nutrient deficiency have been made across a broad range of lakes and ocean sites using common methods. The ocean environment was nutrient rich in terms of TN and TP when compared with most lakes in the study, although Lake Victoria had the highest values of TN and TP. TN concentrations in lakes rose rapidly with TP concentrations, from low values to TN concentrations that are similar to those associated with the ocean sites. In contrast, the TN concentrations in the oceans were relatively homogeneous and independent of TP concentrations. The hyperbolic shape of the TN:TP relationship created a broad range of TN:TP values for both lakes and oceans. The TN:TP ratios of the surface ocean sites were usually well in excess of the Redfield ratio that is noted in the deep ocean. Phytoplankton biomass, as indicated by Chl a, was strongly dependent upon TP in the lakes, and there was a weaker relationship with TN. Oceanic Chl a values showed a positive relationship with TP, but at much higher TP values than were observed in the lakes; there was no relation with TN.P-deficient phytoplankton growth was inferred using independent indicators when TP was &gt;0.5 µmol L−1 at both freshwater and marine sites. N-deficiency indicators were highly variable and did not show any clear dependence on TN concentration. The TN:TP ratio was indicative of which nutrient would become limiting for growth in both lakes and oceans. When all sites are compared, N-deficient growth was apparent at TN:TP µ 20 (molar), whereas P-deficient growth consistently occurred when TN:TP µ 50 (molar). At intermediate TN:TP ratios, either N or P can become deficient. We conclude that N or P limitation of algal growth is a product of the TN and TP concentration and the TN:TP ratio rather than a product of whether the system of study is marine or freshwater.","container-title":"Limnology and Oceanography","DOI":"10.4319/lo.2000.45.6.1213","ISSN":"1939-5590","issue":"6","language":"en","note":"_eprint: https://onlinelibrary.wiley.com/doi/pdf/10.4319/lo.2000.45.6.1213","page":"1213-1223","source":"Wiley Online Library","title":"Total nitrogen, total phosphorus, and nutrient limitation in lakes and oceans: Is there a common relationship?","title-short":"Total nitrogen, total phosphorus, and nutrient limitation in lakes and oceans","volume":"45","author":[{"family":"Guildford","given":"Stephanie J."},{"family":"Hecky","given":"Robert E."}],"issued":{"date-parts":[["2000"]]}}}],"schema":"https://github.com/citation-style-language/schema/raw/master/csl-citation.json"} </w:instrText>
      </w:r>
      <w:r w:rsidR="00E04100">
        <w:fldChar w:fldCharType="separate"/>
      </w:r>
      <w:r w:rsidR="00E04100" w:rsidRPr="003D544E">
        <w:rPr>
          <w:rFonts w:ascii="Calibri" w:hAnsi="Calibri" w:cs="Calibri"/>
        </w:rPr>
        <w:t>(Guildford &amp; Hecky, 2000)</w:t>
      </w:r>
      <w:r w:rsidR="00E04100">
        <w:fldChar w:fldCharType="end"/>
      </w:r>
      <w:r w:rsidR="00E04100">
        <w:t>.</w:t>
      </w:r>
      <w:r w:rsidR="0057476D">
        <w:t xml:space="preserve"> </w:t>
      </w:r>
      <w:r w:rsidR="00E575A1">
        <w:t>Using these broad scale</w:t>
      </w:r>
      <w:r w:rsidR="00E319D0">
        <w:t xml:space="preserve"> survey</w:t>
      </w:r>
      <w:r w:rsidR="00E575A1">
        <w:t xml:space="preserve"> data, we aim to </w:t>
      </w:r>
      <w:r>
        <w:t>examine</w:t>
      </w:r>
      <w:r w:rsidR="00E575A1">
        <w:t xml:space="preserve"> the following questions:</w:t>
      </w:r>
    </w:p>
    <w:p w14:paraId="6764C5F8" w14:textId="608352F7" w:rsidR="00E575A1" w:rsidRDefault="00E575A1" w:rsidP="0057476D">
      <w:pPr>
        <w:pStyle w:val="ListParagraph"/>
        <w:numPr>
          <w:ilvl w:val="0"/>
          <w:numId w:val="22"/>
        </w:numPr>
      </w:pPr>
      <w:r>
        <w:t>Which nutrient correlate</w:t>
      </w:r>
      <w:r w:rsidR="001C24F8">
        <w:t>s best</w:t>
      </w:r>
      <w:r>
        <w:t xml:space="preserve"> with</w:t>
      </w:r>
      <w:r w:rsidR="001C24F8">
        <w:t xml:space="preserve"> chlorophyll-a, an indicator of</w:t>
      </w:r>
      <w:r>
        <w:t xml:space="preserve"> eutrophication</w:t>
      </w:r>
      <w:r w:rsidR="001C24F8">
        <w:t>,</w:t>
      </w:r>
      <w:r>
        <w:t xml:space="preserve"> in lakes across ecoregions of the US?</w:t>
      </w:r>
    </w:p>
    <w:p w14:paraId="42C07DE3" w14:textId="6997136B" w:rsidR="00E575A1" w:rsidRDefault="001C24F8" w:rsidP="001C24F8">
      <w:pPr>
        <w:pStyle w:val="ListParagraph"/>
        <w:numPr>
          <w:ilvl w:val="0"/>
          <w:numId w:val="22"/>
        </w:numPr>
      </w:pPr>
      <w:r>
        <w:t xml:space="preserve">How does nutrient limitation vary by U.S. ecoregion and do the data indicate any widespread shifts in nutrient limitation between 2007 and 2017? </w:t>
      </w:r>
    </w:p>
    <w:p w14:paraId="63D0D71F" w14:textId="4C105A35" w:rsidR="00A52440" w:rsidRDefault="00A52440" w:rsidP="001C24F8">
      <w:pPr>
        <w:pStyle w:val="ListParagraph"/>
        <w:numPr>
          <w:ilvl w:val="0"/>
          <w:numId w:val="22"/>
        </w:numPr>
      </w:pPr>
      <w:r>
        <w:t xml:space="preserve">How does nutrient limitation relate to trophic state? </w:t>
      </w:r>
    </w:p>
    <w:p w14:paraId="3B9FC9E3" w14:textId="77BD1866" w:rsidR="0057476D" w:rsidRDefault="00A52440" w:rsidP="0057476D">
      <w:pPr>
        <w:pStyle w:val="ListParagraph"/>
        <w:numPr>
          <w:ilvl w:val="0"/>
          <w:numId w:val="22"/>
        </w:numPr>
      </w:pPr>
      <w:r>
        <w:t>Do</w:t>
      </w:r>
      <w:r w:rsidR="0057476D">
        <w:t xml:space="preserve"> conclusions drawn from NLA surveys vary depending on </w:t>
      </w:r>
      <w:r w:rsidR="00AB0A01">
        <w:t>the subset of lakes considered, i.e., all surveyed lakes vs resampled lakes</w:t>
      </w:r>
      <w:r w:rsidR="001C24F8">
        <w:t xml:space="preserve">? </w:t>
      </w:r>
    </w:p>
    <w:p w14:paraId="312CE70B" w14:textId="76E5C322" w:rsidR="00735EBD" w:rsidRDefault="00735EBD" w:rsidP="00E575A1">
      <w:pPr>
        <w:pStyle w:val="Heading1"/>
      </w:pPr>
      <w:r>
        <w:t>Methods</w:t>
      </w:r>
    </w:p>
    <w:p w14:paraId="18F54883" w14:textId="77777777" w:rsidR="00E575A1" w:rsidRDefault="00E575A1" w:rsidP="00E575A1">
      <w:pPr>
        <w:pStyle w:val="Heading2"/>
      </w:pPr>
      <w:r>
        <w:t>NLA lakes and methods</w:t>
      </w:r>
    </w:p>
    <w:p w14:paraId="14EB7833" w14:textId="740B6D09" w:rsidR="00E575A1" w:rsidRDefault="00E575A1" w:rsidP="00BA76D4">
      <w:r>
        <w:t xml:space="preserve">NLA data from survey years 2007 and 2017 were used in the analyses </w:t>
      </w:r>
      <w:r>
        <w:fldChar w:fldCharType="begin"/>
      </w:r>
      <w:r w:rsidR="0018252A">
        <w:instrText xml:space="preserve"> ADDIN ZOTERO_ITEM CSL_CITATION {"citationID":"82iaBaah","properties":{"formattedCitation":"(USEPA, 2010, 2022a)","plainCitation":"(USEPA, 2010, 2022a)","noteIndex":0},"citationItems":[{"id":675,"uris":["http://zotero.org/users/7424350/items/CW64R448"],"itemData":{"id":675,"type":"article-journal","title":"National Aquatic Resource Surveys. National Lakes Assessment 2007 (data and metadata files)","URL":"Available from U.S. EPA website: http://www.epa.gov/national-aquatic-resource-surveys/data-national-aquatic-resource-surveys","author":[{"literal":"USEPA"}],"accessed":{"date-parts":[["2021",12,20]]},"issued":{"date-parts":[["2010"]]}}},{"id":674,"uris":["http://zotero.org/users/7424350/items/HF9XJPPA"],"itemData":{"id":674,"type":"article-journal","title":"National Aquatic Resource Surveys. National Lakes Assessment 2017 (data and metadata files)","URL":"Available from U.S. EPA website: http://www.epa.gov/national-aquatic-resource-surveys/data-national-aquatic-resource-surveys","author":[{"literal":"USEPA"}],"accessed":{"date-parts":[["2022",8,22]]},"issued":{"date-parts":[["2022"]]}}}],"schema":"https://github.com/citation-style-language/schema/raw/master/csl-citation.json"} </w:instrText>
      </w:r>
      <w:r>
        <w:fldChar w:fldCharType="separate"/>
      </w:r>
      <w:r w:rsidRPr="00BA76D4">
        <w:rPr>
          <w:rFonts w:ascii="Calibri" w:hAnsi="Calibri" w:cs="Calibri"/>
        </w:rPr>
        <w:t>(USEPA, 2010, 2022a)</w:t>
      </w:r>
      <w:r>
        <w:fldChar w:fldCharType="end"/>
      </w:r>
      <w:r>
        <w:t>.</w:t>
      </w:r>
      <w:r w:rsidR="00C53890">
        <w:t xml:space="preserve"> The 2012 data were excluded because we were interested in evaluating the long-term, decadal shifts</w:t>
      </w:r>
      <w:r w:rsidR="00CF62A5">
        <w:t xml:space="preserve"> rather than the shorter-term changes.</w:t>
      </w:r>
      <w:r>
        <w:t xml:space="preserve"> In 2007, 1156 lakes were surveyed</w:t>
      </w:r>
      <w:r w:rsidR="00191473">
        <w:t xml:space="preserve"> nationwide;</w:t>
      </w:r>
      <w:r>
        <w:t xml:space="preserve"> 95 were </w:t>
      </w:r>
      <w:r w:rsidR="00191473">
        <w:t>sampled twice</w:t>
      </w:r>
      <w:r w:rsidR="00CF62A5">
        <w:t xml:space="preserve"> in the same year,</w:t>
      </w:r>
      <w:r>
        <w:t xml:space="preserve"> and 124 were considered reference lakes. </w:t>
      </w:r>
      <w:r w:rsidR="003D0874">
        <w:t>References lakes were hand-selected to represent the least-disturbed conditions</w:t>
      </w:r>
      <w:r w:rsidR="00146846">
        <w:t xml:space="preserve"> in each ecoregion. Parameters assessed</w:t>
      </w:r>
      <w:r w:rsidR="003D0874">
        <w:t xml:space="preserve"> for</w:t>
      </w:r>
      <w:r w:rsidR="00146846">
        <w:t xml:space="preserve"> reference lakes were</w:t>
      </w:r>
      <w:r w:rsidR="003D0874">
        <w:t xml:space="preserve"> total P, total N, chloride, </w:t>
      </w:r>
      <w:r w:rsidR="00146846">
        <w:t xml:space="preserve">sulfate, turbidity, lakeshore physical parameters, and anthropogenic disturbances like agriculture, residences, and industry. The reference lakes were determined to be in least disturbed conditions for all the assessed parameters </w:t>
      </w:r>
      <w:r w:rsidR="00146846">
        <w:fldChar w:fldCharType="begin"/>
      </w:r>
      <w:r w:rsidR="00146846">
        <w:instrText xml:space="preserve"> ADDIN ZOTERO_ITEM CSL_CITATION {"citationID":"A1B3D8qe","properties":{"formattedCitation":"(USEPA, 2022b)","plainCitation":"(USEPA, 2022b)","noteIndex":0},"citationItems":[{"id":672,"uris":["http://zotero.org/users/7424350/items/NZLMYE7B"],"itemData":{"id":672,"type":"article-journal","container-title":"U.S. Environmental Protection Agency, Office of Water and Office of Research and Development","title":"National Lakes Assessment 2017: Technical Support Document. EPA 841‐R‐22‐001","URL":"https://www.epa.gov/national-aquatic-resource-surveys/national-lakes-assessment-2017-technical-support-document","author":[{"literal":"USEPA"}],"accessed":{"date-parts":[["2022",7,20]]},"issued":{"date-parts":[["2022"]]}}}],"schema":"https://github.com/citation-style-language/schema/raw/master/csl-citation.json"} </w:instrText>
      </w:r>
      <w:r w:rsidR="00146846">
        <w:fldChar w:fldCharType="separate"/>
      </w:r>
      <w:r w:rsidR="00146846" w:rsidRPr="00146846">
        <w:rPr>
          <w:rFonts w:ascii="Calibri" w:hAnsi="Calibri" w:cs="Calibri"/>
        </w:rPr>
        <w:t>(USEPA, 2022b)</w:t>
      </w:r>
      <w:r w:rsidR="00146846">
        <w:fldChar w:fldCharType="end"/>
      </w:r>
      <w:r w:rsidR="00146846">
        <w:t>.</w:t>
      </w:r>
      <w:r w:rsidR="003D0874">
        <w:t xml:space="preserve"> I</w:t>
      </w:r>
      <w:r>
        <w:t>n 2017, 1112 lakes were sampled</w:t>
      </w:r>
      <w:r w:rsidR="00191473">
        <w:t xml:space="preserve"> nationwide;</w:t>
      </w:r>
      <w:r>
        <w:t xml:space="preserve"> 97 were </w:t>
      </w:r>
      <w:r w:rsidR="00191473">
        <w:t xml:space="preserve">sampled twice </w:t>
      </w:r>
      <w:r>
        <w:t xml:space="preserve">in the same year, and 108 were considered reference lakes. </w:t>
      </w:r>
      <w:r w:rsidR="00191473">
        <w:t xml:space="preserve">Between the two survey years, </w:t>
      </w:r>
      <w:r>
        <w:t xml:space="preserve">282 lakes were </w:t>
      </w:r>
      <w:r w:rsidR="00191473">
        <w:t>resampled</w:t>
      </w:r>
      <w:r>
        <w:t xml:space="preserve">. In 2007, lakes greater than 4 ha were sampled. This changed in the later survey and lakes with surface area &gt; 1 ha and 1-m deep were included. </w:t>
      </w:r>
    </w:p>
    <w:p w14:paraId="759CADAC" w14:textId="34AF390A" w:rsidR="00CF62A5" w:rsidRDefault="00E575A1" w:rsidP="00CF62A5">
      <w:r>
        <w:t xml:space="preserve">The </w:t>
      </w:r>
      <w:r w:rsidR="00147AD4">
        <w:t>US</w:t>
      </w:r>
      <w:r>
        <w:t>EPA used a Generalized Random Tessellation Stratified survey design to randomly choose sampling sites</w:t>
      </w:r>
      <w:r w:rsidR="00BA76D4" w:rsidRPr="00BA76D4">
        <w:rPr>
          <w:color w:val="000000"/>
        </w:rPr>
        <w:t xml:space="preserve"> </w:t>
      </w:r>
      <w:sdt>
        <w:sdtPr>
          <w:rPr>
            <w:color w:val="000000"/>
          </w:rPr>
          <w:tag w:val="MENDELEY_CITATION_v3_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"/>
          <w:id w:val="-558010810"/>
          <w:placeholder>
            <w:docPart w:val="66D87A75E05344BDB8FE1F239F1D758F"/>
          </w:placeholder>
        </w:sdtPr>
        <w:sdtContent>
          <w:r w:rsidR="00BA76D4" w:rsidRPr="00BA76D4">
            <w:rPr>
              <w:color w:val="000000"/>
            </w:rPr>
            <w:t>(USEPA, 2022b).</w:t>
          </w:r>
        </w:sdtContent>
      </w:sdt>
      <w:r w:rsidR="00BA76D4">
        <w:t xml:space="preserve"> </w:t>
      </w:r>
      <w:r w:rsidRPr="002C17B1">
        <w:t>Stratification</w:t>
      </w:r>
      <w:r>
        <w:t xml:space="preserve"> was</w:t>
      </w:r>
      <w:r w:rsidRPr="002C17B1">
        <w:t xml:space="preserve"> based on </w:t>
      </w:r>
      <w:proofErr w:type="spellStart"/>
      <w:r>
        <w:t>O</w:t>
      </w:r>
      <w:r w:rsidRPr="002C17B1">
        <w:t>mernik</w:t>
      </w:r>
      <w:proofErr w:type="spellEnd"/>
      <w:r w:rsidRPr="002C17B1">
        <w:t xml:space="preserve"> level-3 aggregated ecoregions, state, and lake size</w:t>
      </w:r>
      <w:r>
        <w:t xml:space="preserve">. </w:t>
      </w:r>
      <w:r w:rsidR="00BA76D4">
        <w:t xml:space="preserve">Discretizing the dataset into </w:t>
      </w:r>
      <w:proofErr w:type="spellStart"/>
      <w:r w:rsidR="00BA76D4">
        <w:t>Omernik’s</w:t>
      </w:r>
      <w:proofErr w:type="spellEnd"/>
      <w:r w:rsidR="00BA76D4">
        <w:t xml:space="preserve"> </w:t>
      </w:r>
      <w:r w:rsidR="00146846">
        <w:t>nine</w:t>
      </w:r>
      <w:r w:rsidR="00BA76D4">
        <w:t xml:space="preserve"> aggregated ecoregions provides a qualitative understanding of spatial patterns and regional homogeneities </w:t>
      </w:r>
      <w:r w:rsidR="00BA76D4">
        <w:fldChar w:fldCharType="begin"/>
      </w:r>
      <w:r w:rsidR="0018252A">
        <w:instrText xml:space="preserve"> ADDIN ZOTERO_ITEM CSL_CITATION {"citationID":"qEh7MLIm","properties":{"formattedCitation":"(Omernik, 1987)","plainCitation":"(Omernik, 1987)","noteIndex":0},"citationItems":[{"id":556,"uris":["http://zotero.org/users/7424350/items/D8U5P6UF"],"itemData":{"id":556,"type":"article-journal","abstract":"A map of ccorcgions of the conterminous United States has been compiled to assist managers of aquatic and terrestrial resources in understanding the regional patterns of the realistically attainable quality of these resources. The ecoregions are based on perceived patterns of a combination of causal and integrative factors including land use, land surface form, potential natural vegetation, and soils. A synoptic approach similar to that used to define thcsc ccorcgions is also useful for applications of the map. Initial efforts to use the framework are at the state level of resource management; they center on aquatic ccosystcma - mainly attainable ranges in chemical quality, biotic assemblages, and lake trophic state. © 1987, Taylor &amp; Francis Group, LLC. All rights reserved.","container-title":"Annals of the Association of American Geographers","DOI":"10.1111/J.1467-8306.1987.TB00149.X","ISSN":"1467-8306","issue":"1","note":"publisher: John Wiley &amp; Sons, Ltd","page":"118-125","title":"Ecoregions of the Conterminous United States","volume":"77","author":[{"family":"Omernik","given":"James M."}],"issued":{"date-parts":[["1987",3,1]]}}}],"schema":"https://github.com/citation-style-language/schema/raw/master/csl-citation.json"} </w:instrText>
      </w:r>
      <w:r w:rsidR="00BA76D4">
        <w:fldChar w:fldCharType="separate"/>
      </w:r>
      <w:r w:rsidR="00BA76D4" w:rsidRPr="00BA76D4">
        <w:rPr>
          <w:rFonts w:ascii="Calibri" w:hAnsi="Calibri" w:cs="Calibri"/>
        </w:rPr>
        <w:t>(Omernik, 1987)</w:t>
      </w:r>
      <w:r w:rsidR="00BA76D4">
        <w:fldChar w:fldCharType="end"/>
      </w:r>
      <w:r w:rsidR="00BA76D4">
        <w:t xml:space="preserve">. </w:t>
      </w:r>
      <w:r>
        <w:t xml:space="preserve">Each lake is assigned a weight to indicate the number of lakes it represents with error. </w:t>
      </w:r>
      <w:r w:rsidR="00CF62A5" w:rsidRPr="00A10F84">
        <w:t>The NLA data are specifically designed to assess lakes across the US, rather than the individual lakes sampled</w:t>
      </w:r>
      <w:r w:rsidR="00CF62A5">
        <w:t>,</w:t>
      </w:r>
      <w:r w:rsidR="00CF62A5" w:rsidRPr="00A10F84">
        <w:t xml:space="preserve"> by using population weight estimates </w:t>
      </w:r>
      <w:r w:rsidR="00CF62A5">
        <w:fldChar w:fldCharType="begin"/>
      </w:r>
      <w:r w:rsidR="00CF62A5">
        <w:instrText xml:space="preserve"> ADDIN ZOTERO_ITEM CSL_CITATION {"citationID":"whU33hXI","properties":{"formattedCitation":"(USEPA, 2022b)","plainCitation":"(USEPA, 2022b)","noteIndex":0},"citationItems":[{"id":672,"uris":["http://zotero.org/users/7424350/items/NZLMYE7B"],"itemData":{"id":672,"type":"article-journal","container-title":"U.S. Environmental Protection Agency, Office of Water and Office of Research and Development","title":"National Lakes Assessment 2017: Technical Support Document. EPA 841‐R‐22‐001","URL":"https://www.epa.gov/national-aquatic-resource-surveys/national-lakes-assessment-2017-technical-support-document","author":[{"literal":"USEPA"}],"accessed":{"date-parts":[["2022",7,20]]},"issued":{"date-parts":[["2022"]]}}}],"schema":"https://github.com/citation-style-language/schema/raw/master/csl-citation.json"} </w:instrText>
      </w:r>
      <w:r w:rsidR="00CF62A5">
        <w:fldChar w:fldCharType="separate"/>
      </w:r>
      <w:r w:rsidR="00CF62A5" w:rsidRPr="00CF62A5">
        <w:rPr>
          <w:rFonts w:ascii="Calibri" w:hAnsi="Calibri" w:cs="Calibri"/>
        </w:rPr>
        <w:t>(USEPA, 2022b)</w:t>
      </w:r>
      <w:r w:rsidR="00CF62A5">
        <w:fldChar w:fldCharType="end"/>
      </w:r>
      <w:r w:rsidR="00CF62A5">
        <w:t xml:space="preserve">. </w:t>
      </w:r>
    </w:p>
    <w:p w14:paraId="431E97C1" w14:textId="77777777" w:rsidR="00E575A1" w:rsidRDefault="00E575A1" w:rsidP="00E575A1">
      <w:pPr>
        <w:pStyle w:val="Heading3"/>
      </w:pPr>
      <w:r>
        <w:lastRenderedPageBreak/>
        <w:t>Sampling and laboratory methods</w:t>
      </w:r>
    </w:p>
    <w:p w14:paraId="07B09199" w14:textId="276BAE13" w:rsidR="00E575A1" w:rsidRDefault="00E575A1" w:rsidP="00E575A1">
      <w:pPr>
        <w:rPr>
          <w:color w:val="000000"/>
        </w:rPr>
      </w:pPr>
      <w:r>
        <w:t xml:space="preserve">Lakes were sampled </w:t>
      </w:r>
      <w:r w:rsidR="001A1B65">
        <w:t xml:space="preserve">between </w:t>
      </w:r>
      <w:r>
        <w:t xml:space="preserve">May-September of each survey year. In 2007 there were </w:t>
      </w:r>
      <w:r w:rsidR="00146846">
        <w:t>nine</w:t>
      </w:r>
      <w:r>
        <w:t xml:space="preserve"> sampling events in October and in 2017, there were </w:t>
      </w:r>
      <w:r w:rsidR="00146846">
        <w:t>four</w:t>
      </w:r>
      <w:r>
        <w:t xml:space="preserve"> sampling events in October. The</w:t>
      </w:r>
      <w:r w:rsidR="00147AD4">
        <w:t xml:space="preserve"> USEPA </w:t>
      </w:r>
      <w:r>
        <w:t>used standardize sampling protocols in each survey year. Water was collected using an integrated sampler within the euphotic zone or up to 2m depth. Chlorophyll samples were stored in a dark 2L bottle and stored on ice until filtration with a 0.4</w:t>
      </w:r>
      <w:r w:rsidRPr="00BD69AF">
        <w:t xml:space="preserve"> </w:t>
      </w:r>
      <w:r>
        <w:t>µm pore size polycarbonate filters. Nutrient samples were stored in 250 mL bottles on ice and sulfuric acid was added to stabilize samples at pH &lt;2. More on these standardize sampling procedures can be found in the NLA field operations manuals</w:t>
      </w:r>
      <w:r w:rsidR="00BA76D4">
        <w:t xml:space="preserve"> </w:t>
      </w:r>
      <w:r w:rsidR="00BA76D4">
        <w:fldChar w:fldCharType="begin"/>
      </w:r>
      <w:r w:rsidR="0018252A">
        <w:instrText xml:space="preserve"> ADDIN ZOTERO_ITEM CSL_CITATION {"citationID":"dccqkZh1","properties":{"formattedCitation":"(USEPA, 2007a, 2017a)","plainCitation":"(USEPA, 2007a, 2017a)","noteIndex":0},"citationItems":[{"id":510,"uris":["http://zotero.org/users/7424350/items/2X2XBYP7"],"itemData":{"id":510,"type":"article-journal","container-title":"U.S. Environmental Protection Agency, Washington, DC","note":"publisher-place: Washington, DC.\npublisher: U.S. Environmental Protection Agency","title":"Survey of the Nation's Lakes. Field Operations Manual. EPA 841-B-07- 004","URL":"https://www.epa.gov/national-aquatic-resource-surveys/national-lakes-assessment-2007-field-operations-manual","author":[{"literal":"USEPA"}],"accessed":{"date-parts":[["2022",7,20]]},"issued":{"date-parts":[["2007"]]}}},{"id":514,"uris":["http://zotero.org/users/7424350/items/F5VG5UCJ"],"itemData":{"id":514,"type":"article-journal","container-title":"U.S. Environmental Protection Agency, Washington, DC","title":"National Lakes Assessment 2017. Field Operations Manual. EPA 841-B-16-002","URL":"https://www.epa.gov/national-aquatic-resource-surveys/national-lakes-assessment-2017-field-operations-manual","author":[{"literal":"USEPA"}],"accessed":{"date-parts":[["2022",7,20]]},"issued":{"date-parts":[["2017"]]}}}],"schema":"https://github.com/citation-style-language/schema/raw/master/csl-citation.json"} </w:instrText>
      </w:r>
      <w:r w:rsidR="00BA76D4">
        <w:fldChar w:fldCharType="separate"/>
      </w:r>
      <w:r w:rsidR="00427BBB" w:rsidRPr="00427BBB">
        <w:rPr>
          <w:rFonts w:ascii="Calibri" w:hAnsi="Calibri" w:cs="Calibri"/>
        </w:rPr>
        <w:t>(USEPA, 2007a, 2017a)</w:t>
      </w:r>
      <w:r w:rsidR="00BA76D4">
        <w:fldChar w:fldCharType="end"/>
      </w:r>
      <w:r w:rsidR="00BA76D4">
        <w:t xml:space="preserve">. </w:t>
      </w:r>
    </w:p>
    <w:p w14:paraId="1BCE3CD4" w14:textId="57B7BADE" w:rsidR="00E575A1" w:rsidRDefault="00E575A1" w:rsidP="00E575A1">
      <w:r>
        <w:rPr>
          <w:color w:val="000000"/>
        </w:rPr>
        <w:t>Samples were shipped overnight to approved laboratories and processed within 24 hours of receipt. Samples are analyzed for chlorophyll-a via extraction in 90% acetone followed by fluorometry. Total nutrients are analyzed via persulfate digestion then automated colorimetric analysis. Laboratory processing procedures must maintain quality assurance/control outlined by the EPA. More information about these processes and quality assurance can be found in the NLA laboratory operations manuals</w:t>
      </w:r>
      <w:r w:rsidR="00427BBB">
        <w:rPr>
          <w:color w:val="000000"/>
        </w:rPr>
        <w:t xml:space="preserve"> </w:t>
      </w:r>
      <w:r w:rsidR="00427BBB">
        <w:rPr>
          <w:color w:val="000000"/>
        </w:rPr>
        <w:fldChar w:fldCharType="begin"/>
      </w:r>
      <w:r w:rsidR="0018252A">
        <w:rPr>
          <w:color w:val="000000"/>
        </w:rPr>
        <w:instrText xml:space="preserve"> ADDIN ZOTERO_ITEM CSL_CITATION {"citationID":"4KfzmglI","properties":{"formattedCitation":"(USEPA, 2007b, 2017b)","plainCitation":"(USEPA, 2007b, 2017b)","noteIndex":0},"citationItems":[{"id":511,"uris":["http://zotero.org/users/7424350/items/B4TD8NEG"],"itemData":{"id":511,"type":"article-journal","container-title":"U.S. Environmental Protection Agency, Office of Water and Office of Research and Development, Washington, DC","title":"Survey of the Nation’s Lakes: Integrated Quality Assurance Project Plan. EPA/841-B-07-003","URL":"https://www.epa.gov/national-aquatic-resource-surveys/national-lakes-assessment-2007-quality-assurance-project-plan","author":[{"literal":"USEPA"}],"accessed":{"date-parts":[["2022",7,20]]},"issued":{"date-parts":[["2007"]]}}},{"id":515,"uris":["http://zotero.org/users/7424350/items/R6V8TXWV"],"itemData":{"id":515,"type":"article-journal","container-title":"U.S. Environmental Protection Agency, Washington, DC","title":"National Lakes Assessment 2017. Laboratory Operations Manual. V.1.1. EPA 841‐B‐16‐ 004","URL":"https://www.epa.gov/national-aquatic-resource-surveys/national-lakes-assessment-2017-laboratory-operations-manual","author":[{"literal":"USEPA"}],"accessed":{"date-parts":[["2022",7,20]]},"issued":{"date-parts":[["2017"]]}}}],"schema":"https://github.com/citation-style-language/schema/raw/master/csl-citation.json"} </w:instrText>
      </w:r>
      <w:r w:rsidR="00427BBB">
        <w:rPr>
          <w:color w:val="000000"/>
        </w:rPr>
        <w:fldChar w:fldCharType="separate"/>
      </w:r>
      <w:r w:rsidR="00427BBB" w:rsidRPr="00427BBB">
        <w:rPr>
          <w:rFonts w:ascii="Calibri" w:hAnsi="Calibri" w:cs="Calibri"/>
        </w:rPr>
        <w:t>(USEPA, 2007b, 2017b)</w:t>
      </w:r>
      <w:r w:rsidR="00427BBB">
        <w:rPr>
          <w:color w:val="000000"/>
        </w:rPr>
        <w:fldChar w:fldCharType="end"/>
      </w:r>
      <w:r w:rsidR="00427BBB">
        <w:rPr>
          <w:color w:val="000000"/>
        </w:rPr>
        <w:t>.</w:t>
      </w:r>
    </w:p>
    <w:p w14:paraId="520044DD" w14:textId="77777777" w:rsidR="00E575A1" w:rsidRDefault="00E575A1" w:rsidP="00E575A1">
      <w:pPr>
        <w:pStyle w:val="Heading3"/>
      </w:pPr>
      <w:r>
        <w:t>Trophic state determination</w:t>
      </w:r>
    </w:p>
    <w:p w14:paraId="6F5EC6CC" w14:textId="78181D04" w:rsidR="00E575A1" w:rsidRDefault="00E575A1" w:rsidP="00E575A1">
      <w:r>
        <w:t>The NLA uses chlorophyll-a concentration as a proxy for trophic state, while acknowledging that trophic state is actually determined by a variety of characteristics including nutrients, climate, morphometry, etc. Oligotrophic lakes have chlorophyll-a concentrations ≤ 2 µg L</w:t>
      </w:r>
      <w:r>
        <w:rPr>
          <w:vertAlign w:val="superscript"/>
        </w:rPr>
        <w:t>-1</w:t>
      </w:r>
      <w:r>
        <w:t>. Mesotrophic lakes have concentrations greater &gt; 2 µg L</w:t>
      </w:r>
      <w:r>
        <w:rPr>
          <w:vertAlign w:val="superscript"/>
        </w:rPr>
        <w:t>-1</w:t>
      </w:r>
      <w:r>
        <w:t xml:space="preserve"> and ≤ 7</w:t>
      </w:r>
      <w:r w:rsidRPr="00436C91">
        <w:t xml:space="preserve"> </w:t>
      </w:r>
      <w:r>
        <w:t>µg L</w:t>
      </w:r>
      <w:r>
        <w:rPr>
          <w:vertAlign w:val="superscript"/>
        </w:rPr>
        <w:t>-1</w:t>
      </w:r>
      <w:r>
        <w:t>. Eutrophic lakes have concentrations &gt; 7 µg L</w:t>
      </w:r>
      <w:r>
        <w:rPr>
          <w:vertAlign w:val="superscript"/>
        </w:rPr>
        <w:t>-1</w:t>
      </w:r>
      <w:r>
        <w:t xml:space="preserve"> and ≤ 30 µg L</w:t>
      </w:r>
      <w:r>
        <w:rPr>
          <w:vertAlign w:val="superscript"/>
        </w:rPr>
        <w:t>-1</w:t>
      </w:r>
      <w:r>
        <w:t>. And hypereutrophic lakes have concentrations &gt; 30</w:t>
      </w:r>
      <w:r w:rsidRPr="00436C91">
        <w:t xml:space="preserve"> </w:t>
      </w:r>
      <w:r>
        <w:t>µg L</w:t>
      </w:r>
      <w:r>
        <w:rPr>
          <w:vertAlign w:val="superscript"/>
        </w:rPr>
        <w:t>-1</w:t>
      </w:r>
      <w:r w:rsidR="008E03D0">
        <w:t xml:space="preserve"> </w:t>
      </w:r>
      <w:r w:rsidR="008E03D0">
        <w:fldChar w:fldCharType="begin"/>
      </w:r>
      <w:r w:rsidR="0018252A">
        <w:instrText xml:space="preserve"> ADDIN ZOTERO_ITEM CSL_CITATION {"citationID":"X6QSUhMi","properties":{"formattedCitation":"(USEPA, 2022b)","plainCitation":"(USEPA, 2022b)","noteIndex":0},"citationItems":[{"id":672,"uris":["http://zotero.org/users/7424350/items/NZLMYE7B"],"itemData":{"id":672,"type":"article-journal","container-title":"U.S. Environmental Protection Agency, Office of Water and Office of Research and Development","title":"National Lakes Assessment 2017: Technical Support Document. EPA 841‐R‐22‐001","URL":"https://www.epa.gov/national-aquatic-resource-surveys/national-lakes-assessment-2017-technical-support-document","author":[{"literal":"USEPA"}],"accessed":{"date-parts":[["2022",7,20]]},"issued":{"date-parts":[["2022"]]}}}],"schema":"https://github.com/citation-style-language/schema/raw/master/csl-citation.json"} </w:instrText>
      </w:r>
      <w:r w:rsidR="008E03D0">
        <w:fldChar w:fldCharType="separate"/>
      </w:r>
      <w:r w:rsidR="008E03D0" w:rsidRPr="008E03D0">
        <w:rPr>
          <w:rFonts w:ascii="Calibri" w:hAnsi="Calibri" w:cs="Calibri"/>
        </w:rPr>
        <w:t>(USEPA, 2022b)</w:t>
      </w:r>
      <w:r w:rsidR="008E03D0">
        <w:fldChar w:fldCharType="end"/>
      </w:r>
      <w:r w:rsidR="008E03D0">
        <w:t>.</w:t>
      </w:r>
    </w:p>
    <w:p w14:paraId="24C7D655" w14:textId="77777777" w:rsidR="00BF16CA" w:rsidRPr="00436C91" w:rsidRDefault="00BF16CA" w:rsidP="00BF16CA">
      <w:pPr>
        <w:pStyle w:val="Heading2"/>
      </w:pPr>
      <w:commentRangeStart w:id="0"/>
      <w:r>
        <w:t>Data analyses</w:t>
      </w:r>
      <w:commentRangeEnd w:id="0"/>
      <w:r w:rsidR="00B2274E">
        <w:rPr>
          <w:rStyle w:val="CommentReference"/>
          <w:rFonts w:asciiTheme="minorHAnsi" w:eastAsiaTheme="minorHAnsi" w:hAnsiTheme="minorHAnsi" w:cstheme="minorBidi"/>
          <w:color w:val="auto"/>
        </w:rPr>
        <w:commentReference w:id="0"/>
      </w:r>
    </w:p>
    <w:p w14:paraId="21762EBB" w14:textId="77777777" w:rsidR="00BF16CA" w:rsidRDefault="00BF16CA" w:rsidP="00BF16CA">
      <w:pPr>
        <w:pStyle w:val="Heading3"/>
      </w:pPr>
      <w:r>
        <w:t>Limitation calculation</w:t>
      </w:r>
    </w:p>
    <w:p w14:paraId="354FC724" w14:textId="49F5389B" w:rsidR="003D544E" w:rsidRDefault="00BF16CA" w:rsidP="00DB56F6">
      <w:r>
        <w:t>Nutrient limitation for lakes can fall into three categories: P-limit</w:t>
      </w:r>
      <w:r w:rsidR="00141849">
        <w:t>ation</w:t>
      </w:r>
      <w:r>
        <w:t>, N-limit</w:t>
      </w:r>
      <w:r w:rsidR="00141849">
        <w:t>ation</w:t>
      </w:r>
      <w:r>
        <w:t>, or co-nutrient limit</w:t>
      </w:r>
      <w:r w:rsidR="00141849">
        <w:t>ation</w:t>
      </w:r>
      <w:r>
        <w:t>.</w:t>
      </w:r>
      <w:r w:rsidR="00DD40B2">
        <w:t xml:space="preserve"> </w:t>
      </w:r>
      <w:r w:rsidR="00191473">
        <w:t>W</w:t>
      </w:r>
      <w:r w:rsidR="00824110">
        <w:t>e used a nutrient concentration</w:t>
      </w:r>
      <w:r w:rsidR="00EC0347">
        <w:t xml:space="preserve"> threshold</w:t>
      </w:r>
      <w:r w:rsidR="00824110">
        <w:t xml:space="preserve"> and a molar nutrient ratio</w:t>
      </w:r>
      <w:r w:rsidR="00191473">
        <w:t xml:space="preserve"> specific to</w:t>
      </w:r>
      <w:r w:rsidR="00EC0347">
        <w:t xml:space="preserve"> each ecoregion</w:t>
      </w:r>
      <w:r w:rsidR="00787BE9">
        <w:t xml:space="preserve"> and survey year</w:t>
      </w:r>
      <w:r w:rsidR="00191473">
        <w:t xml:space="preserve"> to determine the </w:t>
      </w:r>
      <w:r w:rsidR="00B41D7E">
        <w:t>potential for P-, N-, or co-nutrient limitation</w:t>
      </w:r>
      <w:r w:rsidR="00824110">
        <w:t xml:space="preserve">. </w:t>
      </w:r>
      <w:r w:rsidR="00191473">
        <w:t xml:space="preserve">To </w:t>
      </w:r>
      <w:r w:rsidR="00DB56F6">
        <w:t>determine</w:t>
      </w:r>
      <w:r w:rsidR="00191473">
        <w:t xml:space="preserve"> nutrient concentration thresholds, </w:t>
      </w:r>
      <w:r w:rsidR="00EC0347">
        <w:t xml:space="preserve">we </w:t>
      </w:r>
      <w:r w:rsidR="00DB56F6">
        <w:t xml:space="preserve">calculated </w:t>
      </w:r>
      <w:r w:rsidR="00EC0347">
        <w:t>the median</w:t>
      </w:r>
      <w:r w:rsidR="00191473">
        <w:t xml:space="preserve"> </w:t>
      </w:r>
      <w:r w:rsidR="00DB56F6">
        <w:t xml:space="preserve">dissolved inorganic N (DIN) or total phosphorus (TP) </w:t>
      </w:r>
      <w:r w:rsidR="00191473">
        <w:t>concentration</w:t>
      </w:r>
      <w:r w:rsidR="00EC0347">
        <w:t xml:space="preserve"> between the 25</w:t>
      </w:r>
      <w:r w:rsidR="00EC0347" w:rsidRPr="00EC0347">
        <w:rPr>
          <w:vertAlign w:val="superscript"/>
        </w:rPr>
        <w:t>th</w:t>
      </w:r>
      <w:r w:rsidR="00EC0347">
        <w:t xml:space="preserve"> percentile</w:t>
      </w:r>
      <w:r w:rsidR="00E04100">
        <w:t xml:space="preserve"> of</w:t>
      </w:r>
      <w:r w:rsidR="00F15FEA" w:rsidRPr="00F15FEA">
        <w:t xml:space="preserve"> </w:t>
      </w:r>
      <w:r w:rsidR="00F15FEA">
        <w:t xml:space="preserve">all surveyed </w:t>
      </w:r>
      <w:r w:rsidR="00E04100">
        <w:t>lakes</w:t>
      </w:r>
      <w:r w:rsidR="00EC0347">
        <w:t xml:space="preserve"> and the 75</w:t>
      </w:r>
      <w:r w:rsidR="00EC0347" w:rsidRPr="00EC0347">
        <w:rPr>
          <w:vertAlign w:val="superscript"/>
        </w:rPr>
        <w:t>th</w:t>
      </w:r>
      <w:r w:rsidR="00EC0347">
        <w:t xml:space="preserve"> percentile of </w:t>
      </w:r>
      <w:r w:rsidR="00F15FEA">
        <w:t xml:space="preserve">reference </w:t>
      </w:r>
      <w:r w:rsidR="00E04100">
        <w:t>lakes</w:t>
      </w:r>
      <w:r w:rsidR="00DB56F6">
        <w:t xml:space="preserve"> in each ecoregion and year</w:t>
      </w:r>
      <w:r w:rsidR="00EC0347">
        <w:t xml:space="preserve">. We used the median between these two methods </w:t>
      </w:r>
      <w:r w:rsidR="00F621AF">
        <w:t>because we have both a small set of reference lakes and a larger set of</w:t>
      </w:r>
      <w:r w:rsidR="00E04100">
        <w:t xml:space="preserve"> all surveyed</w:t>
      </w:r>
      <w:r w:rsidR="00F621AF">
        <w:t xml:space="preserve"> lakes to assess</w:t>
      </w:r>
      <w:r w:rsidR="003D544E">
        <w:t xml:space="preserve"> and this provided reasonable values for nutrient criteria </w:t>
      </w:r>
      <w:r w:rsidR="003D544E">
        <w:fldChar w:fldCharType="begin"/>
      </w:r>
      <w:r w:rsidR="0018252A">
        <w:instrText xml:space="preserve"> ADDIN ZOTERO_ITEM CSL_CITATION {"citationID":"0G9lHlZa","properties":{"formattedCitation":"(USEPA et al., 2000)","plainCitation":"(USEPA et al., 2000)","noteIndex":0},"citationItems":[{"id":3587,"uris":["http://zotero.org/users/7424350/items/BDUGTBJV"],"itemData":{"id":3587,"type":"article-journal","language":"en","page":"232","source":"Zotero","title":"Nutrient Criteria Technical Guidance Manual Lakes and Reservoirs. EPA-822-B00-001.","author":[{"family":"USEPA","given":""},{"family":"Gibson","given":"George"},{"family":"Carlson","given":"Robert"},{"family":"Simpson","given":"Jonathan"},{"family":"Smeltzer","given":"Eric"},{"family":"Gerritson","given":"Jeroen"},{"family":"Chapra","given":"Steven"},{"family":"Heiskary","given":"Steven"},{"family":"Jones","given":"Jack"},{"family":"Kennedy","given":"Robert"}],"issued":{"date-parts":[["2000"]]}}}],"schema":"https://github.com/citation-style-language/schema/raw/master/csl-citation.json"} </w:instrText>
      </w:r>
      <w:r w:rsidR="003D544E">
        <w:fldChar w:fldCharType="separate"/>
      </w:r>
      <w:r w:rsidR="003D544E" w:rsidRPr="00DD40B2">
        <w:rPr>
          <w:rFonts w:ascii="Calibri" w:hAnsi="Calibri" w:cs="Calibri"/>
        </w:rPr>
        <w:t>(USEPA et al., 2000)</w:t>
      </w:r>
      <w:r w:rsidR="003D544E">
        <w:fldChar w:fldCharType="end"/>
      </w:r>
      <w:r w:rsidR="003D544E">
        <w:t>.</w:t>
      </w:r>
      <w:r w:rsidR="00F15FEA">
        <w:t xml:space="preserve"> </w:t>
      </w:r>
      <w:r w:rsidR="00DB56F6">
        <w:t>Next, we calculated the</w:t>
      </w:r>
      <w:r w:rsidR="003D544E">
        <w:t xml:space="preserve"> </w:t>
      </w:r>
      <w:r w:rsidR="00F25CD2">
        <w:t xml:space="preserve">median </w:t>
      </w:r>
      <w:r w:rsidR="003D544E">
        <w:t xml:space="preserve">of </w:t>
      </w:r>
      <w:r w:rsidR="00DB56F6">
        <w:t xml:space="preserve">log-transformed </w:t>
      </w:r>
      <w:r w:rsidR="003D544E">
        <w:t>DIN:TP molar ratios in each ecoregion</w:t>
      </w:r>
      <w:r w:rsidR="00787BE9">
        <w:t xml:space="preserve"> and year</w:t>
      </w:r>
      <w:r w:rsidR="003D544E">
        <w:t>.</w:t>
      </w:r>
      <w:r w:rsidR="006B6B8E">
        <w:t xml:space="preserve"> Concentration and ratio thresholds are listed in Table 1.</w:t>
      </w:r>
      <w:r w:rsidR="00AE1B10">
        <w:t xml:space="preserve"> </w:t>
      </w:r>
      <w:r w:rsidR="00DB56F6">
        <w:t>W</w:t>
      </w:r>
      <w:r w:rsidR="003D544E">
        <w:t xml:space="preserve">e </w:t>
      </w:r>
      <w:r w:rsidR="00DB56F6">
        <w:t xml:space="preserve">categorized a lake as </w:t>
      </w:r>
      <w:r w:rsidR="003D544E">
        <w:t>potential</w:t>
      </w:r>
      <w:r w:rsidR="00DB56F6">
        <w:t>ly</w:t>
      </w:r>
      <w:r w:rsidR="003D544E">
        <w:t xml:space="preserve"> N-</w:t>
      </w:r>
      <w:r w:rsidR="00DB56F6">
        <w:t>limited if the</w:t>
      </w:r>
      <w:r w:rsidR="003D544E">
        <w:t xml:space="preserve"> TP value </w:t>
      </w:r>
      <w:r w:rsidR="00DB56F6">
        <w:t xml:space="preserve">exceeded </w:t>
      </w:r>
      <w:r w:rsidR="003D544E">
        <w:t xml:space="preserve">the concentration threshold </w:t>
      </w:r>
      <w:r w:rsidR="00DB56F6">
        <w:t xml:space="preserve">and </w:t>
      </w:r>
      <w:r w:rsidR="003D544E">
        <w:t>log DIN:TP ratio</w:t>
      </w:r>
      <w:r w:rsidR="00DB56F6">
        <w:t xml:space="preserve"> was below</w:t>
      </w:r>
      <w:r w:rsidR="003D544E">
        <w:t xml:space="preserve"> the ratio</w:t>
      </w:r>
      <w:r w:rsidR="00DB56F6">
        <w:t xml:space="preserve"> threshold</w:t>
      </w:r>
      <w:r w:rsidR="003D544E">
        <w:t xml:space="preserve">. </w:t>
      </w:r>
      <w:r w:rsidR="00DB56F6">
        <w:t xml:space="preserve">A lake was potentially </w:t>
      </w:r>
      <w:r w:rsidR="003D544E">
        <w:t>P-</w:t>
      </w:r>
      <w:r w:rsidR="00F15FEA">
        <w:t>limited</w:t>
      </w:r>
      <w:r w:rsidR="003D544E">
        <w:t xml:space="preserve"> </w:t>
      </w:r>
      <w:r w:rsidR="00DB56F6">
        <w:t>if the</w:t>
      </w:r>
      <w:r w:rsidR="003D544E">
        <w:t xml:space="preserve"> DIN value</w:t>
      </w:r>
      <w:r w:rsidR="00DB56F6">
        <w:t xml:space="preserve"> was</w:t>
      </w:r>
      <w:r w:rsidR="003D544E">
        <w:t xml:space="preserve"> greater than the</w:t>
      </w:r>
      <w:r w:rsidR="00DB56F6">
        <w:t xml:space="preserve"> </w:t>
      </w:r>
      <w:r w:rsidR="00F15FEA">
        <w:t>DIN</w:t>
      </w:r>
      <w:r w:rsidR="003D544E">
        <w:t xml:space="preserve"> concentration threshold and log DIN:TP </w:t>
      </w:r>
      <w:r w:rsidR="00DB56F6">
        <w:t>was</w:t>
      </w:r>
      <w:r w:rsidR="003D544E">
        <w:t xml:space="preserve"> above the ratio</w:t>
      </w:r>
      <w:r w:rsidR="00DB56F6">
        <w:t xml:space="preserve"> threshold</w:t>
      </w:r>
      <w:r w:rsidR="003D544E">
        <w:t xml:space="preserve">. Lakes that did not meet any of </w:t>
      </w:r>
      <w:r w:rsidR="00AE1B10">
        <w:t>these criteria</w:t>
      </w:r>
      <w:r w:rsidR="003D544E">
        <w:t xml:space="preserve"> were considered likely co-limited. </w:t>
      </w:r>
      <w:r w:rsidR="00EB2480">
        <w:t>There were 71 individual lakes in 2017 that did not include DIN data</w:t>
      </w:r>
      <w:r w:rsidR="00F15FEA">
        <w:t xml:space="preserve"> that were dropped from the analyses</w:t>
      </w:r>
      <w:r w:rsidR="007A454E">
        <w:t xml:space="preserve"> on nutrient limitation</w:t>
      </w:r>
      <w:r w:rsidR="00EB2480">
        <w:t xml:space="preserve">. </w:t>
      </w:r>
      <w:r w:rsidR="001D47DD">
        <w:t xml:space="preserve">There were no reference lakes in the Northern Plains </w:t>
      </w:r>
      <w:r w:rsidR="00787BE9">
        <w:t>in 2007</w:t>
      </w:r>
      <w:r w:rsidR="00F15FEA">
        <w:t>, s</w:t>
      </w:r>
      <w:r w:rsidR="00787BE9">
        <w:t>o concentration thresholds were determined solely by the 25</w:t>
      </w:r>
      <w:r w:rsidR="00787BE9" w:rsidRPr="00787BE9">
        <w:rPr>
          <w:vertAlign w:val="superscript"/>
        </w:rPr>
        <w:t>th</w:t>
      </w:r>
      <w:r w:rsidR="00787BE9">
        <w:t xml:space="preserve"> percentile of all </w:t>
      </w:r>
      <w:r w:rsidR="00F15FEA">
        <w:t>surveyed lakes in the Northern Plains ecoregion in 2007</w:t>
      </w:r>
      <w:r w:rsidR="00787BE9">
        <w:t xml:space="preserve">. </w:t>
      </w:r>
    </w:p>
    <w:p w14:paraId="5F01AADF" w14:textId="3792C229" w:rsidR="00EB2480" w:rsidRDefault="00EB2480" w:rsidP="00EB2480">
      <w:pPr>
        <w:pStyle w:val="Heading3"/>
      </w:pPr>
      <w:r>
        <w:lastRenderedPageBreak/>
        <w:t xml:space="preserve">Statistical analyses </w:t>
      </w:r>
    </w:p>
    <w:p w14:paraId="68F0AE2A" w14:textId="76F1D7DE" w:rsidR="001B5462" w:rsidRPr="00D25D79" w:rsidRDefault="00BF16CA" w:rsidP="001B5462">
      <w:r>
        <w:t>All data analyses were performed in the R programming language</w:t>
      </w:r>
      <w:r w:rsidR="00EB2480">
        <w:t xml:space="preserve"> </w:t>
      </w:r>
      <w:r w:rsidR="00EB2480">
        <w:fldChar w:fldCharType="begin"/>
      </w:r>
      <w:r w:rsidR="0018252A">
        <w:instrText xml:space="preserve"> ADDIN ZOTERO_ITEM CSL_CITATION {"citationID":"VfyDpJQA","properties":{"formattedCitation":"(R Core Team, 2022)","plainCitation":"(R Core Team, 2022)","noteIndex":0},"citationItems":[{"id":516,"uris":["http://zotero.org/users/7424350/items/8KW67GAL"],"itemData":{"id":516,"type":"document","note":"publisher-place: Vienna, Austria","title":"R: A Language and Environment for Statistical Computing","URL":"https://www.R-project.org/","author":[{"literal":"R Core Team"}],"issued":{"date-parts":[["2022"]]}}}],"schema":"https://github.com/citation-style-language/schema/raw/master/csl-citation.json"} </w:instrText>
      </w:r>
      <w:r w:rsidR="00EB2480">
        <w:fldChar w:fldCharType="separate"/>
      </w:r>
      <w:r w:rsidR="00EB2480" w:rsidRPr="00EB2480">
        <w:rPr>
          <w:rFonts w:ascii="Calibri" w:hAnsi="Calibri" w:cs="Calibri"/>
        </w:rPr>
        <w:t>(R Core Team, 2022)</w:t>
      </w:r>
      <w:r w:rsidR="00EB2480">
        <w:fldChar w:fldCharType="end"/>
      </w:r>
      <w:r>
        <w:t xml:space="preserve"> </w:t>
      </w:r>
      <w:r w:rsidRPr="003C1D87">
        <w:rPr>
          <w:color w:val="000000"/>
        </w:rPr>
        <w:t xml:space="preserve">with heavy reliance on the </w:t>
      </w:r>
      <w:proofErr w:type="spellStart"/>
      <w:r w:rsidR="00EB2480">
        <w:rPr>
          <w:color w:val="000000"/>
        </w:rPr>
        <w:t>t</w:t>
      </w:r>
      <w:r w:rsidRPr="003C1D87">
        <w:rPr>
          <w:color w:val="000000"/>
        </w:rPr>
        <w:t>idyverse</w:t>
      </w:r>
      <w:proofErr w:type="spellEnd"/>
      <w:r w:rsidRPr="003C1D87">
        <w:rPr>
          <w:color w:val="000000"/>
        </w:rPr>
        <w:t xml:space="preserve"> package suite for data wrangling and visualization</w:t>
      </w:r>
      <w:r w:rsidR="00EB2480">
        <w:rPr>
          <w:color w:val="000000"/>
        </w:rPr>
        <w:t xml:space="preserve"> </w:t>
      </w:r>
      <w:r w:rsidR="00EB2480">
        <w:rPr>
          <w:color w:val="000000"/>
        </w:rPr>
        <w:fldChar w:fldCharType="begin"/>
      </w:r>
      <w:r w:rsidR="0018252A">
        <w:rPr>
          <w:color w:val="000000"/>
        </w:rPr>
        <w:instrText xml:space="preserve"> ADDIN ZOTERO_ITEM CSL_CITATION {"citationID":"O8RLZVh2","properties":{"formattedCitation":"(Wickham et al., 2019)","plainCitation":"(Wickham et al., 2019)","noteIndex":0},"citationItems":[{"id":517,"uris":["http://zotero.org/users/7424350/items/RZCM6MGL"],"itemData":{"id":517,"type":"article-journal","container-title":"Journal of Open Source Software","DOI":"10.21105/joss.01686","issue":"43","page":"1686","title":"Welcome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schema":"https://github.com/citation-style-language/schema/raw/master/csl-citation.json"} </w:instrText>
      </w:r>
      <w:r w:rsidR="00EB2480">
        <w:rPr>
          <w:color w:val="000000"/>
        </w:rPr>
        <w:fldChar w:fldCharType="separate"/>
      </w:r>
      <w:r w:rsidR="00EB2480" w:rsidRPr="00EB2480">
        <w:rPr>
          <w:rFonts w:ascii="Calibri" w:hAnsi="Calibri" w:cs="Calibri"/>
        </w:rPr>
        <w:t>(Wickham et al., 2019)</w:t>
      </w:r>
      <w:r w:rsidR="00EB2480">
        <w:rPr>
          <w:color w:val="000000"/>
        </w:rPr>
        <w:fldChar w:fldCharType="end"/>
      </w:r>
      <w:r>
        <w:t xml:space="preserve"> </w:t>
      </w:r>
      <w:r>
        <w:rPr>
          <w:color w:val="000000"/>
        </w:rPr>
        <w:t>and the sf package</w:t>
      </w:r>
      <w:r w:rsidR="00EB2480">
        <w:rPr>
          <w:color w:val="000000"/>
        </w:rPr>
        <w:t xml:space="preserve"> for creating maps </w:t>
      </w:r>
      <w:r w:rsidR="00EB2480">
        <w:rPr>
          <w:color w:val="000000"/>
        </w:rPr>
        <w:fldChar w:fldCharType="begin"/>
      </w:r>
      <w:r w:rsidR="0018252A">
        <w:rPr>
          <w:color w:val="000000"/>
        </w:rPr>
        <w:instrText xml:space="preserve"> ADDIN ZOTERO_ITEM CSL_CITATION {"citationID":"Fc0lRmkd","properties":{"formattedCitation":"(Pebesma, 2018)","plainCitation":"(Pebesma, 2018)","noteIndex":0},"citationItems":[{"id":670,"uris":["http://zotero.org/users/7424350/items/SP3R4QET"],"itemData":{"id":670,"type":"article-journal","container-title":"The R Journal","DOI":"10.32614/RJ-2018-009","issue":"1","page":"439-446","title":"Simple Features for R: Standardized Support for Spatial Vector Data","volume":"10","author":[{"family":"Pebesma","given":"Edzer"}],"issued":{"date-parts":[["2018"]]}}}],"schema":"https://github.com/citation-style-language/schema/raw/master/csl-citation.json"} </w:instrText>
      </w:r>
      <w:r w:rsidR="00EB2480">
        <w:rPr>
          <w:color w:val="000000"/>
        </w:rPr>
        <w:fldChar w:fldCharType="separate"/>
      </w:r>
      <w:r w:rsidR="00EB2480" w:rsidRPr="00EB2480">
        <w:rPr>
          <w:rFonts w:ascii="Calibri" w:hAnsi="Calibri" w:cs="Calibri"/>
        </w:rPr>
        <w:t>(Pebesma, 2018)</w:t>
      </w:r>
      <w:r w:rsidR="00EB2480">
        <w:rPr>
          <w:color w:val="000000"/>
        </w:rPr>
        <w:fldChar w:fldCharType="end"/>
      </w:r>
      <w:r>
        <w:rPr>
          <w:color w:val="000000"/>
        </w:rPr>
        <w:t>.</w:t>
      </w:r>
      <w:r>
        <w:t xml:space="preserve"> </w:t>
      </w:r>
      <w:r w:rsidR="001B5462">
        <w:t xml:space="preserve">To assess whether </w:t>
      </w:r>
      <w:r w:rsidR="00B436C1">
        <w:t>N or P</w:t>
      </w:r>
      <w:r w:rsidR="001B5462">
        <w:t xml:space="preserve"> was a better </w:t>
      </w:r>
      <w:r w:rsidR="004E6ABB">
        <w:t>explanatory variable</w:t>
      </w:r>
      <w:r w:rsidR="001B5462">
        <w:t xml:space="preserve"> of trophic state, chlorophyll-a was used as a proxy for trophic state</w:t>
      </w:r>
      <w:r w:rsidR="00B436C1">
        <w:t xml:space="preserve"> as the response variable</w:t>
      </w:r>
      <w:r w:rsidR="001B5462">
        <w:t>.</w:t>
      </w:r>
      <w:r w:rsidR="00B436C1">
        <w:t xml:space="preserve"> We used TN rather than DIN for these analyses because TN</w:t>
      </w:r>
      <w:r w:rsidR="004E6ABB">
        <w:t>’s relationship with chlorophyll-a</w:t>
      </w:r>
      <w:r w:rsidR="00B436C1">
        <w:t xml:space="preserve"> </w:t>
      </w:r>
      <w:r w:rsidR="004E6ABB">
        <w:t>i</w:t>
      </w:r>
      <w:r w:rsidR="00B436C1">
        <w:t xml:space="preserve">s more comparable to TP </w:t>
      </w:r>
      <w:r w:rsidR="00B41D7E">
        <w:t>and DIN was a</w:t>
      </w:r>
      <w:r w:rsidR="004E6ABB">
        <w:t>n overall</w:t>
      </w:r>
      <w:r w:rsidR="00B41D7E">
        <w:t xml:space="preserve"> poor predictor of chlorophyll-a</w:t>
      </w:r>
      <w:r w:rsidR="00B436C1">
        <w:t>.</w:t>
      </w:r>
      <w:r w:rsidR="001B5462">
        <w:t xml:space="preserve"> Both the response and predictor variables were logged, and </w:t>
      </w:r>
      <w:r w:rsidR="004E6ABB">
        <w:t xml:space="preserve">we performed </w:t>
      </w:r>
      <w:r w:rsidR="001B5462">
        <w:t>linear models</w:t>
      </w:r>
      <w:r w:rsidR="004E6ABB">
        <w:t>.</w:t>
      </w:r>
      <w:r w:rsidR="001B5462">
        <w:t xml:space="preserve"> The </w:t>
      </w:r>
      <w:r w:rsidR="00B2274E">
        <w:t>R</w:t>
      </w:r>
      <w:r w:rsidR="001B5462">
        <w:rPr>
          <w:vertAlign w:val="superscript"/>
        </w:rPr>
        <w:t>2</w:t>
      </w:r>
      <w:r w:rsidR="001B5462">
        <w:t xml:space="preserve"> and AIC values were compared to determine which nutrient </w:t>
      </w:r>
      <w:r w:rsidR="004E6ABB">
        <w:t xml:space="preserve">had the best explanatory power of </w:t>
      </w:r>
      <w:r w:rsidR="001B5462">
        <w:t>chlorophyll-</w:t>
      </w:r>
      <w:r w:rsidR="004E6ABB">
        <w:t>a</w:t>
      </w:r>
      <w:r w:rsidR="001B5462">
        <w:t xml:space="preserve">. </w:t>
      </w:r>
    </w:p>
    <w:p w14:paraId="65925530" w14:textId="202DE7A1" w:rsidR="001B5462" w:rsidRDefault="00BF16CA" w:rsidP="00BF16CA">
      <w:r>
        <w:t>To assess shifts</w:t>
      </w:r>
      <w:r w:rsidR="00EB2480">
        <w:t xml:space="preserve"> in limitation </w:t>
      </w:r>
      <w:r w:rsidR="00912B6C">
        <w:t>and trophic status</w:t>
      </w:r>
      <w:r w:rsidR="001B5462">
        <w:t xml:space="preserve">, we used </w:t>
      </w:r>
      <w:r>
        <w:t>the</w:t>
      </w:r>
      <w:r w:rsidR="001B5462">
        <w:t xml:space="preserve"> </w:t>
      </w:r>
      <w:proofErr w:type="spellStart"/>
      <w:r w:rsidR="001B5462">
        <w:t>change</w:t>
      </w:r>
      <w:r w:rsidR="00BD30A4">
        <w:t>_</w:t>
      </w:r>
      <w:r w:rsidR="001B5462">
        <w:t>analysis</w:t>
      </w:r>
      <w:proofErr w:type="spellEnd"/>
      <w:r w:rsidR="001B5462">
        <w:t xml:space="preserve"> function in the</w:t>
      </w:r>
      <w:r>
        <w:t xml:space="preserve"> </w:t>
      </w:r>
      <w:proofErr w:type="spellStart"/>
      <w:r>
        <w:t>spsurvey</w:t>
      </w:r>
      <w:proofErr w:type="spellEnd"/>
      <w:r>
        <w:t xml:space="preserve"> package</w:t>
      </w:r>
      <w:r w:rsidR="00EB2480">
        <w:t xml:space="preserve"> </w:t>
      </w:r>
      <w:r w:rsidR="00EB2480">
        <w:fldChar w:fldCharType="begin"/>
      </w:r>
      <w:r w:rsidR="0018252A">
        <w:instrText xml:space="preserve"> ADDIN ZOTERO_ITEM CSL_CITATION {"citationID":"9wu4wFXJ","properties":{"formattedCitation":"(Dumelle et al., 2022)","plainCitation":"(Dumelle et al., 2022)","noteIndex":0},"citationItems":[{"id":677,"uris":["http://zotero.org/users/7424350/items/I9B76LY3"],"itemData":{"id":677,"type":"document","title":"spsurvey: Spatial Sampling Design and Analysis","author":[{"family":"Dumelle","given":"Michael"},{"family":"Kincaid","given":"Thomas M"},{"family":"Olsen","given":"Anthony R"},{"family":"Weber","given":"Marc H"}],"issued":{"date-parts":[["2022"]]}}}],"schema":"https://github.com/citation-style-language/schema/raw/master/csl-citation.json"} </w:instrText>
      </w:r>
      <w:r w:rsidR="00EB2480">
        <w:fldChar w:fldCharType="separate"/>
      </w:r>
      <w:r w:rsidR="00EB2480" w:rsidRPr="00EB2480">
        <w:rPr>
          <w:rFonts w:ascii="Calibri" w:hAnsi="Calibri" w:cs="Calibri"/>
        </w:rPr>
        <w:t>(</w:t>
      </w:r>
      <w:proofErr w:type="spellStart"/>
      <w:r w:rsidR="00EB2480" w:rsidRPr="00EB2480">
        <w:rPr>
          <w:rFonts w:ascii="Calibri" w:hAnsi="Calibri" w:cs="Calibri"/>
        </w:rPr>
        <w:t>Dumelle</w:t>
      </w:r>
      <w:proofErr w:type="spellEnd"/>
      <w:r w:rsidR="00EB2480" w:rsidRPr="00EB2480">
        <w:rPr>
          <w:rFonts w:ascii="Calibri" w:hAnsi="Calibri" w:cs="Calibri"/>
        </w:rPr>
        <w:t xml:space="preserve"> et al., 2022)</w:t>
      </w:r>
      <w:r w:rsidR="00EB2480">
        <w:fldChar w:fldCharType="end"/>
      </w:r>
      <w:r w:rsidR="00EB2480">
        <w:t>.</w:t>
      </w:r>
      <w:r w:rsidR="00202DCE">
        <w:t xml:space="preserve"> </w:t>
      </w:r>
      <w:r w:rsidR="00147AD4">
        <w:t xml:space="preserve">The </w:t>
      </w:r>
      <w:proofErr w:type="spellStart"/>
      <w:r w:rsidR="00147AD4">
        <w:t>change_analysis</w:t>
      </w:r>
      <w:proofErr w:type="spellEnd"/>
      <w:r w:rsidR="00147AD4">
        <w:t xml:space="preserve"> function incorporates the lake weights to measure the difference in the proportion of categories between two surveys </w:t>
      </w:r>
      <w:r w:rsidR="00147AD4">
        <w:fldChar w:fldCharType="begin"/>
      </w:r>
      <w:r w:rsidR="00147AD4">
        <w:instrText xml:space="preserve"> ADDIN ZOTERO_ITEM CSL_CITATION {"citationID":"IH3KQNxH","properties":{"formattedCitation":"(USEPA, 2022b)","plainCitation":"(USEPA, 2022b)","noteIndex":0},"citationItems":[{"id":672,"uris":["http://zotero.org/users/7424350/items/NZLMYE7B"],"itemData":{"id":672,"type":"article-journal","container-title":"U.S. Environmental Protection Agency, Office of Water and Office of Research and Development","title":"National Lakes Assessment 2017: Technical Support Document. EPA 841‐R‐22‐001","URL":"https://www.epa.gov/national-aquatic-resource-surveys/national-lakes-assessment-2017-technical-support-document","author":[{"literal":"USEPA"}],"accessed":{"date-parts":[["2022",7,20]]},"issued":{"date-parts":[["2022"]]}}}],"schema":"https://github.com/citation-style-language/schema/raw/master/csl-citation.json"} </w:instrText>
      </w:r>
      <w:r w:rsidR="00147AD4">
        <w:fldChar w:fldCharType="separate"/>
      </w:r>
      <w:r w:rsidR="00147AD4" w:rsidRPr="00147AD4">
        <w:rPr>
          <w:rFonts w:ascii="Calibri" w:hAnsi="Calibri" w:cs="Calibri"/>
        </w:rPr>
        <w:t>(USEPA, 2022b)</w:t>
      </w:r>
      <w:r w:rsidR="00147AD4">
        <w:fldChar w:fldCharType="end"/>
      </w:r>
      <w:r w:rsidR="00147AD4">
        <w:t>.</w:t>
      </w:r>
      <w:r>
        <w:t xml:space="preserve"> </w:t>
      </w:r>
      <w:r w:rsidR="001B5462">
        <w:t>Reference lakes</w:t>
      </w:r>
      <w:r w:rsidR="004E6ABB">
        <w:t xml:space="preserve"> and</w:t>
      </w:r>
      <w:r w:rsidR="001B5462">
        <w:t xml:space="preserve"> observations from a</w:t>
      </w:r>
      <w:r w:rsidR="004E6ABB">
        <w:t>ny</w:t>
      </w:r>
      <w:r w:rsidR="001B5462">
        <w:t xml:space="preserve"> second visits were not included. These shifts were analyzed using </w:t>
      </w:r>
      <w:r w:rsidR="004E6ABB">
        <w:t>all surveyed lakes</w:t>
      </w:r>
      <w:r w:rsidR="001B5462">
        <w:t xml:space="preserve"> representing </w:t>
      </w:r>
      <w:r w:rsidR="00BD30A4">
        <w:t xml:space="preserve">lakes across the conterminous </w:t>
      </w:r>
      <w:r w:rsidR="00A52440">
        <w:t xml:space="preserve">U.S. </w:t>
      </w:r>
      <w:r w:rsidR="000418CD">
        <w:t>(n = 1953)</w:t>
      </w:r>
      <w:r w:rsidR="00BD30A4">
        <w:t xml:space="preserve"> in addition to</w:t>
      </w:r>
      <w:r w:rsidR="004E6ABB">
        <w:t xml:space="preserve"> only</w:t>
      </w:r>
      <w:r w:rsidR="00BD30A4">
        <w:t xml:space="preserve"> examining shifts in lakes that were sampled in both 2007 and 2017</w:t>
      </w:r>
      <w:r w:rsidR="000418CD">
        <w:t xml:space="preserve"> (n = </w:t>
      </w:r>
      <w:r w:rsidR="00B75E43">
        <w:t>464</w:t>
      </w:r>
      <w:r w:rsidR="000418CD">
        <w:t>)</w:t>
      </w:r>
      <w:r w:rsidR="00BD30A4">
        <w:t xml:space="preserve">. </w:t>
      </w:r>
      <w:r w:rsidR="009D13F9">
        <w:t>Shifts were considered not statistically significant when the error bars crossed zero.</w:t>
      </w:r>
      <w:r w:rsidR="001B5462">
        <w:t xml:space="preserve"> </w:t>
      </w:r>
      <w:r w:rsidR="00BD30A4">
        <w:t xml:space="preserve">The </w:t>
      </w:r>
      <w:proofErr w:type="spellStart"/>
      <w:r w:rsidR="00BD30A4">
        <w:t>cat_analysis</w:t>
      </w:r>
      <w:proofErr w:type="spellEnd"/>
      <w:r w:rsidR="00BD30A4">
        <w:t xml:space="preserve"> function from the </w:t>
      </w:r>
      <w:r w:rsidR="000418CD">
        <w:t>survey</w:t>
      </w:r>
      <w:r w:rsidR="00BD30A4">
        <w:t xml:space="preserve"> package was used to generate weighted percentages of lakes in each limitation category across the two survey years.</w:t>
      </w:r>
      <w:r w:rsidR="000418CD">
        <w:t xml:space="preserve"> Reference lakes and observations from second visits were not included (n = 1953).</w:t>
      </w:r>
    </w:p>
    <w:p w14:paraId="375B58CD" w14:textId="6EDB7739" w:rsidR="00735EBD" w:rsidRDefault="00735EBD" w:rsidP="00735EBD">
      <w:pPr>
        <w:pStyle w:val="Heading1"/>
      </w:pPr>
      <w:r>
        <w:t>Results</w:t>
      </w:r>
    </w:p>
    <w:p w14:paraId="4B0E1065" w14:textId="68B5D273" w:rsidR="00596DBE" w:rsidRDefault="00596DBE" w:rsidP="00596DBE">
      <w:pPr>
        <w:pStyle w:val="Heading3"/>
      </w:pPr>
      <w:commentRangeStart w:id="1"/>
      <w:r>
        <w:t>Nutrient stoichiometry</w:t>
      </w:r>
      <w:commentRangeEnd w:id="1"/>
      <w:r w:rsidR="001D5908">
        <w:rPr>
          <w:rStyle w:val="CommentReference"/>
          <w:rFonts w:asciiTheme="minorHAnsi" w:eastAsiaTheme="minorHAnsi" w:hAnsiTheme="minorHAnsi" w:cstheme="minorBidi"/>
          <w:color w:val="auto"/>
        </w:rPr>
        <w:commentReference w:id="1"/>
      </w:r>
    </w:p>
    <w:p w14:paraId="1D8952F0" w14:textId="77777777" w:rsidR="00596DBE" w:rsidRDefault="00596DBE" w:rsidP="00596DBE">
      <w:r>
        <w:t>Between 2007 and 2017, DIN:TP stoichiometry showed a significant decrease across the full dataset</w:t>
      </w:r>
      <w:commentRangeStart w:id="2"/>
      <w:r>
        <w:t xml:space="preserve"> (p &lt;0.001). </w:t>
      </w:r>
      <w:commentRangeEnd w:id="2"/>
      <w:r w:rsidR="001D5908">
        <w:rPr>
          <w:rStyle w:val="CommentReference"/>
        </w:rPr>
        <w:commentReference w:id="2"/>
      </w:r>
      <w:r w:rsidRPr="00596DBE">
        <w:t>DIN:TP molar ratios were highest among P-limited lakes and lowest among N-limited lakes (p &lt; 0.001).</w:t>
      </w:r>
      <w:r>
        <w:t xml:space="preserve"> </w:t>
      </w:r>
      <w:r w:rsidRPr="00596DBE">
        <w:t>Grouped within limitation category, DIN:TP ratio decreases with increasing trophic state and ratios vary significantly between trophic states (all p &lt; 0.01) with the following exceptions.</w:t>
      </w:r>
      <w:r>
        <w:t xml:space="preserve"> In P-limited lakes, DIN:TP ratios do not differ between hypereutrophic and eutrophic lakes (p &gt;0.05). In N-limited lakes, DIN:TP ratios do not differ between oligotrophic and mesotrophic lakes (p &gt;0.05). </w:t>
      </w:r>
    </w:p>
    <w:p w14:paraId="383F72DE" w14:textId="776121F6" w:rsidR="00596DBE" w:rsidRDefault="00596DBE" w:rsidP="00596DBE">
      <w:pPr>
        <w:pStyle w:val="Heading3"/>
      </w:pPr>
      <w:r>
        <w:t xml:space="preserve">Nutrient </w:t>
      </w:r>
      <w:r w:rsidR="006B6B8E">
        <w:t>ability</w:t>
      </w:r>
      <w:r w:rsidR="00C04F80">
        <w:t xml:space="preserve"> </w:t>
      </w:r>
      <w:r>
        <w:t>to predict trophic status</w:t>
      </w:r>
    </w:p>
    <w:p w14:paraId="11C3CE9F" w14:textId="1CE29ACB" w:rsidR="00C960A4" w:rsidRDefault="0003467B" w:rsidP="00C960A4">
      <w:r>
        <w:t>Both TN and TP were important</w:t>
      </w:r>
      <w:r w:rsidR="00273846">
        <w:t xml:space="preserve"> explanatory variables of trophic state</w:t>
      </w:r>
      <w:r>
        <w:t xml:space="preserve"> in different ecoregions of the US</w:t>
      </w:r>
      <w:r w:rsidR="00273846">
        <w:t xml:space="preserve"> (Figure 1).</w:t>
      </w:r>
      <w:r>
        <w:t xml:space="preserve"> </w:t>
      </w:r>
      <w:r w:rsidR="00273846">
        <w:t>I</w:t>
      </w:r>
      <w:r>
        <w:t>n fact, there was a clear divide in the data</w:t>
      </w:r>
      <w:r w:rsidR="00273846">
        <w:t>. When all surveyed lakes across both years were used in the linear models, TN was the best explanatory variable of chlorophyll-a in the Western U.S., whereas TP was the best explanatory variable of chlorophyll-a in the Eastern U.S.</w:t>
      </w:r>
      <w:r>
        <w:t xml:space="preserve"> (Figure </w:t>
      </w:r>
      <w:r w:rsidR="00273846">
        <w:t>2</w:t>
      </w:r>
      <w:r>
        <w:t>).</w:t>
      </w:r>
      <w:r w:rsidR="00273846">
        <w:t xml:space="preserve"> </w:t>
      </w:r>
      <w:r>
        <w:t>In the western U</w:t>
      </w:r>
      <w:r w:rsidR="00273846">
        <w:t>.</w:t>
      </w:r>
      <w:r>
        <w:t>S</w:t>
      </w:r>
      <w:r w:rsidR="00273846">
        <w:t>.</w:t>
      </w:r>
      <w:r>
        <w:t xml:space="preserve">, consisting of the Northern Plains, Southern Plains, Xeric, and Western Mountains ecoregions, the linear models using TN as a predictor of trophic state (chlorophyll-a as a proxy) were better based on the models’ higher </w:t>
      </w:r>
      <w:r w:rsidR="00F4064F">
        <w:t>R</w:t>
      </w:r>
      <w:r w:rsidRPr="0003467B">
        <w:rPr>
          <w:vertAlign w:val="superscript"/>
        </w:rPr>
        <w:t>2</w:t>
      </w:r>
      <w:r>
        <w:t xml:space="preserve"> and lower AIC values. This was contrasted by the eastern U</w:t>
      </w:r>
      <w:r w:rsidR="00273846">
        <w:t>.</w:t>
      </w:r>
      <w:r>
        <w:t>S</w:t>
      </w:r>
      <w:r w:rsidR="00273846">
        <w:t>.</w:t>
      </w:r>
      <w:r>
        <w:t>, consisting of Northern Appalachians, Southern Appalachians, Coastal Plains, Temperate Plains, and Upper Midwest ecoregions. In the eastern US, the linear models using TP as a predictor produced higher r</w:t>
      </w:r>
      <w:r w:rsidRPr="0003467B">
        <w:rPr>
          <w:vertAlign w:val="superscript"/>
        </w:rPr>
        <w:t>2</w:t>
      </w:r>
      <w:r>
        <w:t xml:space="preserve"> and lower AIC values</w:t>
      </w:r>
      <w:r w:rsidR="00752333">
        <w:t xml:space="preserve"> (Figure 2)</w:t>
      </w:r>
      <w:r>
        <w:t xml:space="preserve">. </w:t>
      </w:r>
      <w:r w:rsidR="00273846">
        <w:t>There were</w:t>
      </w:r>
      <w:r w:rsidR="006B6B8E">
        <w:t xml:space="preserve"> a few</w:t>
      </w:r>
      <w:r w:rsidR="00273846">
        <w:t xml:space="preserve"> inter-year variations, however. In 2007</w:t>
      </w:r>
      <w:r w:rsidR="00273846">
        <w:t>, trophic state in the Coastal Plains ecoregion was better explained by TN; and in 2017, trophic state in the Western Mountains and Xeric ecoregions was better explained by TP.</w:t>
      </w:r>
      <w:r w:rsidR="00596DBE">
        <w:fldChar w:fldCharType="begin"/>
      </w:r>
      <w:r w:rsidR="00596DBE">
        <w:instrText xml:space="preserve"> LINK </w:instrText>
      </w:r>
      <w:r w:rsidR="00273846">
        <w:instrText xml:space="preserve">Excel.Sheet.12 C:\\Users\\linne\\Downloads\\PhD_code\\STOICH_NARSchallenge\\criteria_thresholds.xlsx Sheet1!R1C1:R11C15 </w:instrText>
      </w:r>
      <w:r w:rsidR="00596DBE">
        <w:instrText xml:space="preserve">\a \f 5 \h  \* MERGEFORMAT </w:instrText>
      </w:r>
      <w:r w:rsidR="00596DBE">
        <w:fldChar w:fldCharType="separate"/>
      </w:r>
    </w:p>
    <w:p w14:paraId="7479BD5D" w14:textId="3A6E2D0E" w:rsidR="00644FCB" w:rsidRDefault="00596DBE" w:rsidP="00596DBE">
      <w:pPr>
        <w:pStyle w:val="Heading3"/>
      </w:pPr>
      <w:r>
        <w:lastRenderedPageBreak/>
        <w:fldChar w:fldCharType="end"/>
      </w:r>
      <w:r w:rsidR="00644FCB">
        <w:t>Limitation</w:t>
      </w:r>
      <w:r w:rsidR="00D12498">
        <w:t xml:space="preserve"> </w:t>
      </w:r>
      <w:r w:rsidR="00BF59BF">
        <w:t>shifts</w:t>
      </w:r>
      <w:r w:rsidR="00D12498">
        <w:t xml:space="preserve"> </w:t>
      </w:r>
    </w:p>
    <w:p w14:paraId="271E893F" w14:textId="4EA94835" w:rsidR="00644FCB" w:rsidRDefault="001D3902" w:rsidP="00644FCB">
      <w:r>
        <w:t>There were 7</w:t>
      </w:r>
      <w:r w:rsidR="00836AB3">
        <w:t>53</w:t>
      </w:r>
      <w:r>
        <w:t xml:space="preserve"> observations of P-limited lakes, </w:t>
      </w:r>
      <w:r w:rsidR="00836AB3">
        <w:t>980</w:t>
      </w:r>
      <w:r>
        <w:t xml:space="preserve"> N-limited lakes, and </w:t>
      </w:r>
      <w:r w:rsidR="00836AB3">
        <w:t>638</w:t>
      </w:r>
      <w:r>
        <w:t xml:space="preserve"> co-nutrient limited lakes across the entire dataset</w:t>
      </w:r>
      <w:r w:rsidR="00B80922">
        <w:t xml:space="preserve"> based on the criteria used (Table 1, Figure </w:t>
      </w:r>
      <w:r w:rsidR="00752333">
        <w:t>3</w:t>
      </w:r>
      <w:r w:rsidR="00B80922">
        <w:t>)</w:t>
      </w:r>
      <w:r w:rsidR="006B6B8E">
        <w:t xml:space="preserve">. </w:t>
      </w:r>
      <w:r w:rsidR="00596DBE">
        <w:t xml:space="preserve">The </w:t>
      </w:r>
      <w:r w:rsidR="005D04F5">
        <w:t>proportion of lakes in each limitation status v</w:t>
      </w:r>
      <w:r w:rsidR="00596DBE">
        <w:t xml:space="preserve">aries across ecoregions and survey years (Figure </w:t>
      </w:r>
      <w:r w:rsidR="00752333">
        <w:t>4</w:t>
      </w:r>
      <w:r w:rsidR="00596DBE">
        <w:t>).</w:t>
      </w:r>
      <w:r w:rsidR="00D12498">
        <w:t xml:space="preserve"> </w:t>
      </w:r>
      <w:r w:rsidR="00836AB3">
        <w:t>Nationally</w:t>
      </w:r>
      <w:r w:rsidR="00D12498">
        <w:t>,</w:t>
      </w:r>
      <w:r w:rsidR="00596DBE">
        <w:t xml:space="preserve"> </w:t>
      </w:r>
      <w:r w:rsidR="00D12498">
        <w:t>in 2007, 21</w:t>
      </w:r>
      <w:r w:rsidR="00836AB3">
        <w:t>.5</w:t>
      </w:r>
      <w:r w:rsidR="00D12498">
        <w:t xml:space="preserve">% of lakes were </w:t>
      </w:r>
      <w:r w:rsidR="00405AB9">
        <w:t>co-</w:t>
      </w:r>
      <w:r w:rsidR="00D12498">
        <w:t>limited</w:t>
      </w:r>
      <w:r w:rsidR="00405AB9">
        <w:t xml:space="preserve"> by both N and P</w:t>
      </w:r>
      <w:r w:rsidR="00D12498">
        <w:t xml:space="preserve">, </w:t>
      </w:r>
      <w:r w:rsidR="00405AB9">
        <w:t xml:space="preserve">and that number </w:t>
      </w:r>
      <w:r w:rsidR="00D12498">
        <w:t>increased to 3</w:t>
      </w:r>
      <w:r w:rsidR="00836AB3">
        <w:t>3.8</w:t>
      </w:r>
      <w:r w:rsidR="00D12498">
        <w:t xml:space="preserve">% in 2017. </w:t>
      </w:r>
      <w:r w:rsidR="003B7E48">
        <w:t xml:space="preserve">Approximately half of the lakes across the U.S. were N-limited and that number decreased by 1.6% between 2007 and 2017. </w:t>
      </w:r>
      <w:r w:rsidR="00D12498">
        <w:t xml:space="preserve">And in 2007, </w:t>
      </w:r>
      <w:r w:rsidR="00836AB3">
        <w:t>33</w:t>
      </w:r>
      <w:r w:rsidR="00D12498">
        <w:t xml:space="preserve">% of lakes were P-limited </w:t>
      </w:r>
      <w:r w:rsidR="00405AB9">
        <w:t>and that number decreased to</w:t>
      </w:r>
      <w:r w:rsidR="00D12498">
        <w:t xml:space="preserve"> </w:t>
      </w:r>
      <w:r w:rsidR="00836AB3">
        <w:t>22.3</w:t>
      </w:r>
      <w:r w:rsidR="00D12498">
        <w:t xml:space="preserve">% </w:t>
      </w:r>
      <w:r w:rsidR="00405AB9">
        <w:t>in 2017</w:t>
      </w:r>
      <w:r w:rsidR="00D12498">
        <w:t>.</w:t>
      </w:r>
      <w:r w:rsidR="00836AB3">
        <w:t xml:space="preserve"> One of the largest observed shifts in nutrient limitation occurred in the Southern Plains, where N-limitation increased from 3.6% of lakes in 2007 to 57.8% in 2017. And in the Upper Midwest, co-nutrient limited lakes increased from 24.1% in 2007 to 66.7% in 2017.</w:t>
      </w:r>
      <w:r w:rsidR="00D12498">
        <w:t xml:space="preserve"> </w:t>
      </w:r>
    </w:p>
    <w:p w14:paraId="0F6B041B" w14:textId="59148F5D" w:rsidR="0036712A" w:rsidRPr="00853C76" w:rsidRDefault="00705908" w:rsidP="0036712A">
      <w:pPr>
        <w:pStyle w:val="Heading4"/>
      </w:pPr>
      <w:r>
        <w:t>Resampled lakes</w:t>
      </w:r>
    </w:p>
    <w:p w14:paraId="17893DB4" w14:textId="77777777" w:rsidR="0036712A" w:rsidRDefault="0036712A" w:rsidP="0036712A">
      <w:r>
        <w:t xml:space="preserve">At the national scale among lakes sampled in both surveys (dotted lines in Figure 5a), there was a significant increase in co-nutrient limited lakes (18.1%) and a significant decrease in N-limited lakes (-11.5%). At the National scale, there was no net change in the percentage of P-limited lakes, but substantial changes within the nine aggregated ecoregions (Figure 5b). In the Northern Appalachians, lakes shifted from N-limitation (-20.8%) toward P-limitation (27.3%). The change in co-nutrient limited lakes as statistically insignificant as indicated by the error bar overlap with zero. Lakes in the Temperate Plains shifted from N-limited (-35.9%) toward both co-limited (14%) and P-limited (21.9%). The Upper Midwest lakes shifted from being N-limited (-37%) and P-limited (-24.3%) toward co-nutrient limitation (61.3%). In the Northern Plains, lakes became more co-nutrient limited (42%) and less P-limited (-28%), with a statistically insignificant decrease in N-limited lakes. The Southern Plains showed the opposite pattern with a decrease in co-nutrient limitation (-16.8%), increase in N-limitation (11.1%), and non-significant increase in P-limited lakes. Western Mountains lakes shifted from P-limited (-33.6%) to co-nutrient limited (9.3%) and N-limited lakes (24.3%). In the Southern Appalachians, Coastal Plains, and Xeric ecoregions, no shifts were significant. </w:t>
      </w:r>
    </w:p>
    <w:p w14:paraId="0710D738" w14:textId="77777777" w:rsidR="0036712A" w:rsidRPr="00853C76" w:rsidRDefault="0036712A" w:rsidP="0036712A">
      <w:pPr>
        <w:pStyle w:val="Heading4"/>
      </w:pPr>
      <w:r>
        <w:t xml:space="preserve">All surveyed lakes </w:t>
      </w:r>
    </w:p>
    <w:p w14:paraId="2C1D34FE" w14:textId="5EEEE7C8" w:rsidR="0036712A" w:rsidRDefault="0036712A" w:rsidP="0036712A">
      <w:r>
        <w:t xml:space="preserve">When extrapolated to the entire population of lakes across the U.S. (solid lines in Figure 5a), co-nutrient limited lakes also increased (12.3%), but P-limited lakes decreased (-10.7%). </w:t>
      </w:r>
      <w:proofErr w:type="gramStart"/>
      <w:r>
        <w:t>Using the entire population of all surveyed lakes, there</w:t>
      </w:r>
      <w:proofErr w:type="gramEnd"/>
      <w:r>
        <w:t xml:space="preserve"> was no net change in N-limited lakes, which contrasts the results of the resampled population. The trends of the resampled lakes were generally representative of the full population in the ecoregions, though magnitudes differed and there were a few stark differences (solid lines in Figure 5b). For example, there was a change in the direction of the shift in co-nutrient limited lakes in the Northern Appalachians such that among the full population assessment, there was a 17.6% increase compared to a 6.9% decrease (though not statistically significant) in the resampled lakes. The Southern Appalachians and Xeric ecoregions both experienced significant decreases in co-nutrient limitation among all surveyed lakes (-2.2% and -14.8%, respectively), compared to the non-statistically significant, but still negative, shifts among resampled lakes. The percentage of N-limited lakes in the Xeric ecoregion changed signs and was statistically significant (12.7%) in the assessment of all surveyed lakes compared to the resampled lakes assessment. This is opposite of the Western Mountains, which demonstrated a significant increase in N-limitation among the resampled lakes (24.3%), but in the full population of all surveyed lakes showed a statistically insignificant decrease. There were no shifts in the percentage of P-limited lakes in the Northern Appalachians, Temperate Plains, Northern Plains, and Western Mountains in the assessment of all surveyed lakes, but the resampled population indicated the </w:t>
      </w:r>
      <w:r>
        <w:lastRenderedPageBreak/>
        <w:t>shifts were positive (27.3%), positive (21.9%), negative (-28%), and negative (-33.6%), respectively. In the Southern Plains, P-limited lakes decreased significantly by -10.7% among all surveyed lakes but showed a non-significant increase in resampled lakes.</w:t>
      </w:r>
    </w:p>
    <w:p w14:paraId="5D58F541" w14:textId="7533E499" w:rsidR="00BF59BF" w:rsidRDefault="00BF59BF" w:rsidP="00BF59BF">
      <w:pPr>
        <w:pStyle w:val="Heading3"/>
      </w:pPr>
      <w:r>
        <w:t>Trophic state shifts</w:t>
      </w:r>
    </w:p>
    <w:p w14:paraId="7B8585A5" w14:textId="2BDDF2EB" w:rsidR="001A3189" w:rsidRDefault="00405AB9" w:rsidP="00644FCB">
      <w:r>
        <w:t>Using chlorophyll</w:t>
      </w:r>
      <w:r w:rsidR="006B6B8E">
        <w:t>-a</w:t>
      </w:r>
      <w:r>
        <w:t xml:space="preserve"> as a proxy for trophic state, the survey data indicate that</w:t>
      </w:r>
      <w:r w:rsidR="001A3189">
        <w:t xml:space="preserve"> there were 368 oligotrophic lakes (Oligo.), 737 mesotrophic lakes (</w:t>
      </w:r>
      <w:proofErr w:type="spellStart"/>
      <w:r w:rsidR="001A3189">
        <w:t>Meso</w:t>
      </w:r>
      <w:proofErr w:type="spellEnd"/>
      <w:r w:rsidR="001A3189">
        <w:t>.), 753 eutrophic lakes (</w:t>
      </w:r>
      <w:proofErr w:type="spellStart"/>
      <w:r w:rsidR="001A3189">
        <w:t>Eutro</w:t>
      </w:r>
      <w:proofErr w:type="spellEnd"/>
      <w:r w:rsidR="001A3189">
        <w:t xml:space="preserve">.), and 513 hypereutrophic lakes (Hyper.). Across the </w:t>
      </w:r>
      <w:r w:rsidR="004752CD">
        <w:t>conterminous U</w:t>
      </w:r>
      <w:r w:rsidR="00A52440">
        <w:t>.S.</w:t>
      </w:r>
      <w:r w:rsidR="004752CD">
        <w:t>, oligotrophic lakes decreased from 12.8% in 2007 to 9.2% in 2017. Mesotrophic lakes also decreased from 36.6% in 2007 to 22.7% in 2017. Eutrophic and hypereutrophic lakes both showed an increase between 2007-2017 of 30.3%-43.8% and 20.3%-24.3%</w:t>
      </w:r>
      <w:r w:rsidR="00DE6150">
        <w:t xml:space="preserve"> (Figure </w:t>
      </w:r>
      <w:r w:rsidR="00705908">
        <w:t>6</w:t>
      </w:r>
      <w:r w:rsidR="00DE6150">
        <w:t>)</w:t>
      </w:r>
      <w:r w:rsidR="004752CD">
        <w:t>. These patterns varied across ecoregions.</w:t>
      </w:r>
      <w:r w:rsidR="00C17331">
        <w:t xml:space="preserve"> </w:t>
      </w:r>
      <w:r w:rsidR="00983BFA">
        <w:t>W</w:t>
      </w:r>
      <w:r w:rsidR="00983BFA">
        <w:t xml:space="preserve">e </w:t>
      </w:r>
      <w:r w:rsidR="00983BFA">
        <w:t>observed</w:t>
      </w:r>
      <w:r w:rsidR="00983BFA">
        <w:t xml:space="preserve"> large increases in the percent of eutrophic lakes</w:t>
      </w:r>
      <w:r w:rsidR="00983BFA">
        <w:t xml:space="preserve"> between 2007 and 2017 in</w:t>
      </w:r>
      <w:r w:rsidR="00C17331">
        <w:t xml:space="preserve"> the Southern Appalachians</w:t>
      </w:r>
      <w:r w:rsidR="00983BFA">
        <w:t xml:space="preserve"> (43% increase)</w:t>
      </w:r>
      <w:r w:rsidR="00C17331">
        <w:t>, Temperate Plains</w:t>
      </w:r>
      <w:r w:rsidR="00983BFA">
        <w:t xml:space="preserve"> (39.6% increase)</w:t>
      </w:r>
      <w:r w:rsidR="00C17331">
        <w:t xml:space="preserve">, </w:t>
      </w:r>
      <w:r w:rsidR="00C17331">
        <w:t>Upper Midwest</w:t>
      </w:r>
      <w:r w:rsidR="00983BFA">
        <w:t xml:space="preserve"> (15.5% increase)</w:t>
      </w:r>
      <w:r w:rsidR="00C17331">
        <w:t>,</w:t>
      </w:r>
      <w:r w:rsidR="00C17331">
        <w:t xml:space="preserve"> and Xeric</w:t>
      </w:r>
      <w:r w:rsidR="00983BFA">
        <w:t xml:space="preserve"> (16% increase)</w:t>
      </w:r>
      <w:r w:rsidR="00C17331">
        <w:t xml:space="preserve"> regions</w:t>
      </w:r>
      <w:r w:rsidR="00983BFA">
        <w:t xml:space="preserve">. And in the Northern Plains, hypereutrophic lakes increased from 23.8% in 2007 to 42.4% in 2017. The Northern Appalachians and Western Plains both </w:t>
      </w:r>
      <w:r w:rsidR="00AB0A01">
        <w:t>maintained a total of &gt;74% of lakes classified as oligotrophic or mesotrophic across both survey years and mesotrophic lakes increased in both regions (3.3% increase in Northern Appalachians and 16.4% increase in Western Plains).</w:t>
      </w:r>
      <w:r w:rsidR="00983BFA">
        <w:t xml:space="preserve"> </w:t>
      </w:r>
    </w:p>
    <w:p w14:paraId="7C2E8CC5" w14:textId="166891AB" w:rsidR="001E720A" w:rsidRDefault="00705908" w:rsidP="001E720A">
      <w:pPr>
        <w:pStyle w:val="Heading4"/>
      </w:pPr>
      <w:r>
        <w:t>Resampled lakes</w:t>
      </w:r>
    </w:p>
    <w:p w14:paraId="0227C7B4" w14:textId="588371BD" w:rsidR="001E720A" w:rsidRPr="001E720A" w:rsidRDefault="001E720A" w:rsidP="001E720A">
      <w:commentRangeStart w:id="3"/>
      <w:r>
        <w:t xml:space="preserve">At the national scale, resampled lakes became less hypereutrophic (-8.3%) and more mesotrophic (9%), </w:t>
      </w:r>
      <w:r w:rsidR="00D613B6">
        <w:t>with no net change</w:t>
      </w:r>
      <w:r>
        <w:t xml:space="preserve"> in oligotrophic and eutrophic lakes. </w:t>
      </w:r>
      <w:commentRangeEnd w:id="3"/>
      <w:r w:rsidR="00D613B6">
        <w:rPr>
          <w:rStyle w:val="CommentReference"/>
        </w:rPr>
        <w:commentReference w:id="3"/>
      </w:r>
      <w:commentRangeStart w:id="4"/>
      <w:r w:rsidR="00D613B6">
        <w:t xml:space="preserve">However, at the national scale, changes in trophic state varied by nutrient limitation category (Figure 7). </w:t>
      </w:r>
      <w:commentRangeEnd w:id="4"/>
      <w:r w:rsidR="00D613B6">
        <w:rPr>
          <w:rStyle w:val="CommentReference"/>
        </w:rPr>
        <w:commentReference w:id="4"/>
      </w:r>
      <w:r>
        <w:t xml:space="preserve">Co-nutrient limited lakes followed the overall </w:t>
      </w:r>
      <w:r w:rsidR="00844206">
        <w:t xml:space="preserve">national </w:t>
      </w:r>
      <w:r>
        <w:t xml:space="preserve">pattern, with these lakes becoming less hypereutrophic (-10.4%) and more mesotrophic (14%) </w:t>
      </w:r>
      <w:r w:rsidR="00D613B6">
        <w:t>with marginal changes in the percentage of</w:t>
      </w:r>
      <w:r>
        <w:t xml:space="preserve"> oligotrophic or eutrophic co-limited lakes. </w:t>
      </w:r>
      <w:r w:rsidR="00D613B6">
        <w:t xml:space="preserve">The only substantial shift in trophic state of </w:t>
      </w:r>
      <w:r>
        <w:t xml:space="preserve">N-limited lakes only </w:t>
      </w:r>
      <w:r w:rsidR="00D613B6">
        <w:t>occurred with an increase in</w:t>
      </w:r>
      <w:r>
        <w:t xml:space="preserve"> hypereutroph</w:t>
      </w:r>
      <w:r w:rsidR="00D613B6">
        <w:t>ic systems</w:t>
      </w:r>
      <w:r>
        <w:t xml:space="preserve"> (13.7%). </w:t>
      </w:r>
      <w:commentRangeStart w:id="5"/>
      <w:r w:rsidR="00D613B6">
        <w:t>P-limited lakes showed the most widespread changes in trophic state. Specifically, the percentage of</w:t>
      </w:r>
      <w:r>
        <w:t xml:space="preserve"> oligotrophic</w:t>
      </w:r>
      <w:r w:rsidR="00D613B6">
        <w:t xml:space="preserve"> and </w:t>
      </w:r>
      <w:r>
        <w:t xml:space="preserve">hypereutrophic </w:t>
      </w:r>
      <w:r w:rsidR="00D613B6">
        <w:t xml:space="preserve">lakes decreased </w:t>
      </w:r>
      <w:r>
        <w:t>(</w:t>
      </w:r>
      <w:r w:rsidR="00D613B6">
        <w:t xml:space="preserve">-12.9% and </w:t>
      </w:r>
      <w:r>
        <w:t>-</w:t>
      </w:r>
      <w:r w:rsidR="00844206">
        <w:t>23.9</w:t>
      </w:r>
      <w:r>
        <w:t>%</w:t>
      </w:r>
      <w:r w:rsidR="00D613B6">
        <w:t xml:space="preserve"> respectively</w:t>
      </w:r>
      <w:r>
        <w:t>)</w:t>
      </w:r>
      <w:r w:rsidR="00D613B6">
        <w:t>, while the percentage of eutrophic lakes increased by</w:t>
      </w:r>
      <w:r w:rsidR="00844206">
        <w:t xml:space="preserve"> 35%.</w:t>
      </w:r>
      <w:r>
        <w:t xml:space="preserve"> </w:t>
      </w:r>
      <w:commentRangeEnd w:id="5"/>
      <w:r w:rsidR="00D613B6">
        <w:rPr>
          <w:rStyle w:val="CommentReference"/>
        </w:rPr>
        <w:commentReference w:id="5"/>
      </w:r>
    </w:p>
    <w:p w14:paraId="3FC2381C" w14:textId="0F06D4B7" w:rsidR="001E720A" w:rsidRPr="00853C76" w:rsidRDefault="0036712A" w:rsidP="001E720A">
      <w:pPr>
        <w:pStyle w:val="Heading4"/>
      </w:pPr>
      <w:r>
        <w:t>All surveyed lakes</w:t>
      </w:r>
    </w:p>
    <w:p w14:paraId="7BD6B781" w14:textId="46A5DC1F" w:rsidR="00A27B73" w:rsidRDefault="00A27B73" w:rsidP="00A27B73">
      <w:r>
        <w:t>Th</w:t>
      </w:r>
      <w:r w:rsidR="001E720A">
        <w:t>e resampled lakes</w:t>
      </w:r>
      <w:r>
        <w:t xml:space="preserve"> result</w:t>
      </w:r>
      <w:r w:rsidR="001E720A">
        <w:t>s</w:t>
      </w:r>
      <w:r>
        <w:t xml:space="preserve"> differ</w:t>
      </w:r>
      <w:r w:rsidR="001E720A">
        <w:t>ed</w:t>
      </w:r>
      <w:r>
        <w:t xml:space="preserve"> significantly from the full population estimate</w:t>
      </w:r>
      <w:ins w:id="6" w:author="Kelsey Ruehling" w:date="2022-09-13T16:56:00Z">
        <w:r w:rsidR="00D613B6">
          <w:t xml:space="preserve"> (Figure 7)</w:t>
        </w:r>
      </w:ins>
      <w:r>
        <w:t xml:space="preserve">. When </w:t>
      </w:r>
      <w:commentRangeStart w:id="7"/>
      <w:r>
        <w:t>considering all the lakes in the NLA survey years 2007 and 2017</w:t>
      </w:r>
      <w:commentRangeEnd w:id="7"/>
      <w:r w:rsidR="00D613B6">
        <w:rPr>
          <w:rStyle w:val="CommentReference"/>
        </w:rPr>
        <w:commentReference w:id="7"/>
      </w:r>
      <w:r>
        <w:t>, lakes became less oligotrophic (-</w:t>
      </w:r>
      <w:r w:rsidR="0093094F">
        <w:t>3.7</w:t>
      </w:r>
      <w:r>
        <w:t>%) and mesotrophic (-</w:t>
      </w:r>
      <w:r w:rsidR="0093094F">
        <w:t>13.9</w:t>
      </w:r>
      <w:r>
        <w:t>%) and more eutrophic (</w:t>
      </w:r>
      <w:r w:rsidR="0093094F">
        <w:t>13.5</w:t>
      </w:r>
      <w:r>
        <w:t>%) and hypereutrophic (</w:t>
      </w:r>
      <w:r w:rsidR="0093094F">
        <w:t>4</w:t>
      </w:r>
      <w:r>
        <w:t>%).</w:t>
      </w:r>
      <w:r w:rsidR="001E720A">
        <w:t xml:space="preserve"> </w:t>
      </w:r>
      <w:r w:rsidR="00844206">
        <w:t>Co-nutrient limited lakes shifted from mesotrophic (-</w:t>
      </w:r>
      <w:r w:rsidR="008D734E">
        <w:t>13.2</w:t>
      </w:r>
      <w:r w:rsidR="00844206">
        <w:t>%) and hypereutrophic (-</w:t>
      </w:r>
      <w:r w:rsidR="008D734E">
        <w:t>4</w:t>
      </w:r>
      <w:r w:rsidR="00844206">
        <w:t>%) toward eutrophic (</w:t>
      </w:r>
      <w:r w:rsidR="008D734E">
        <w:t>21</w:t>
      </w:r>
      <w:r w:rsidR="00844206">
        <w:t>%) status with no significant change in oligotrophic status. N-limited lakes followed the national pattern, becoming less oligotrophic (-</w:t>
      </w:r>
      <w:r w:rsidR="008D734E">
        <w:t>3.8</w:t>
      </w:r>
      <w:r w:rsidR="00844206">
        <w:t>%) and mesotrophic (-</w:t>
      </w:r>
      <w:r w:rsidR="008D734E">
        <w:t>19.6</w:t>
      </w:r>
      <w:r w:rsidR="00844206">
        <w:t>%) and more eutrophic (</w:t>
      </w:r>
      <w:r w:rsidR="008D734E">
        <w:t>7.9</w:t>
      </w:r>
      <w:r w:rsidR="00844206">
        <w:t>%) and hypereutrophic (</w:t>
      </w:r>
      <w:r w:rsidR="008D734E">
        <w:t>15.6</w:t>
      </w:r>
      <w:r w:rsidR="00844206">
        <w:t>%). P-limited lakes showed a significant decrease in oligotrophic lakes (-</w:t>
      </w:r>
      <w:r w:rsidR="008D734E">
        <w:t>5.8</w:t>
      </w:r>
      <w:r w:rsidR="00844206">
        <w:t xml:space="preserve">%) and </w:t>
      </w:r>
      <w:r w:rsidR="008D734E">
        <w:t>a significant increase in eutrophic lakes (14.6%) with no significant changes in mesotrophic or hypereutrophic status lakes</w:t>
      </w:r>
      <w:ins w:id="8" w:author="Kelsey Ruehling" w:date="2022-09-13T16:57:00Z">
        <w:r w:rsidR="0087176F">
          <w:t>.</w:t>
        </w:r>
      </w:ins>
      <w:del w:id="9" w:author="Kelsey Ruehling" w:date="2022-09-13T16:57:00Z">
        <w:r w:rsidR="00AC03F2" w:rsidDel="0087176F">
          <w:delText xml:space="preserve"> (Figure 7)</w:delText>
        </w:r>
        <w:r w:rsidR="008D734E" w:rsidDel="0087176F">
          <w:delText xml:space="preserve">. </w:delText>
        </w:r>
      </w:del>
    </w:p>
    <w:p w14:paraId="6F19B3B5" w14:textId="3C5A805D" w:rsidR="00735EBD" w:rsidRDefault="00735EBD" w:rsidP="00735EBD">
      <w:pPr>
        <w:pStyle w:val="Heading1"/>
      </w:pPr>
      <w:r>
        <w:t>Discussion</w:t>
      </w:r>
    </w:p>
    <w:p w14:paraId="76FB4892" w14:textId="113A8618" w:rsidR="002F6299" w:rsidRDefault="00A520EF" w:rsidP="002F6299">
      <w:pPr>
        <w:pStyle w:val="ListParagraph"/>
        <w:numPr>
          <w:ilvl w:val="0"/>
          <w:numId w:val="18"/>
        </w:numPr>
      </w:pPr>
      <w:r>
        <w:t xml:space="preserve">This study intended to answer questions of nutrient limitation and water quality in </w:t>
      </w:r>
      <w:r w:rsidR="00A52440">
        <w:t xml:space="preserve">U.S. </w:t>
      </w:r>
      <w:r>
        <w:t xml:space="preserve">lakes and through that to support efforts related to nutrient management strategies. </w:t>
      </w:r>
    </w:p>
    <w:p w14:paraId="76DA5C0A" w14:textId="71225317" w:rsidR="002F6299" w:rsidRDefault="00A520EF" w:rsidP="00A520EF">
      <w:pPr>
        <w:pStyle w:val="ListParagraph"/>
        <w:numPr>
          <w:ilvl w:val="1"/>
          <w:numId w:val="18"/>
        </w:numPr>
      </w:pPr>
      <w:r>
        <w:lastRenderedPageBreak/>
        <w:t xml:space="preserve">We found important regional differences in the drivers of trophic state. In the Western US, TN </w:t>
      </w:r>
      <w:commentRangeStart w:id="10"/>
      <w:r>
        <w:t xml:space="preserve">was the stronger driver of </w:t>
      </w:r>
      <w:commentRangeEnd w:id="10"/>
      <w:r w:rsidR="0087176F">
        <w:rPr>
          <w:rStyle w:val="CommentReference"/>
        </w:rPr>
        <w:commentReference w:id="10"/>
      </w:r>
      <w:r>
        <w:t xml:space="preserve">eutrophication compared to in the Easter </w:t>
      </w:r>
      <w:r w:rsidR="00A52440">
        <w:t xml:space="preserve">U.S. </w:t>
      </w:r>
      <w:r>
        <w:t>where TP was the more influential driver</w:t>
      </w:r>
      <w:r w:rsidR="004F142C">
        <w:t xml:space="preserve"> (Figures 1, 2)</w:t>
      </w:r>
      <w:r>
        <w:t xml:space="preserve">. </w:t>
      </w:r>
    </w:p>
    <w:p w14:paraId="0DDF0AB3" w14:textId="4BC4AA19" w:rsidR="00120F07" w:rsidRDefault="00120F07" w:rsidP="00120F07">
      <w:pPr>
        <w:pStyle w:val="ListParagraph"/>
        <w:numPr>
          <w:ilvl w:val="2"/>
          <w:numId w:val="18"/>
        </w:numPr>
      </w:pPr>
      <w:r>
        <w:t xml:space="preserve">Regional scale processes can influence nutrient composition in lakes, including N-deposition </w:t>
      </w:r>
      <w:r w:rsidR="00B66DB4">
        <w:fldChar w:fldCharType="begin"/>
      </w:r>
      <w:r w:rsidR="00B66DB4">
        <w:instrText xml:space="preserve"> ADDIN ZOTERO_ITEM CSL_CITATION {"citationID":"j6xYiCLh","properties":{"formattedCitation":"(Burns, 2004)","plainCitation":"(Burns, 2004)","noteIndex":0},"citationItems":[{"id":750,"uris":["http://zotero.org/users/7424350/items/IDYIJXHG"],"itemData":{"id":750,"type":"article-journal","abstract":"The Rocky Mountains of Colorado and southern Wyoming receive atmospheric nitrogen (N) deposition that ranges from 2 to 7 kg ha-1 yr -1, and some previous research indicates pronounced ecosystem effects at the highest rates of deposition. This paper provides a critical review of previously published studies on the effects of atmospheric N deposition in the region. Plant community changes have been demonstrated through N fertilization studies, however, N limitation is still widely reported in alpine tundra and subalpine forests of the Front Range, and sensitivity to changes in snow cover alone indicate the importance of climate sensitivity in these ecosystems. Retention of N in atmospheric wet deposition is &lt;50% in some watersheds east of the Continental Divide, which reflects low biomass and a short growing season relative to the timing and N load in deposition. Regional upward temporal trends in surface water NO3- concentrations have not been demonstrated, and future trend analyses must consider the role of climate as well as N deposition. Relatively high rates of atmospheric N deposition east of the Divide may have altered nutrient limitation of phytoplankton, species composition of diatoms, and amphibian populations, but most of these effects have been inconclusive to date, and additional studies are needed to confirm hypothesized cause and effect relations. Projected future population growth and energy use in Colorado and the west increase the likelihood that the subtle effects of atmospheric N deposition now evident in the Front Range will become more pronounced and widespread in the future. © 2003 Elsevier Ltd. All rights reserved.","container-title":"Environmental pollution (Barking, Essex : 1987)","DOI":"10.1016/S0269-7491(03)00264-1","issue":"2","note":"publisher: Environ Pollut","page":"257-269","title":"The effects of atmospheric nitrogen deposition in the Rocky Mountains of Colorado and southern Wyoming, USA-a critical review","volume":"127","author":[{"family":"Burns","given":"Douglas A."}],"issued":{"date-parts":[["2004",2]]}}}],"schema":"https://github.com/citation-style-language/schema/raw/master/csl-citation.json"} </w:instrText>
      </w:r>
      <w:r w:rsidR="00B66DB4">
        <w:fldChar w:fldCharType="separate"/>
      </w:r>
      <w:r w:rsidR="00B66DB4" w:rsidRPr="00B66DB4">
        <w:rPr>
          <w:rFonts w:ascii="Calibri" w:hAnsi="Calibri" w:cs="Calibri"/>
        </w:rPr>
        <w:t>(Burns, 2004)</w:t>
      </w:r>
      <w:r w:rsidR="00B66DB4">
        <w:fldChar w:fldCharType="end"/>
      </w:r>
      <w:r w:rsidR="00B66DB4">
        <w:t xml:space="preserve"> </w:t>
      </w:r>
      <w:r>
        <w:t xml:space="preserve">and vegetation characteristics </w:t>
      </w:r>
      <w:r>
        <w:fldChar w:fldCharType="begin"/>
      </w:r>
      <w:r w:rsidR="00B66DB4">
        <w:instrText xml:space="preserve"> ADDIN ZOTERO_ITEM CSL_CITATION {"citationID":"n9B5wNrM","properties":{"formattedCitation":"(Kop\\uc0\\u225{}\\uc0\\u269{}ek et al., 2000)","plainCitation":"(Kopáček et al., 2000)","noteIndex":0},"citationItems":[{"id":819,"uris":["http://zotero.org/users/7424350/items/4TBMR3ZF"],"itemData":{"id":819,"type":"article-journal","abstract":"1. Nutrient and chlorophyll a levels, and bacterial numbers of 84 glacial lakes in the Tatra Mountains (Slovakia and Poland, Central Europe) were determined to assess the impact of catchment vegetation and water acidity on lake trophic status. 2. Catchment vegetation was the crucial factor governing nutrient content of lakes. 3. Concentrations of organic carbon, organic nitrogen, and chlorophyll a, and bacterial numbers were tightly correlated with total phosphorus (TP) content. Their levels were the highest in forest lakes, then decreased in alpine lakes with decreasing amount of catchment vegetation and soil cover, and were the lowest in lakes situated in bare rocks. 4. The above pattern was further modified by lake water acidity. Concentrations of TP, organic carbon, and chlorophyll a were lower in alpine lakes with pH between 5 and 6 than in more or less acid alpine lakes. Zooplankton was absent in all alpine lakes with pH between 5 and 6. 5. Nitrate concentrations followed an inverse trend to TP; lowest values were in forest lakes, then increased with decreasing amount of catchment soils and vegetation. Within the lakes of the same type of catchment vegetation, nitrate concentrations were negatively correlated to TP. N-saturation of catchment areas and lake primary production were dominant processes controlling nitrate levels in lakes and nitrate contribution to lake acidification.","container-title":"Freshwater Biology","DOI":"10.1046/J.1365-2427.2000.00569.X","issue":"3","note":"publisher: John Wiley &amp; Sons, Ltd","page":"369-383","title":"Factors governing nutrient status of mountain lakes in the Tatra Mountains","volume":"43","author":[{"family":"Kopáček","given":"Jiří"},{"family":"Stuchlík","given":"Evžen"},{"family":"Straškrabová","given":"Věra"},{"family":"Pšenáková","given":"Petra"}],"issued":{"date-parts":[["2000",3]]}}}],"schema":"https://github.com/citation-style-language/schema/raw/master/csl-citation.json"} </w:instrText>
      </w:r>
      <w:r>
        <w:fldChar w:fldCharType="separate"/>
      </w:r>
      <w:r w:rsidR="00B66DB4" w:rsidRPr="00B66DB4">
        <w:rPr>
          <w:rFonts w:ascii="Calibri" w:hAnsi="Calibri" w:cs="Calibri"/>
          <w:szCs w:val="24"/>
        </w:rPr>
        <w:t>(Kopáček et al., 2000)</w:t>
      </w:r>
      <w:r>
        <w:fldChar w:fldCharType="end"/>
      </w:r>
      <w:r>
        <w:t>.</w:t>
      </w:r>
    </w:p>
    <w:p w14:paraId="119A01A0" w14:textId="7C8D1786" w:rsidR="0018252A" w:rsidRDefault="0018252A" w:rsidP="0018252A">
      <w:pPr>
        <w:pStyle w:val="ListParagraph"/>
        <w:numPr>
          <w:ilvl w:val="2"/>
          <w:numId w:val="18"/>
        </w:numPr>
      </w:pPr>
      <w:r>
        <w:t xml:space="preserve">Potential explanations for </w:t>
      </w:r>
      <w:r w:rsidR="00B66DB4">
        <w:t xml:space="preserve">the difference in trophic state predictor </w:t>
      </w:r>
      <w:r>
        <w:t xml:space="preserve">include the differences between the Eastern and Western US. The ecoregions of the eastern </w:t>
      </w:r>
      <w:r w:rsidR="00A52440">
        <w:t xml:space="preserve">U.S. </w:t>
      </w:r>
      <w:r>
        <w:t xml:space="preserve">are generally characterized by greater forest and agricultural land cover, whereas the Western </w:t>
      </w:r>
      <w:r w:rsidR="00A52440">
        <w:t xml:space="preserve">U.S. </w:t>
      </w:r>
      <w:r>
        <w:t xml:space="preserve">is characterized by greater grasslands and </w:t>
      </w:r>
      <w:proofErr w:type="gramStart"/>
      <w:r>
        <w:t>pasture land</w:t>
      </w:r>
      <w:proofErr w:type="gramEnd"/>
      <w:r>
        <w:t xml:space="preserve"> cover.</w:t>
      </w:r>
    </w:p>
    <w:p w14:paraId="43729238" w14:textId="523C6EB6" w:rsidR="0018252A" w:rsidRDefault="0018252A" w:rsidP="0018252A">
      <w:pPr>
        <w:pStyle w:val="ListParagraph"/>
        <w:numPr>
          <w:ilvl w:val="2"/>
          <w:numId w:val="18"/>
        </w:numPr>
      </w:pPr>
      <w:commentRangeStart w:id="11"/>
      <w:r>
        <w:t xml:space="preserve">Additionally, N-deposition has demonstrated its potential detrimental impacts on Western ecosystems </w:t>
      </w:r>
      <w:r>
        <w:fldChar w:fldCharType="begin"/>
      </w:r>
      <w:r>
        <w:instrText xml:space="preserve"> ADDIN ZOTERO_ITEM CSL_CITATION {"citationID":"m6kEffgH","properties":{"formattedCitation":"(Fenn et al., 2003)","plainCitation":"(Fenn et al., 2003)","noteIndex":0},"citationItems":[{"id":3608,"uris":["http://zotero.org/users/7424350/items/MTDN3LZG"],"itemData":{"id":3608,"type":"article-journal","abstract":"In the western United States vast acreages of land are exposed to low levels of atmospheric nitrogen (N) deposition, with interspersed hotspots of elevated N deposition downwind of large, expanding metropolitan centers or large agricultural operations. Biological response studies in western North America demonstrate that some aquatic and terrestrial plant and microbial communities are significantly altered by N deposition. Greater plant productivity is counterbalanced by biotic community changes and deleterious effects on sensitive organisms (lichens and phytoplankton) that respond to low inputs of N (3 to 8 kilograms N per hectare per year). Streamwater nitrate concentrations are elevated in high-elevation catchments in Colorado and are unusually high in southern California and in some chaparral catchments in the southwestern Sierra Nevada. Chronic N deposition in the West is implicated in increased fire frequency in some areas and habitat alteration for threatened species. Between hotspots, N deposition is too low to cause noticeable effects or has not been studied.","container-title":"BioScience","DOI":"10.1641/0006-3568(2003)053[0404:EEONDI]2.0.CO;2","ISSN":"0006-3568","issue":"4","journalAbbreviation":"BioScience","page":"404-420","source":"Silverchair","title":"Ecological Effects of Nitrogen Deposition in the Western United States","volume":"53","author":[{"family":"Fenn","given":"Mark E."},{"family":"Baron","given":"Jill S."},{"family":"Allen","given":"Edith B."},{"family":"Rueth","given":"Heather M."},{"family":"Nydick","given":"Koren R."},{"family":"Geiser","given":"Linda"},{"family":"Bowman","given":"William D."},{"family":"Sickman","given":"James O."},{"family":"Meixner","given":"Thomas"},{"family":"Johnson","given":"Dale W."},{"family":"Neitlich","given":"Peter"}],"issued":{"date-parts":[["2003",4,1]]}}}],"schema":"https://github.com/citation-style-language/schema/raw/master/csl-citation.json"} </w:instrText>
      </w:r>
      <w:r>
        <w:fldChar w:fldCharType="separate"/>
      </w:r>
      <w:r w:rsidRPr="0018252A">
        <w:rPr>
          <w:rFonts w:ascii="Calibri" w:hAnsi="Calibri" w:cs="Calibri"/>
        </w:rPr>
        <w:t>(Fenn et al., 2003)</w:t>
      </w:r>
      <w:r>
        <w:fldChar w:fldCharType="end"/>
      </w:r>
      <w:commentRangeEnd w:id="11"/>
      <w:r w:rsidR="0087176F">
        <w:rPr>
          <w:rStyle w:val="CommentReference"/>
        </w:rPr>
        <w:commentReference w:id="11"/>
      </w:r>
      <w:r>
        <w:t xml:space="preserve"> while </w:t>
      </w:r>
      <w:r w:rsidR="00120F07">
        <w:t xml:space="preserve">legacy accumulation of P is much higher in the Eastern </w:t>
      </w:r>
      <w:r w:rsidR="00A52440">
        <w:t xml:space="preserve">U.S. </w:t>
      </w:r>
      <w:r w:rsidR="00120F07">
        <w:fldChar w:fldCharType="begin"/>
      </w:r>
      <w:r w:rsidR="00120F07">
        <w:instrText xml:space="preserve"> ADDIN ZOTERO_ITEM CSL_CITATION {"citationID":"wDXuYkp2","properties":{"formattedCitation":"(Sabo et al., 2021)","plainCitation":"(Sabo et al., 2021)","noteIndex":0},"citationItems":[{"id":3784,"uris":["http://zotero.org/users/7424350/items/4SJEAJSK"],"itemData":{"id":3784,"type":"article-journal","abstract":"Published reports suggest efforts designed to prevent the occurrence of harmful algal blooms and hypoxia by reducing non-point and point source phosphorus (P) pollution are not delivering water quality improvements in many areas. Part of the uncertainty in evaluating watershed responses to management practices is the lack of standardized estimates of phosphorus inputs and outputs. To assess P trends across the conterminous United States, we compiled an inventory using publicly available datasets of agricultural P fluxes, atmospheric P deposition, human P demand and waste, and point source discharges for 2002, 2007, and 2012 at the scale of the 8-digit Hydrologic Unit Code subbasin (</w:instrText>
      </w:r>
      <w:r w:rsidR="00120F07">
        <w:rPr>
          <w:rFonts w:ascii="Cambria Math" w:hAnsi="Cambria Math" w:cs="Cambria Math"/>
        </w:rPr>
        <w:instrText>∼</w:instrText>
      </w:r>
      <w:r w:rsidR="00120F07">
        <w:instrText xml:space="preserve">1,800 km2). Estimates of agricultural legacy P surplus accumulated from 1945 to 2001 were also developed. Fertilizer and manure inputs were found to exceed crop removal rates by up to 50% in many agricultural regions. This excess in inputs has led to the continued accumulation of legacy P in agricultural lands. Atmospheric P deposition increased throughout the Rockies, potentially contributing to reported increases in surface water P concentrations in undisturbed watersheds. In some urban areas, P fluxes associated with human waste and non-farm fertilizer use has declined despite population growth, likely due, in part, to various sales bans on P-containing detergents and fertilizers. Although regions and individual subbasins have different contemporary and legacy P sources, a standardized method of accounting for large and small fluxes and ready to use inventory numbers provide essential infromation to coordinate targeted interventions to reduce P concentrations in the nation's waters.","container-title":"Journal of Geophysical Research: Biogeosciences","DOI":"10.1029/2020JG005684","ISSN":"2169-8961","issue":"4","language":"en","note":"_eprint: https://onlinelibrary.wiley.com/doi/pdf/10.1029/2020JG005684","page":"e2020JG005684","source":"Wiley Online Library","title":"Phosphorus Inventory for the Conterminous United States (2002–2012)","volume":"126","author":[{"family":"Sabo","given":"Robert D."},{"family":"Clark","given":"Christopher M."},{"family":"Gibbs","given":"David A."},{"family":"Metson","given":"Geneviève S."},{"family":"Todd","given":"M. Jason"},{"family":"LeDuc","given":"Stephen D."},{"family":"Greiner","given":"Diana"},{"family":"Fry","given":"Meridith M."},{"family":"Polinsky","given":"Robyn"},{"family":"Yang","given":"Qichun"},{"family":"Tian","given":"Hanqin"},{"family":"Compton","given":"Jana E."}],"issued":{"date-parts":[["2021"]]}}}],"schema":"https://github.com/citation-style-language/schema/raw/master/csl-citation.json"} </w:instrText>
      </w:r>
      <w:r w:rsidR="00120F07">
        <w:fldChar w:fldCharType="separate"/>
      </w:r>
      <w:r w:rsidR="00120F07" w:rsidRPr="00120F07">
        <w:rPr>
          <w:rFonts w:ascii="Calibri" w:hAnsi="Calibri" w:cs="Calibri"/>
        </w:rPr>
        <w:t>(Sabo et al., 2021)</w:t>
      </w:r>
      <w:r w:rsidR="00120F07">
        <w:fldChar w:fldCharType="end"/>
      </w:r>
      <w:r w:rsidR="00120F07">
        <w:t>.</w:t>
      </w:r>
    </w:p>
    <w:p w14:paraId="4462D999" w14:textId="547CB3DF" w:rsidR="00120F07" w:rsidRDefault="00120F07" w:rsidP="0018252A">
      <w:pPr>
        <w:pStyle w:val="ListParagraph"/>
        <w:numPr>
          <w:ilvl w:val="2"/>
          <w:numId w:val="18"/>
        </w:numPr>
      </w:pPr>
      <w:commentRangeStart w:id="12"/>
      <w:r>
        <w:t xml:space="preserve">Understanding these different regional drivers may assist in eutrophication management and mitigation. </w:t>
      </w:r>
      <w:commentRangeEnd w:id="12"/>
      <w:r w:rsidR="0087176F">
        <w:rPr>
          <w:rStyle w:val="CommentReference"/>
        </w:rPr>
        <w:commentReference w:id="12"/>
      </w:r>
    </w:p>
    <w:p w14:paraId="77DC1BE4" w14:textId="503A1974" w:rsidR="00AE3978" w:rsidRDefault="002131B6" w:rsidP="00120F07">
      <w:pPr>
        <w:pStyle w:val="ListParagraph"/>
        <w:numPr>
          <w:ilvl w:val="0"/>
          <w:numId w:val="18"/>
        </w:numPr>
      </w:pPr>
      <w:commentRangeStart w:id="13"/>
      <w:r>
        <w:t xml:space="preserve">Assessing shifts only in the lakes </w:t>
      </w:r>
      <w:ins w:id="14" w:author="Kelsey Ruehling" w:date="2022-09-13T17:00:00Z">
        <w:r w:rsidR="0087176F">
          <w:t>re-</w:t>
        </w:r>
      </w:ins>
      <w:r>
        <w:t>sampled in multiple NLA surveys can help provide general trends but may not adequately estimate the changes in the full population of lakes.</w:t>
      </w:r>
      <w:commentRangeEnd w:id="13"/>
      <w:r w:rsidR="0087176F">
        <w:rPr>
          <w:rStyle w:val="CommentReference"/>
        </w:rPr>
        <w:commentReference w:id="13"/>
      </w:r>
    </w:p>
    <w:p w14:paraId="0817CF1E" w14:textId="5BF51678" w:rsidR="002131B6" w:rsidRDefault="002131B6" w:rsidP="00AE3978">
      <w:pPr>
        <w:pStyle w:val="ListParagraph"/>
        <w:numPr>
          <w:ilvl w:val="1"/>
          <w:numId w:val="18"/>
        </w:numPr>
      </w:pPr>
      <w:r>
        <w:t>Therefore, this discussion uses the shift estimates from the full population</w:t>
      </w:r>
      <w:r w:rsidR="00AE3978">
        <w:t>, but note that there is significant error around both these population estimates as well as the resampled lake shift estimates (</w:t>
      </w:r>
      <w:commentRangeStart w:id="15"/>
      <w:r w:rsidR="00AE3978">
        <w:t>solid bars in Figure 6, 7)</w:t>
      </w:r>
      <w:r>
        <w:t xml:space="preserve">. </w:t>
      </w:r>
      <w:commentRangeEnd w:id="15"/>
      <w:r w:rsidR="0087176F">
        <w:rPr>
          <w:rStyle w:val="CommentReference"/>
        </w:rPr>
        <w:commentReference w:id="15"/>
      </w:r>
    </w:p>
    <w:p w14:paraId="3E770F00" w14:textId="304B063C" w:rsidR="00D915AE" w:rsidRDefault="00D915AE" w:rsidP="00D915AE">
      <w:pPr>
        <w:pStyle w:val="ListParagraph"/>
        <w:numPr>
          <w:ilvl w:val="1"/>
          <w:numId w:val="18"/>
        </w:numPr>
      </w:pPr>
      <w:commentRangeStart w:id="16"/>
      <w:r>
        <w:t xml:space="preserve">We should note that in this study, we are assuming limitation for whole lake ecosystems and using total and dissolved nutrient pools rather than understanding specifics about the real species communities and their nutrient requirements.  </w:t>
      </w:r>
      <w:r>
        <w:tab/>
      </w:r>
    </w:p>
    <w:p w14:paraId="493AFC6B" w14:textId="7CA032D9" w:rsidR="00D915AE" w:rsidRDefault="00D915AE" w:rsidP="00D915AE">
      <w:pPr>
        <w:pStyle w:val="ListParagraph"/>
        <w:numPr>
          <w:ilvl w:val="2"/>
          <w:numId w:val="18"/>
        </w:numPr>
      </w:pPr>
      <w:r>
        <w:t xml:space="preserve">We acknowledge that limitation and trophic status likely depend on a lot of criteria, and here we are using the readily available nutrient and chlorophyll-a concentrations as proxy measurements. </w:t>
      </w:r>
    </w:p>
    <w:p w14:paraId="5FF5945C" w14:textId="3F6BC826" w:rsidR="00D915AE" w:rsidRDefault="00D915AE" w:rsidP="00AE3978">
      <w:pPr>
        <w:pStyle w:val="ListParagraph"/>
        <w:numPr>
          <w:ilvl w:val="3"/>
          <w:numId w:val="18"/>
        </w:numPr>
      </w:pPr>
      <w:r>
        <w:t>Rather than relying on experimental data</w:t>
      </w:r>
      <w:r w:rsidR="00AE3978">
        <w:t xml:space="preserve">, which requires extensive time and money, we hope this may serve as a method to estimate limitation and water quality using the resources available. </w:t>
      </w:r>
      <w:commentRangeEnd w:id="16"/>
      <w:r w:rsidR="0087176F">
        <w:rPr>
          <w:rStyle w:val="CommentReference"/>
        </w:rPr>
        <w:commentReference w:id="16"/>
      </w:r>
    </w:p>
    <w:p w14:paraId="4F0D5032" w14:textId="72723AED" w:rsidR="00120F07" w:rsidRDefault="00B66DB4" w:rsidP="00D915AE">
      <w:pPr>
        <w:pStyle w:val="ListParagraph"/>
        <w:numPr>
          <w:ilvl w:val="0"/>
          <w:numId w:val="18"/>
        </w:numPr>
      </w:pPr>
      <w:commentRangeStart w:id="17"/>
      <w:r>
        <w:t xml:space="preserve">Across the conterminous US, co-nutrient limited lakes increased between 2007 and 2017, while single nutrient limitation decreased. However, N-limited lakes were still the most prevalent. </w:t>
      </w:r>
    </w:p>
    <w:p w14:paraId="5AE71072" w14:textId="75B5C7D8" w:rsidR="00B66DB4" w:rsidRDefault="00B66DB4" w:rsidP="00AE3978">
      <w:pPr>
        <w:pStyle w:val="ListParagraph"/>
        <w:numPr>
          <w:ilvl w:val="1"/>
          <w:numId w:val="18"/>
        </w:numPr>
      </w:pPr>
      <w:r>
        <w:t xml:space="preserve">Within the nine aggregated ecoregions, we see N-limitation increasing in the Southern Plains and Xeric regions, and co-nutrient limitation increasing in the Northern Appalachians, Temperate Plains, Upper Midwest, Northern Plains, and Western Mountains. P-limitation did not increase in any of the ecoregions. </w:t>
      </w:r>
    </w:p>
    <w:p w14:paraId="589CF8A7" w14:textId="3F2C6051" w:rsidR="002131B6" w:rsidRDefault="002131B6" w:rsidP="00AE3978">
      <w:pPr>
        <w:pStyle w:val="ListParagraph"/>
        <w:numPr>
          <w:ilvl w:val="2"/>
          <w:numId w:val="18"/>
        </w:numPr>
      </w:pPr>
      <w:r>
        <w:t xml:space="preserve">These shifts toward co-nutrient limitation in addition to the shift toward greater eutrophication across the </w:t>
      </w:r>
      <w:r w:rsidR="00A52440">
        <w:t xml:space="preserve">U.S. </w:t>
      </w:r>
      <w:r w:rsidR="005063AA">
        <w:t xml:space="preserve">in all limitation categories </w:t>
      </w:r>
      <w:r>
        <w:t>may</w:t>
      </w:r>
      <w:r w:rsidR="004F142C">
        <w:t xml:space="preserve"> be indicative of the extent of nutrient excess plaguing our freshwaters </w:t>
      </w:r>
      <w:r w:rsidR="004F142C">
        <w:fldChar w:fldCharType="begin"/>
      </w:r>
      <w:r w:rsidR="004F142C">
        <w:instrText xml:space="preserve"> ADDIN ZOTERO_ITEM CSL_CITATION {"citationID":"IrkaJCTE","properties":{"formattedCitation":"(Dodds et al., 2008, 2011)","plainCitation":"(Dodds et al., 2008, 2011)","noteIndex":0},"citationItems":[{"id":678,"uris":["http://zotero.org/users/7424350/items/L4I6LBHR"],"itemData":{"id":678,"type":"article-journal","abstract":"Human-induced eutrophication degrades freshwater systems worldwide by reducing water quality and altering ecosystem structure and function. We compared current total nitrogen (TN) and phosphorus (T...","container-title":"Environmental Science and Technology","DOI":"10.1021/ES801217Q","issue":"1","note":"publisher:  American Chemical Society","page":"12-19","title":"Eutrophication of U.S. Freshwaters: Analysis of Potential Economic Damages","volume":"43","author":[{"family":"Dodds","given":"Walter K."},{"family":"Bouska","given":"Wes W."},{"family":"Eitzmann","given":"Jeffrey L."},{"family":"Pilger","given":"Tyler J."},{"family":"Pitts","given":"Kristen L."},{"family":"Riley","given":"Alyssa J."},{"family":"Schloesser","given":"Joshua T."},{"family":"Thornbrugh","given":"Darren J."}],"issued":{"date-parts":[["2008",1,1]]}}},{"id":548,"uris":["http://zotero.org/users/7424350/items/JEV5UT7D"],"itemData":{"id":548,"type":"article-journal","abstract":"Knowledge of factors limiting benthic algal (periphyton) biomass is central to understanding energy flow in stream ecosystems and stream eutrophication. We used several data sets to determine how w...","container-title":"https://doi.org/10.1139/f02-063","DOI":"10.1139/F02-063","ISSN":"0706652X","issue":"5","note":"publisher:  NRC Research Press Ottawa, Canada","page":"865-874","title":"Nitrogen and phosphorus relationships to benthic algal biomass in temperate streams","volume":"59","author":[{"family":"Dodds","given":"Walter K."},{"family":"Smith","given":"Val H."},{"family":"Lohman","given":"Kirk"}],"issued":{"date-parts":[["2011"]]}}}],"schema":"https://github.com/citation-style-language/schema/raw/master/csl-citation.json"} </w:instrText>
      </w:r>
      <w:r w:rsidR="004F142C">
        <w:fldChar w:fldCharType="separate"/>
      </w:r>
      <w:r w:rsidR="004F142C" w:rsidRPr="00AE3978">
        <w:rPr>
          <w:rFonts w:ascii="Calibri" w:hAnsi="Calibri" w:cs="Calibri"/>
        </w:rPr>
        <w:t>(Dodds et al., 2008, 2011)</w:t>
      </w:r>
      <w:r w:rsidR="004F142C">
        <w:fldChar w:fldCharType="end"/>
      </w:r>
      <w:r w:rsidR="004F142C">
        <w:t xml:space="preserve"> and the potential for these lakes to swing back and forth between limitation statuses as some of these co-nutrient limited lakes occur in high nutrient conditions (Figure 3). </w:t>
      </w:r>
      <w:commentRangeEnd w:id="17"/>
      <w:r w:rsidR="0087176F">
        <w:rPr>
          <w:rStyle w:val="CommentReference"/>
        </w:rPr>
        <w:commentReference w:id="17"/>
      </w:r>
    </w:p>
    <w:p w14:paraId="246F9817" w14:textId="18D9EB7F" w:rsidR="004F142C" w:rsidRDefault="00B514BE" w:rsidP="004F142C">
      <w:pPr>
        <w:pStyle w:val="ListParagraph"/>
        <w:numPr>
          <w:ilvl w:val="0"/>
          <w:numId w:val="18"/>
        </w:numPr>
      </w:pPr>
      <w:commentRangeStart w:id="18"/>
      <w:r>
        <w:t xml:space="preserve">Nutrient limitation and trophic state shifts in </w:t>
      </w:r>
      <w:r w:rsidR="00A52440">
        <w:t xml:space="preserve">U.S. </w:t>
      </w:r>
      <w:r>
        <w:t xml:space="preserve">lakes may help identify key nutrients to focus on in induvial management plans. </w:t>
      </w:r>
    </w:p>
    <w:p w14:paraId="5ADF24BA" w14:textId="5656F4A6" w:rsidR="00B514BE" w:rsidRDefault="00B514BE" w:rsidP="00B514BE">
      <w:pPr>
        <w:pStyle w:val="ListParagraph"/>
        <w:numPr>
          <w:ilvl w:val="1"/>
          <w:numId w:val="18"/>
        </w:numPr>
      </w:pPr>
      <w:r>
        <w:lastRenderedPageBreak/>
        <w:t xml:space="preserve">Hypereutrophic lakes across the </w:t>
      </w:r>
      <w:r w:rsidR="00A52440">
        <w:t xml:space="preserve">U.S. </w:t>
      </w:r>
      <w:r>
        <w:t xml:space="preserve">increased in </w:t>
      </w:r>
      <w:r w:rsidR="005063AA">
        <w:t xml:space="preserve">N-limited lakes only, while oligotrophic lakes decreased in single-nutrient limited lakes. </w:t>
      </w:r>
    </w:p>
    <w:p w14:paraId="4A6099A3" w14:textId="28EF53FA" w:rsidR="00B347C3" w:rsidRDefault="005063AA" w:rsidP="005063AA">
      <w:pPr>
        <w:pStyle w:val="ListParagraph"/>
        <w:numPr>
          <w:ilvl w:val="2"/>
          <w:numId w:val="18"/>
        </w:numPr>
      </w:pPr>
      <w:r>
        <w:t xml:space="preserve">Understanding which nutrient is more impactful via its limitation status can serve as a starting point for determining strategies toward improved water </w:t>
      </w:r>
      <w:r w:rsidR="00B347C3">
        <w:t>quality and may require a balanced approach</w:t>
      </w:r>
      <w:r>
        <w:t>.</w:t>
      </w:r>
    </w:p>
    <w:p w14:paraId="00756CB9" w14:textId="2151F36B" w:rsidR="00B347C3" w:rsidRDefault="00B347C3" w:rsidP="00B347C3">
      <w:pPr>
        <w:pStyle w:val="ListParagraph"/>
        <w:numPr>
          <w:ilvl w:val="3"/>
          <w:numId w:val="18"/>
        </w:numPr>
      </w:pPr>
      <w:r>
        <w:t xml:space="preserve">For example, reductions in P pollution lead to the accumulation of N in large lakes across the world </w:t>
      </w:r>
      <w:r>
        <w:fldChar w:fldCharType="begin"/>
      </w:r>
      <w:r>
        <w:instrText xml:space="preserve"> ADDIN ZOTERO_ITEM CSL_CITATION {"citationID":"aWbFPVP1","properties":{"formattedCitation":"(Finlay et al., 2013)","plainCitation":"(Finlay et al., 2013)","noteIndex":0},"citationItems":[{"id":567,"uris":["http://zotero.org/users/7424350/items/8XDE9U5A"],"itemData":{"id":567,"type":"article-journal","abstract":"Human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sources.","container-title":"Science","DOI":"10.1126/SCIENCE.1242575","ISSN":"0036-8075","issue":"6155","note":"PMID: 24115440\npublisher: American Association for the Advancement of Science","page":"247-250","title":"Human influences on nitrogen removal in lakes","volume":"342","author":[{"family":"Finlay","given":"Jacques C."},{"family":"Small","given":"Gaston E."},{"family":"Sterner","given":"Robert W."}],"issued":{"date-parts":[["2013"]]}}}],"schema":"https://github.com/citation-style-language/schema/raw/master/csl-citation.json"} </w:instrText>
      </w:r>
      <w:r>
        <w:fldChar w:fldCharType="separate"/>
      </w:r>
      <w:r w:rsidRPr="00B347C3">
        <w:rPr>
          <w:rFonts w:ascii="Calibri" w:hAnsi="Calibri" w:cs="Calibri"/>
        </w:rPr>
        <w:t>(Finlay et al., 2013)</w:t>
      </w:r>
      <w:r>
        <w:fldChar w:fldCharType="end"/>
      </w:r>
      <w:r>
        <w:t>.</w:t>
      </w:r>
    </w:p>
    <w:p w14:paraId="5FF40B83" w14:textId="4117D003" w:rsidR="00B347C3" w:rsidRDefault="00B347C3" w:rsidP="00B347C3">
      <w:pPr>
        <w:pStyle w:val="ListParagraph"/>
        <w:numPr>
          <w:ilvl w:val="3"/>
          <w:numId w:val="18"/>
        </w:numPr>
      </w:pPr>
      <w:r>
        <w:t>Additionally, balancing nutrient stoichiometry may be one way to remediate eutrophic lakes</w:t>
      </w:r>
      <w:r w:rsidR="0053396B">
        <w:t xml:space="preserve">, while also controlling the input of excess nutrients </w:t>
      </w:r>
      <w:r w:rsidR="0053396B">
        <w:fldChar w:fldCharType="begin"/>
      </w:r>
      <w:r w:rsidR="0053396B">
        <w:instrText xml:space="preserve"> ADDIN ZOTERO_ITEM CSL_CITATION {"citationID":"NAJfeY2p","properties":{"formattedCitation":"(Stutter et al., 2018)","plainCitation":"(Stutter et al., 2018)","noteIndex":0},"citationItems":[{"id":558,"uris":["http://zotero.org/users/7424350/items/9L5P8HDQ"],"itemData":{"id":558,"type":"article-journal","abstract":"Reactive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control.","container-title":"Science of The Total Environment","DOI":"10.1016/J.SCITOTENV.2018.03.298","ISSN":"0048-9697","note":"PMID: 29631134\npublisher: Elsevier","page":"439-447","title":"Balancing macronutrient stoichiometry to alleviate eutrophication","volume":"634","author":[{"family":"Stutter","given":"M. I."},{"family":"Graeber","given":"D."},{"family":"Evans","given":"C. D."},{"family":"Wade","given":"A. J."},{"family":"Withers","given":"P. J.A."}],"issued":{"date-parts":[["2018",9,1]]}}}],"schema":"https://github.com/citation-style-language/schema/raw/master/csl-citation.json"} </w:instrText>
      </w:r>
      <w:r w:rsidR="0053396B">
        <w:fldChar w:fldCharType="separate"/>
      </w:r>
      <w:r w:rsidR="0053396B" w:rsidRPr="0053396B">
        <w:rPr>
          <w:rFonts w:ascii="Calibri" w:hAnsi="Calibri" w:cs="Calibri"/>
        </w:rPr>
        <w:t>(Stutter et al., 2018)</w:t>
      </w:r>
      <w:r w:rsidR="0053396B">
        <w:fldChar w:fldCharType="end"/>
      </w:r>
      <w:r w:rsidR="0053396B">
        <w:t>.</w:t>
      </w:r>
    </w:p>
    <w:p w14:paraId="4993DD87" w14:textId="5DAD27E0" w:rsidR="0053396B" w:rsidRDefault="0053396B" w:rsidP="008B1793">
      <w:pPr>
        <w:pStyle w:val="ListParagraph"/>
        <w:numPr>
          <w:ilvl w:val="1"/>
          <w:numId w:val="18"/>
        </w:numPr>
      </w:pPr>
      <w:r>
        <w:t xml:space="preserve">Across the two surveys, DIN:TP stoichiometry was highest in P-limited lakes and lowest in N-limited lakes with the ratio decreasing with increasing trophic status as well, consistent with previous studies (e.g., </w:t>
      </w:r>
      <w:r>
        <w:fldChar w:fldCharType="begin"/>
      </w:r>
      <w:r w:rsidR="008B1793">
        <w:instrText xml:space="preserve"> ADDIN ZOTERO_ITEM CSL_CITATION {"citationID":"gxkUtoou","properties":{"formattedCitation":"(Downing &amp; McCauley, 1992)","plainCitation":"(Downing &amp; McCauley, 1992)","dontUpdate":true,"noteIndex":0},"citationItems":[{"id":542,"uris":["http://zotero.org/users/7424350/items/LYSQGYLW"],"itemData":{"id":542,"type":"article-journal","abstract":"This article is in Free Access Publication and may be downloaded using the “Download Full Text PDF” link at right. © 1992, by the Association for the Sciences of Limnology and Oceanography, Inc.","container-title":"Limnology and Oceanography","DOI":"10.4319/LO.1992.37.5.0936","ISSN":"1939-5590","issue":"5","note":"publisher: John Wiley &amp; Sons, Ltd","page":"936-945","title":"The nitrogen : phosphorus relationship in lakes","volume":"37","author":[{"family":"Downing","given":"John A."},{"family":"McCauley","given":"Edward"}],"issued":{"date-parts":[["1992",7,1]]}}}],"schema":"https://github.com/citation-style-language/schema/raw/master/csl-citation.json"} </w:instrText>
      </w:r>
      <w:r>
        <w:fldChar w:fldCharType="separate"/>
      </w:r>
      <w:r w:rsidRPr="0053396B">
        <w:rPr>
          <w:rFonts w:ascii="Calibri" w:hAnsi="Calibri" w:cs="Calibri"/>
        </w:rPr>
        <w:t>Downing &amp; McCauley, 1992)</w:t>
      </w:r>
      <w:r>
        <w:fldChar w:fldCharType="end"/>
      </w:r>
      <w:r>
        <w:t xml:space="preserve">. </w:t>
      </w:r>
    </w:p>
    <w:p w14:paraId="1B92F117" w14:textId="4EA9A2D0" w:rsidR="008B1793" w:rsidRDefault="008B1793" w:rsidP="008B1793">
      <w:pPr>
        <w:pStyle w:val="ListParagraph"/>
        <w:numPr>
          <w:ilvl w:val="2"/>
          <w:numId w:val="18"/>
        </w:numPr>
      </w:pPr>
      <w:r>
        <w:t xml:space="preserve">In N-limited lakes, however, there was no difference in nutrient stoichiometry between oligotrophic and mesotrophic lakes; compared to in P-limited lakes where there was no stoichiometric difference between eutrophic and hypereutrophic lakes. These variations from the overall trend may be a result of the extents of excess and lack of nutrients. </w:t>
      </w:r>
      <w:commentRangeEnd w:id="18"/>
      <w:r w:rsidR="00EF7171">
        <w:rPr>
          <w:rStyle w:val="CommentReference"/>
        </w:rPr>
        <w:commentReference w:id="18"/>
      </w:r>
    </w:p>
    <w:p w14:paraId="3C9ACDC9" w14:textId="5F219925" w:rsidR="008B1793" w:rsidRDefault="008B1793" w:rsidP="008B1793">
      <w:pPr>
        <w:pStyle w:val="ListParagraph"/>
        <w:numPr>
          <w:ilvl w:val="0"/>
          <w:numId w:val="18"/>
        </w:numPr>
      </w:pPr>
      <w:r>
        <w:t xml:space="preserve">There is complexity in nutrient management strategies related to nutrient proportions and forms, and managing only N or P can lead to unintended ecological consequences caused by availability of the other nutrient </w:t>
      </w:r>
      <w:r>
        <w:fldChar w:fldCharType="begin"/>
      </w:r>
      <w:r>
        <w:instrText xml:space="preserve"> ADDIN ZOTERO_ITEM CSL_CITATION {"citationID":"WVtMzZI3","properties":{"formattedCitation":"(Glibert, 2017)","plainCitation":"(Glibert, 2017)","noteIndex":0},"citationItems":[{"id":3605,"uris":["http://zotero.org/users/7424350/items/4F2FULMR"],"itemData":{"id":3605,"type":"article-journal","abstract":"Eutrophication is a complex process and often associated with not only a change in overall algal biomass but also with a change in biodiversity. Common metrics of eutrophication (e.g., chlorophyll a), total nitrogen (TN) and phosphorus (TP) are not adequate for understanding biodiversity changes, especially those associated with harmful algal bloom (HAB) proliferations. Harmful algae can increase disproportionately with eutrophication, depending on which nutrients change and in what proportion. This paper challenges several classic paradigms in our understanding of eutrophication and associated biodiversity changes. The underlying message is that nutrient proportions and forms can alter biodiversity, even when nutrients are at concentrations in excess of those considered limiting. The global HAB problem is on a trajectory for more blooms, more toxins, more often, in more places. Our approach to management of HABs and eutrophication must consider the broader complexity of nutrient effects at scales ranging from physiological to ecological.","collection-title":"Special Issue: Hong Kong Conference 2016","container-title":"Marine Pollution Bulletin","DOI":"10.1016/j.marpolbul.2017.04.027","ISSN":"0025-326X","issue":"2","journalAbbreviation":"Marine Pollution Bulletin","language":"en","page":"591-606","source":"ScienceDirect","title":"Eutrophication, harmful algae and biodiversity — Challenging paradigms in a world of complex nutrient changes","volume":"124","author":[{"family":"Glibert","given":"Patricia M."}],"issued":{"date-parts":[["2017",11,30]]}}}],"schema":"https://github.com/citation-style-language/schema/raw/master/csl-citation.json"} </w:instrText>
      </w:r>
      <w:r>
        <w:fldChar w:fldCharType="separate"/>
      </w:r>
      <w:r w:rsidRPr="00767269">
        <w:rPr>
          <w:rFonts w:ascii="Calibri" w:hAnsi="Calibri" w:cs="Calibri"/>
        </w:rPr>
        <w:t>(Glibert, 2017)</w:t>
      </w:r>
      <w:r>
        <w:fldChar w:fldCharType="end"/>
      </w:r>
      <w:r>
        <w:t>.</w:t>
      </w:r>
    </w:p>
    <w:p w14:paraId="68451279" w14:textId="1F5651FF" w:rsidR="00573C09" w:rsidRDefault="00573C09" w:rsidP="00573C09">
      <w:pPr>
        <w:pStyle w:val="ListParagraph"/>
        <w:numPr>
          <w:ilvl w:val="1"/>
          <w:numId w:val="18"/>
        </w:numPr>
      </w:pPr>
      <w:r>
        <w:t xml:space="preserve">Changing climate and other human-induced stressors will likely exacerbate eutrophication and the need for management. Assuming a single nutrient is limiting can lead export of other nutrients and increased productivity problems downstream </w:t>
      </w:r>
      <w:r>
        <w:fldChar w:fldCharType="begin"/>
      </w:r>
      <w:r>
        <w:instrText xml:space="preserve"> ADDIN ZOTERO_ITEM CSL_CITATION {"citationID":"s59oVbju","properties":{"formattedCitation":"(Wurtsbaugh et al., 2019)","plainCitation":"(Wurtsbaugh et al., 2019)","noteIndex":0},"citationItems":[{"id":3602,"uris":["http://zotero.org/users/7424350/items/VPPYBT2U"],"itemData":{"id":3602,"type":"article-journal","abstract":"Agricultural, urban and industrial activities have dramatically increased aquatic nitrogen and phosphorus pollution (eutrophication), threatening water quality and biotic integrity from headwater streams to coastal areas world-wide. Eutrophication creates multiple problems, including hypoxic “dead zones” that reduce fish and shellfish production; harmful algal blooms that create taste and odor problems and threaten the safety of drinking water and aquatic food supplies; stimulation of greenhouse gas releases; and degradation of cultural and social values of these waters. Conservative estimates of annual costs of eutrophication have indicated $1 billion losses for European coastal waters and $2.4 billion for lakes and streams in the United States. Scientists have debated whether phosphorus, nitrogen, or both need to be reduced to control eutrophication along the freshwater to marine continuum, but many management agencies worldwide are increasingly opting for dual control. The unidirectional flow of water and nutrients through streams, rivers, lakes, estuaries and ultimately coastal oceans adds additional complexity, as each of these ecosystems may be limited by different factors. Consequently, the reduction of just one nutrient upstream to control eutrophication can allow the export of other nutrients downstream where they may stimulate algal production. The technology exists for controlling eutrophication, but many challenges remain for understanding and managing this global environmental problem. This article is categorized under: Science of Water &gt; Water Quality Water and Life &gt; Stresses and Pressures on Ecosystems","container-title":"WIREs Water","DOI":"10.1002/wat2.1373","ISSN":"2049-1948","issue":"5","language":"en","note":"_eprint: https://onlinelibrary.wiley.com/doi/pdf/10.1002/wat2.1373","page":"e1373","source":"Wiley Online Library","title":"Nutrients, eutrophication and harmful algal blooms along the freshwater to marine continuum","volume":"6","author":[{"family":"Wurtsbaugh","given":"Wayne A."},{"family":"Paerl","given":"Hans W."},{"family":"Dodds","given":"Walter K."}],"issued":{"date-parts":[["2019"]]}}}],"schema":"https://github.com/citation-style-language/schema/raw/master/csl-citation.json"} </w:instrText>
      </w:r>
      <w:r>
        <w:fldChar w:fldCharType="separate"/>
      </w:r>
      <w:r w:rsidRPr="009B3592">
        <w:rPr>
          <w:rFonts w:ascii="Calibri" w:hAnsi="Calibri" w:cs="Calibri"/>
        </w:rPr>
        <w:t>(Wurtsbaugh et al., 2019)</w:t>
      </w:r>
      <w:r>
        <w:fldChar w:fldCharType="end"/>
      </w:r>
      <w:r>
        <w:t xml:space="preserve">. </w:t>
      </w:r>
    </w:p>
    <w:p w14:paraId="5A42FDBD" w14:textId="777760C6" w:rsidR="00573C09" w:rsidRDefault="00573C09" w:rsidP="00573C09">
      <w:pPr>
        <w:pStyle w:val="ListParagraph"/>
        <w:numPr>
          <w:ilvl w:val="1"/>
          <w:numId w:val="18"/>
        </w:numPr>
        <w:rPr>
          <w:ins w:id="19" w:author="Kelsey Ruehling" w:date="2022-09-13T17:09:00Z"/>
        </w:rPr>
      </w:pPr>
      <w:r>
        <w:t xml:space="preserve">Connectivity of freshwaters across the landscape necessitates the need for stoichiometrically balanced nutrient management since along the continuum of freshwaters to the ocean, limitation may shift. Management strategies that focus on a sole nutrient could increase availability of the other limiting nutrient in subsequent waters, thus intensifying eutrophication downstream </w:t>
      </w:r>
      <w:r>
        <w:fldChar w:fldCharType="begin"/>
      </w:r>
      <w:r>
        <w:instrText xml:space="preserve"> ADDIN ZOTERO_ITEM CSL_CITATION {"citationID":"19qYfUZM","properties":{"formattedCitation":"(Conley et al., 2009)","plainCitation":"(Conley et al., 2009)","noteIndex":0},"citationItems":[{"id":3598,"uris":["http://zotero.org/users/7424350/items/56DKBALJ"],"itemData":{"id":3598,"type":"article-journal","container-title":"Science","DOI":"10.1126/science.1167755","issue":"5917","note":"publisher: American Association for the Advancement of Science","page":"1014-1015","source":"science.org (Atypon)","title":"Controlling Eutrophication: Nitrogen and Phosphorus","title-short":"Controlling Eutrophication","volume":"323","author":[{"family":"Conley","given":"Daniel J."},{"family":"Paerl","given":"Hans W."},{"family":"Howarth","given":"Robert W."},{"family":"Boesch","given":"Donald F."},{"family":"Seitzinger","given":"Sybil P."},{"family":"Havens","given":"Karl E."},{"family":"Lancelot","given":"Christiane"},{"family":"Likens","given":"Gene E."}],"issued":{"date-parts":[["2009",2,20]]}}}],"schema":"https://github.com/citation-style-language/schema/raw/master/csl-citation.json"} </w:instrText>
      </w:r>
      <w:r>
        <w:fldChar w:fldCharType="separate"/>
      </w:r>
      <w:r w:rsidRPr="00070653">
        <w:rPr>
          <w:rFonts w:ascii="Calibri" w:hAnsi="Calibri" w:cs="Calibri"/>
        </w:rPr>
        <w:t>(Conley et al., 2009)</w:t>
      </w:r>
      <w:r>
        <w:fldChar w:fldCharType="end"/>
      </w:r>
      <w:r>
        <w:t>.</w:t>
      </w:r>
    </w:p>
    <w:p w14:paraId="39C878A7" w14:textId="5CFD42B0" w:rsidR="00EF7171" w:rsidRDefault="00EF7171">
      <w:pPr>
        <w:pStyle w:val="ListParagraph"/>
        <w:numPr>
          <w:ilvl w:val="0"/>
          <w:numId w:val="18"/>
        </w:numPr>
        <w:pPrChange w:id="20" w:author="Kelsey Ruehling" w:date="2022-09-13T17:09:00Z">
          <w:pPr>
            <w:pStyle w:val="ListParagraph"/>
            <w:numPr>
              <w:ilvl w:val="1"/>
              <w:numId w:val="18"/>
            </w:numPr>
            <w:ind w:left="1440" w:hanging="360"/>
          </w:pPr>
        </w:pPrChange>
      </w:pPr>
      <w:ins w:id="21" w:author="Kelsey Ruehling" w:date="2022-09-13T17:09:00Z">
        <w:r>
          <w:t>You may not have enough space in the document, but if you do want to end with something broad you can have a conclusion paragraph that summarizes that</w:t>
        </w:r>
      </w:ins>
      <w:ins w:id="22" w:author="Kelsey Ruehling" w:date="2022-09-13T17:10:00Z">
        <w:r>
          <w:t xml:space="preserve"> both N and P matter, that nutrient limitation varies both through space and time, and that future work should look at identifying why some of these shifts through time appear to be so large (and whether management interventions can help prevent large chan</w:t>
        </w:r>
      </w:ins>
      <w:ins w:id="23" w:author="Kelsey Ruehling" w:date="2022-09-13T17:11:00Z">
        <w:r>
          <w:t xml:space="preserve">ges toward eutrophic/hypereutrophic systems in the future). </w:t>
        </w:r>
      </w:ins>
    </w:p>
    <w:p w14:paraId="1DDDFC3C" w14:textId="237E4CF8" w:rsidR="00F01B93" w:rsidRDefault="00F01B93" w:rsidP="00573C09">
      <w:pPr>
        <w:pStyle w:val="Heading1"/>
      </w:pPr>
      <w:r>
        <w:lastRenderedPageBreak/>
        <w:t>Figures and Tables</w:t>
      </w:r>
    </w:p>
    <w:p w14:paraId="43910F1B" w14:textId="10179743" w:rsidR="00F01B93" w:rsidRDefault="003D6A72" w:rsidP="001968F8">
      <w:r>
        <w:rPr>
          <w:noProof/>
        </w:rPr>
        <w:drawing>
          <wp:anchor distT="0" distB="0" distL="114300" distR="114300" simplePos="0" relativeHeight="251659264" behindDoc="1" locked="0" layoutInCell="1" allowOverlap="1" wp14:anchorId="70342894" wp14:editId="11A1D50F">
            <wp:simplePos x="0" y="0"/>
            <wp:positionH relativeFrom="margin">
              <wp:align>right</wp:align>
            </wp:positionH>
            <wp:positionV relativeFrom="paragraph">
              <wp:posOffset>273050</wp:posOffset>
            </wp:positionV>
            <wp:extent cx="5847080" cy="4111625"/>
            <wp:effectExtent l="0" t="0" r="1270" b="3175"/>
            <wp:wrapTight wrapText="bothSides">
              <wp:wrapPolygon edited="0">
                <wp:start x="0" y="0"/>
                <wp:lineTo x="0" y="21517"/>
                <wp:lineTo x="21534" y="21517"/>
                <wp:lineTo x="2153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47080" cy="4111625"/>
                    </a:xfrm>
                    <a:prstGeom prst="rect">
                      <a:avLst/>
                    </a:prstGeom>
                    <a:noFill/>
                    <a:ln>
                      <a:noFill/>
                    </a:ln>
                  </pic:spPr>
                </pic:pic>
              </a:graphicData>
            </a:graphic>
          </wp:anchor>
        </w:drawing>
      </w:r>
    </w:p>
    <w:p w14:paraId="081346F5" w14:textId="74128D6C" w:rsidR="001968F8" w:rsidRDefault="00862DF4" w:rsidP="001968F8">
      <w:r>
        <w:rPr>
          <w:noProof/>
        </w:rPr>
        <w:drawing>
          <wp:anchor distT="0" distB="0" distL="114300" distR="114300" simplePos="0" relativeHeight="251658240" behindDoc="1" locked="0" layoutInCell="1" allowOverlap="1" wp14:anchorId="323AD79F" wp14:editId="06C86F42">
            <wp:simplePos x="0" y="0"/>
            <wp:positionH relativeFrom="margin">
              <wp:align>right</wp:align>
            </wp:positionH>
            <wp:positionV relativeFrom="paragraph">
              <wp:posOffset>4100195</wp:posOffset>
            </wp:positionV>
            <wp:extent cx="5943600" cy="3353435"/>
            <wp:effectExtent l="0" t="0" r="0" b="0"/>
            <wp:wrapTight wrapText="bothSides">
              <wp:wrapPolygon edited="0">
                <wp:start x="2077" y="859"/>
                <wp:lineTo x="762" y="3068"/>
                <wp:lineTo x="762" y="3436"/>
                <wp:lineTo x="2285" y="5031"/>
                <wp:lineTo x="2631" y="5031"/>
                <wp:lineTo x="762" y="6012"/>
                <wp:lineTo x="762" y="6749"/>
                <wp:lineTo x="2492" y="6994"/>
                <wp:lineTo x="2631" y="8957"/>
                <wp:lineTo x="762" y="8957"/>
                <wp:lineTo x="762" y="9694"/>
                <wp:lineTo x="2908" y="10921"/>
                <wp:lineTo x="762" y="12025"/>
                <wp:lineTo x="762" y="12761"/>
                <wp:lineTo x="2631" y="12884"/>
                <wp:lineTo x="2285" y="14847"/>
                <wp:lineTo x="762" y="14847"/>
                <wp:lineTo x="762" y="15583"/>
                <wp:lineTo x="2077" y="16810"/>
                <wp:lineTo x="1385" y="18160"/>
                <wp:lineTo x="1592" y="18651"/>
                <wp:lineTo x="10800" y="18774"/>
                <wp:lineTo x="69" y="20001"/>
                <wp:lineTo x="69" y="20737"/>
                <wp:lineTo x="415" y="21105"/>
                <wp:lineTo x="17100" y="21105"/>
                <wp:lineTo x="17862" y="20737"/>
                <wp:lineTo x="17862" y="20246"/>
                <wp:lineTo x="15854" y="19755"/>
                <wp:lineTo x="10800" y="18774"/>
                <wp:lineTo x="14815" y="18651"/>
                <wp:lineTo x="15092" y="18283"/>
                <wp:lineTo x="14469" y="16810"/>
                <wp:lineTo x="16823" y="15706"/>
                <wp:lineTo x="16823" y="15215"/>
                <wp:lineTo x="14331" y="14847"/>
                <wp:lineTo x="16338" y="12884"/>
                <wp:lineTo x="17031" y="12884"/>
                <wp:lineTo x="19177" y="11411"/>
                <wp:lineTo x="19315" y="9571"/>
                <wp:lineTo x="18415" y="8957"/>
                <wp:lineTo x="20146" y="8957"/>
                <wp:lineTo x="21185" y="8589"/>
                <wp:lineTo x="21115" y="6994"/>
                <wp:lineTo x="15992" y="5031"/>
                <wp:lineTo x="16823" y="3558"/>
                <wp:lineTo x="16823" y="3190"/>
                <wp:lineTo x="15854" y="3068"/>
                <wp:lineTo x="15715" y="859"/>
                <wp:lineTo x="2077" y="859"/>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43600" cy="3353435"/>
                    </a:xfrm>
                    <a:prstGeom prst="rect">
                      <a:avLst/>
                    </a:prstGeom>
                    <a:noFill/>
                    <a:ln>
                      <a:noFill/>
                    </a:ln>
                  </pic:spPr>
                </pic:pic>
              </a:graphicData>
            </a:graphic>
            <wp14:sizeRelV relativeFrom="margin">
              <wp14:pctHeight>0</wp14:pctHeight>
            </wp14:sizeRelV>
          </wp:anchor>
        </w:drawing>
      </w:r>
    </w:p>
    <w:p w14:paraId="67A061AA" w14:textId="4BB3EEF3" w:rsidR="00F01B93" w:rsidRDefault="00F01B93" w:rsidP="001968F8"/>
    <w:p w14:paraId="48282DB7" w14:textId="1B3421BB" w:rsidR="00F01B93" w:rsidRDefault="00F01B93" w:rsidP="001968F8"/>
    <w:p w14:paraId="5816709F" w14:textId="0BB5CE94" w:rsidR="00F01B93" w:rsidRDefault="00F01B93" w:rsidP="001968F8"/>
    <w:p w14:paraId="3649EDE6" w14:textId="4F9D6DEB" w:rsidR="00F01B93" w:rsidRDefault="00F01B93" w:rsidP="001968F8"/>
    <w:p w14:paraId="074282C8" w14:textId="42447E2D" w:rsidR="00F01B93" w:rsidRDefault="00F01B93" w:rsidP="001968F8"/>
    <w:p w14:paraId="1C07241C" w14:textId="62BF32A0" w:rsidR="00F01B93" w:rsidRDefault="00F01B93" w:rsidP="001968F8"/>
    <w:p w14:paraId="1805897E" w14:textId="21126E1B" w:rsidR="00F01B93" w:rsidRDefault="00F01B93" w:rsidP="001968F8"/>
    <w:p w14:paraId="52053A13" w14:textId="39A89FF5" w:rsidR="00F01B93" w:rsidRDefault="00F01B93" w:rsidP="001968F8"/>
    <w:p w14:paraId="4A80925A" w14:textId="675A72F6" w:rsidR="00F01B93" w:rsidRDefault="00F01B93" w:rsidP="001968F8"/>
    <w:p w14:paraId="3704E47E" w14:textId="4A691ED3" w:rsidR="00F01B93" w:rsidRDefault="00F01B93" w:rsidP="001968F8"/>
    <w:p w14:paraId="1436E721" w14:textId="32DE462A" w:rsidR="00F01B93" w:rsidRDefault="00F01B93" w:rsidP="001968F8"/>
    <w:p w14:paraId="4E4D46AE" w14:textId="309C8AF1" w:rsidR="00F01B93" w:rsidRDefault="00862DF4" w:rsidP="001968F8">
      <w:r>
        <w:rPr>
          <w:noProof/>
        </w:rPr>
        <w:lastRenderedPageBreak/>
        <w:drawing>
          <wp:anchor distT="0" distB="0" distL="114300" distR="114300" simplePos="0" relativeHeight="251660288" behindDoc="1" locked="0" layoutInCell="1" allowOverlap="1" wp14:anchorId="2A32C2ED" wp14:editId="227E0284">
            <wp:simplePos x="0" y="0"/>
            <wp:positionH relativeFrom="margin">
              <wp:posOffset>15875</wp:posOffset>
            </wp:positionH>
            <wp:positionV relativeFrom="paragraph">
              <wp:posOffset>4111625</wp:posOffset>
            </wp:positionV>
            <wp:extent cx="4424680" cy="4114800"/>
            <wp:effectExtent l="0" t="0" r="0" b="0"/>
            <wp:wrapTight wrapText="bothSides">
              <wp:wrapPolygon edited="0">
                <wp:start x="0" y="0"/>
                <wp:lineTo x="0" y="21500"/>
                <wp:lineTo x="21482" y="21500"/>
                <wp:lineTo x="2148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424680" cy="4114800"/>
                    </a:xfrm>
                    <a:prstGeom prst="rect">
                      <a:avLst/>
                    </a:prstGeom>
                    <a:noFill/>
                    <a:ln>
                      <a:noFill/>
                    </a:ln>
                  </pic:spPr>
                </pic:pic>
              </a:graphicData>
            </a:graphic>
            <wp14:sizeRelH relativeFrom="margin">
              <wp14:pctWidth>0</wp14:pctWidth>
            </wp14:sizeRelH>
          </wp:anchor>
        </w:drawing>
      </w:r>
      <w:r w:rsidR="003D6A72">
        <w:rPr>
          <w:noProof/>
        </w:rPr>
        <w:drawing>
          <wp:anchor distT="0" distB="0" distL="114300" distR="114300" simplePos="0" relativeHeight="251661312" behindDoc="1" locked="0" layoutInCell="1" allowOverlap="1" wp14:anchorId="27683497" wp14:editId="07553BCA">
            <wp:simplePos x="0" y="0"/>
            <wp:positionH relativeFrom="margin">
              <wp:align>right</wp:align>
            </wp:positionH>
            <wp:positionV relativeFrom="paragraph">
              <wp:posOffset>0</wp:posOffset>
            </wp:positionV>
            <wp:extent cx="5943600" cy="4114165"/>
            <wp:effectExtent l="0" t="0" r="0" b="635"/>
            <wp:wrapTight wrapText="bothSides">
              <wp:wrapPolygon edited="0">
                <wp:start x="0" y="0"/>
                <wp:lineTo x="0" y="21503"/>
                <wp:lineTo x="21531" y="21503"/>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943600" cy="4114799"/>
                    </a:xfrm>
                    <a:prstGeom prst="rect">
                      <a:avLst/>
                    </a:prstGeom>
                    <a:noFill/>
                    <a:ln>
                      <a:noFill/>
                    </a:ln>
                  </pic:spPr>
                </pic:pic>
              </a:graphicData>
            </a:graphic>
          </wp:anchor>
        </w:drawing>
      </w:r>
    </w:p>
    <w:p w14:paraId="6C3AE9E7" w14:textId="35804DFC" w:rsidR="00F01B93" w:rsidRDefault="00F01B93" w:rsidP="001968F8"/>
    <w:p w14:paraId="591290DF" w14:textId="3882511A" w:rsidR="00F01B93" w:rsidRDefault="00F01B93" w:rsidP="001968F8"/>
    <w:p w14:paraId="6E645071" w14:textId="596E83AC" w:rsidR="00F01B93" w:rsidRDefault="00F01B93" w:rsidP="001968F8"/>
    <w:p w14:paraId="4E803D9C" w14:textId="32F86FE8" w:rsidR="00F01B93" w:rsidRDefault="00F01B93" w:rsidP="001968F8"/>
    <w:p w14:paraId="2A790BF2" w14:textId="0061BA8D" w:rsidR="00F01B93" w:rsidRDefault="00F01B93" w:rsidP="001968F8"/>
    <w:p w14:paraId="2DEE7286" w14:textId="75103295" w:rsidR="00F01B93" w:rsidRDefault="00F01B93" w:rsidP="001968F8"/>
    <w:p w14:paraId="00CCEF01" w14:textId="36A5AC91" w:rsidR="00F01B93" w:rsidRDefault="00F01B93" w:rsidP="001968F8"/>
    <w:p w14:paraId="15027A5F" w14:textId="4FA9904D" w:rsidR="00F01B93" w:rsidRDefault="00F01B93" w:rsidP="001968F8"/>
    <w:p w14:paraId="4FEEB0C0" w14:textId="37B18733" w:rsidR="00F01B93" w:rsidRDefault="00F01B93" w:rsidP="001968F8"/>
    <w:p w14:paraId="70A4ABFE" w14:textId="03B3EF4B" w:rsidR="00F01B93" w:rsidRDefault="00F01B93" w:rsidP="001968F8"/>
    <w:p w14:paraId="25E6577D" w14:textId="68927A9F" w:rsidR="00F01B93" w:rsidRDefault="00F01B93" w:rsidP="001968F8"/>
    <w:p w14:paraId="5B59003C" w14:textId="49106986" w:rsidR="00F01B93" w:rsidRDefault="00F01B93" w:rsidP="001968F8"/>
    <w:p w14:paraId="2193EF36" w14:textId="532A846E" w:rsidR="00F01B93" w:rsidRDefault="00F01B93" w:rsidP="001968F8"/>
    <w:p w14:paraId="70733832" w14:textId="69BC1532" w:rsidR="00F01B93" w:rsidRDefault="00862DF4" w:rsidP="001968F8">
      <w:r>
        <w:rPr>
          <w:noProof/>
        </w:rPr>
        <w:lastRenderedPageBreak/>
        <w:drawing>
          <wp:inline distT="0" distB="0" distL="0" distR="0" wp14:anchorId="5DE89C61" wp14:editId="1DEEB5AB">
            <wp:extent cx="5943600" cy="777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7772400"/>
                    </a:xfrm>
                    <a:prstGeom prst="rect">
                      <a:avLst/>
                    </a:prstGeom>
                    <a:noFill/>
                    <a:ln>
                      <a:noFill/>
                    </a:ln>
                  </pic:spPr>
                </pic:pic>
              </a:graphicData>
            </a:graphic>
          </wp:inline>
        </w:drawing>
      </w:r>
    </w:p>
    <w:p w14:paraId="1D749851" w14:textId="2BA2E2BD" w:rsidR="00F01B93" w:rsidRDefault="00862DF4" w:rsidP="001968F8">
      <w:r>
        <w:rPr>
          <w:noProof/>
        </w:rPr>
        <w:lastRenderedPageBreak/>
        <w:drawing>
          <wp:anchor distT="0" distB="0" distL="114300" distR="114300" simplePos="0" relativeHeight="251664384" behindDoc="1" locked="0" layoutInCell="1" allowOverlap="1" wp14:anchorId="7871F983" wp14:editId="1085B0F9">
            <wp:simplePos x="0" y="0"/>
            <wp:positionH relativeFrom="margin">
              <wp:posOffset>-76200</wp:posOffset>
            </wp:positionH>
            <wp:positionV relativeFrom="paragraph">
              <wp:posOffset>0</wp:posOffset>
            </wp:positionV>
            <wp:extent cx="5943600" cy="4744720"/>
            <wp:effectExtent l="0" t="0" r="0" b="0"/>
            <wp:wrapTight wrapText="bothSides">
              <wp:wrapPolygon edited="0">
                <wp:start x="0" y="0"/>
                <wp:lineTo x="0" y="21507"/>
                <wp:lineTo x="21531" y="21507"/>
                <wp:lineTo x="21531" y="0"/>
                <wp:lineTo x="0" y="0"/>
              </wp:wrapPolygon>
            </wp:wrapTight>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600" cy="4744720"/>
                    </a:xfrm>
                    <a:prstGeom prst="rect">
                      <a:avLst/>
                    </a:prstGeom>
                    <a:noFill/>
                    <a:ln>
                      <a:noFill/>
                    </a:ln>
                  </pic:spPr>
                </pic:pic>
              </a:graphicData>
            </a:graphic>
          </wp:anchor>
        </w:drawing>
      </w:r>
    </w:p>
    <w:p w14:paraId="6560EA0C" w14:textId="7FA45C82" w:rsidR="00EE2ACD" w:rsidRDefault="00EE2ACD"/>
    <w:p w14:paraId="62829415" w14:textId="1207A927" w:rsidR="00862DF4" w:rsidRDefault="00862DF4"/>
    <w:p w14:paraId="0AA46BD8" w14:textId="75FD6856" w:rsidR="00862DF4" w:rsidRDefault="00862DF4"/>
    <w:p w14:paraId="3C594D49" w14:textId="0AF0CF49" w:rsidR="00862DF4" w:rsidRDefault="00862DF4"/>
    <w:p w14:paraId="743CCD9C" w14:textId="7BA7CDC7" w:rsidR="00862DF4" w:rsidRDefault="00862DF4"/>
    <w:p w14:paraId="1DB4AFF1" w14:textId="77777777" w:rsidR="00862DF4" w:rsidRDefault="00862DF4"/>
    <w:p w14:paraId="390E544A" w14:textId="62637010" w:rsidR="00862DF4" w:rsidRDefault="00862DF4"/>
    <w:p w14:paraId="48841F3B" w14:textId="77777777" w:rsidR="00862DF4" w:rsidRDefault="00862DF4"/>
    <w:p w14:paraId="037EE9B5" w14:textId="77777777" w:rsidR="00862DF4" w:rsidRDefault="00862DF4"/>
    <w:p w14:paraId="777EF64B" w14:textId="2002FACE" w:rsidR="00F01B93" w:rsidRDefault="00862DF4" w:rsidP="001968F8">
      <w:r>
        <w:rPr>
          <w:noProof/>
        </w:rPr>
        <w:lastRenderedPageBreak/>
        <w:drawing>
          <wp:anchor distT="0" distB="0" distL="114300" distR="114300" simplePos="0" relativeHeight="251663360" behindDoc="1" locked="0" layoutInCell="1" allowOverlap="1" wp14:anchorId="17003F68" wp14:editId="1362D0FF">
            <wp:simplePos x="0" y="0"/>
            <wp:positionH relativeFrom="margin">
              <wp:align>right</wp:align>
            </wp:positionH>
            <wp:positionV relativeFrom="paragraph">
              <wp:posOffset>0</wp:posOffset>
            </wp:positionV>
            <wp:extent cx="5943600" cy="4114165"/>
            <wp:effectExtent l="0" t="0" r="0" b="635"/>
            <wp:wrapTight wrapText="bothSides">
              <wp:wrapPolygon edited="0">
                <wp:start x="0" y="0"/>
                <wp:lineTo x="0" y="21503"/>
                <wp:lineTo x="21531" y="21503"/>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43600" cy="4114165"/>
                    </a:xfrm>
                    <a:prstGeom prst="rect">
                      <a:avLst/>
                    </a:prstGeom>
                    <a:noFill/>
                    <a:ln>
                      <a:noFill/>
                    </a:ln>
                  </pic:spPr>
                </pic:pic>
              </a:graphicData>
            </a:graphic>
          </wp:anchor>
        </w:drawing>
      </w:r>
    </w:p>
    <w:p w14:paraId="5447B4DF" w14:textId="77777777" w:rsidR="00862DF4" w:rsidRDefault="00862DF4" w:rsidP="00A470ED">
      <w:pPr>
        <w:pStyle w:val="Caption"/>
        <w:keepNext/>
        <w:rPr>
          <w:sz w:val="22"/>
          <w:szCs w:val="22"/>
        </w:rPr>
      </w:pPr>
    </w:p>
    <w:p w14:paraId="4BB6D233" w14:textId="77777777" w:rsidR="00862DF4" w:rsidRDefault="00862DF4" w:rsidP="00A470ED">
      <w:pPr>
        <w:pStyle w:val="Caption"/>
        <w:keepNext/>
        <w:rPr>
          <w:sz w:val="22"/>
          <w:szCs w:val="22"/>
        </w:rPr>
      </w:pPr>
    </w:p>
    <w:p w14:paraId="4AE1C004" w14:textId="77777777" w:rsidR="00862DF4" w:rsidRDefault="00862DF4" w:rsidP="00A470ED">
      <w:pPr>
        <w:pStyle w:val="Caption"/>
        <w:keepNext/>
        <w:rPr>
          <w:sz w:val="22"/>
          <w:szCs w:val="22"/>
        </w:rPr>
      </w:pPr>
    </w:p>
    <w:p w14:paraId="7FFC101D" w14:textId="77777777" w:rsidR="00862DF4" w:rsidRDefault="00862DF4" w:rsidP="00A470ED">
      <w:pPr>
        <w:pStyle w:val="Caption"/>
        <w:keepNext/>
        <w:rPr>
          <w:sz w:val="22"/>
          <w:szCs w:val="22"/>
        </w:rPr>
        <w:sectPr w:rsidR="00862DF4" w:rsidSect="00862DF4">
          <w:pgSz w:w="12240" w:h="15840"/>
          <w:pgMar w:top="1440" w:right="1440" w:bottom="1440" w:left="1440" w:header="720" w:footer="720" w:gutter="0"/>
          <w:cols w:space="720"/>
          <w:docGrid w:linePitch="360"/>
        </w:sectPr>
      </w:pPr>
    </w:p>
    <w:p w14:paraId="08EA95BF" w14:textId="77777777" w:rsidR="00862DF4" w:rsidRDefault="00862DF4" w:rsidP="00A470ED">
      <w:pPr>
        <w:pStyle w:val="Caption"/>
        <w:keepNext/>
        <w:rPr>
          <w:sz w:val="22"/>
          <w:szCs w:val="22"/>
        </w:rPr>
      </w:pPr>
    </w:p>
    <w:p w14:paraId="78793FC4" w14:textId="1B4388FA" w:rsidR="00A470ED" w:rsidRPr="00A470ED" w:rsidRDefault="00A470ED" w:rsidP="00A470ED">
      <w:pPr>
        <w:pStyle w:val="Caption"/>
        <w:keepNext/>
        <w:rPr>
          <w:sz w:val="22"/>
          <w:szCs w:val="22"/>
        </w:rPr>
      </w:pPr>
      <w:r w:rsidRPr="00A470ED">
        <w:rPr>
          <w:sz w:val="22"/>
          <w:szCs w:val="22"/>
        </w:rPr>
        <w:t xml:space="preserve">Table </w:t>
      </w:r>
      <w:r w:rsidRPr="00A470ED">
        <w:rPr>
          <w:sz w:val="22"/>
          <w:szCs w:val="22"/>
        </w:rPr>
        <w:fldChar w:fldCharType="begin"/>
      </w:r>
      <w:r w:rsidRPr="00A470ED">
        <w:rPr>
          <w:sz w:val="22"/>
          <w:szCs w:val="22"/>
        </w:rPr>
        <w:instrText xml:space="preserve"> SEQ Table \* ARABIC </w:instrText>
      </w:r>
      <w:r w:rsidRPr="00A470ED">
        <w:rPr>
          <w:sz w:val="22"/>
          <w:szCs w:val="22"/>
        </w:rPr>
        <w:fldChar w:fldCharType="separate"/>
      </w:r>
      <w:r w:rsidRPr="00A470ED">
        <w:rPr>
          <w:noProof/>
          <w:sz w:val="22"/>
          <w:szCs w:val="22"/>
        </w:rPr>
        <w:t>1</w:t>
      </w:r>
      <w:r w:rsidRPr="00A470ED">
        <w:rPr>
          <w:sz w:val="22"/>
          <w:szCs w:val="22"/>
        </w:rPr>
        <w:fldChar w:fldCharType="end"/>
      </w:r>
      <w:r>
        <w:rPr>
          <w:sz w:val="22"/>
          <w:szCs w:val="22"/>
        </w:rPr>
        <w:t>.</w:t>
      </w:r>
      <w:r w:rsidRPr="00A470ED">
        <w:rPr>
          <w:sz w:val="22"/>
          <w:szCs w:val="22"/>
        </w:rPr>
        <w:t xml:space="preserve"> Nutrient molar ratios and concentration thresholds used in limitation calculations.</w:t>
      </w:r>
    </w:p>
    <w:tbl>
      <w:tblPr>
        <w:tblStyle w:val="PlainTable5"/>
        <w:tblW w:w="13415" w:type="dxa"/>
        <w:tblInd w:w="-1095" w:type="dxa"/>
        <w:tblLook w:val="04A0" w:firstRow="1" w:lastRow="0" w:firstColumn="1" w:lastColumn="0" w:noHBand="0" w:noVBand="1"/>
      </w:tblPr>
      <w:tblGrid>
        <w:gridCol w:w="1561"/>
        <w:gridCol w:w="805"/>
        <w:gridCol w:w="775"/>
        <w:gridCol w:w="850"/>
        <w:gridCol w:w="718"/>
        <w:gridCol w:w="826"/>
        <w:gridCol w:w="899"/>
        <w:gridCol w:w="810"/>
        <w:gridCol w:w="793"/>
        <w:gridCol w:w="941"/>
        <w:gridCol w:w="805"/>
        <w:gridCol w:w="908"/>
        <w:gridCol w:w="908"/>
        <w:gridCol w:w="908"/>
        <w:gridCol w:w="908"/>
      </w:tblGrid>
      <w:tr w:rsidR="00F25CD2" w:rsidRPr="00EE2ACD" w14:paraId="10BE84CD" w14:textId="77777777" w:rsidTr="00F25CD2">
        <w:trPr>
          <w:cnfStyle w:val="100000000000" w:firstRow="1" w:lastRow="0" w:firstColumn="0" w:lastColumn="0" w:oddVBand="0" w:evenVBand="0" w:oddHBand="0" w:evenHBand="0" w:firstRowFirstColumn="0" w:firstRowLastColumn="0" w:lastRowFirstColumn="0" w:lastRowLastColumn="0"/>
          <w:trHeight w:val="1099"/>
        </w:trPr>
        <w:tc>
          <w:tcPr>
            <w:cnfStyle w:val="001000000100" w:firstRow="0" w:lastRow="0" w:firstColumn="1" w:lastColumn="0" w:oddVBand="0" w:evenVBand="0" w:oddHBand="0" w:evenHBand="0" w:firstRowFirstColumn="1" w:firstRowLastColumn="0" w:lastRowFirstColumn="0" w:lastRowLastColumn="0"/>
            <w:tcW w:w="1561" w:type="dxa"/>
            <w:tcBorders>
              <w:right w:val="single" w:sz="4" w:space="0" w:color="auto"/>
            </w:tcBorders>
            <w:noWrap/>
            <w:hideMark/>
          </w:tcPr>
          <w:p w14:paraId="5E028F94" w14:textId="77777777" w:rsidR="00F25CD2" w:rsidRPr="00AC03F2" w:rsidRDefault="00F25CD2" w:rsidP="00AC03F2">
            <w:pPr>
              <w:rPr>
                <w:rFonts w:ascii="Calibri" w:eastAsia="Times New Roman" w:hAnsi="Calibri" w:cs="Calibri"/>
                <w:b/>
                <w:bCs/>
              </w:rPr>
            </w:pPr>
            <w:r w:rsidRPr="00AC03F2">
              <w:rPr>
                <w:rFonts w:ascii="Calibri" w:eastAsia="Times New Roman" w:hAnsi="Calibri" w:cs="Calibri"/>
                <w:b/>
                <w:bCs/>
              </w:rPr>
              <w:t> </w:t>
            </w:r>
          </w:p>
        </w:tc>
        <w:tc>
          <w:tcPr>
            <w:tcW w:w="1580" w:type="dxa"/>
            <w:gridSpan w:val="2"/>
            <w:tcBorders>
              <w:top w:val="single" w:sz="4" w:space="0" w:color="auto"/>
              <w:left w:val="single" w:sz="4" w:space="0" w:color="auto"/>
              <w:right w:val="single" w:sz="4" w:space="0" w:color="auto"/>
            </w:tcBorders>
            <w:hideMark/>
          </w:tcPr>
          <w:p w14:paraId="234B0C24" w14:textId="7C02B6E2" w:rsidR="00F25CD2" w:rsidRPr="00AC03F2" w:rsidRDefault="00F25CD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Pr>
                <w:rFonts w:ascii="Calibri" w:eastAsia="Times New Roman" w:hAnsi="Calibri" w:cs="Calibri"/>
                <w:b/>
                <w:bCs/>
                <w:color w:val="000000"/>
                <w:sz w:val="20"/>
                <w:szCs w:val="16"/>
              </w:rPr>
              <w:t>Median</w:t>
            </w:r>
            <w:r w:rsidRPr="00AC03F2">
              <w:rPr>
                <w:rFonts w:ascii="Calibri" w:eastAsia="Times New Roman" w:hAnsi="Calibri" w:cs="Calibri"/>
                <w:b/>
                <w:bCs/>
                <w:color w:val="000000"/>
                <w:sz w:val="20"/>
                <w:szCs w:val="16"/>
              </w:rPr>
              <w:t xml:space="preserve"> DIN:TP molar ratio</w:t>
            </w:r>
          </w:p>
        </w:tc>
        <w:tc>
          <w:tcPr>
            <w:tcW w:w="1568" w:type="dxa"/>
            <w:gridSpan w:val="2"/>
            <w:tcBorders>
              <w:top w:val="single" w:sz="4" w:space="0" w:color="auto"/>
              <w:left w:val="single" w:sz="4" w:space="0" w:color="auto"/>
              <w:right w:val="single" w:sz="4" w:space="0" w:color="auto"/>
            </w:tcBorders>
            <w:hideMark/>
          </w:tcPr>
          <w:p w14:paraId="33B989FD" w14:textId="748E23D7" w:rsidR="00F25CD2" w:rsidRPr="00AC03F2" w:rsidRDefault="00F25CD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25th Percentile DIN mg L-1 from all</w:t>
            </w:r>
            <w:r>
              <w:rPr>
                <w:rFonts w:ascii="Calibri" w:eastAsia="Times New Roman" w:hAnsi="Calibri" w:cs="Calibri"/>
                <w:b/>
                <w:bCs/>
                <w:color w:val="000000"/>
                <w:sz w:val="20"/>
                <w:szCs w:val="16"/>
              </w:rPr>
              <w:t xml:space="preserve"> surveyed</w:t>
            </w:r>
            <w:r w:rsidRPr="00AC03F2">
              <w:rPr>
                <w:rFonts w:ascii="Calibri" w:eastAsia="Times New Roman" w:hAnsi="Calibri" w:cs="Calibri"/>
                <w:b/>
                <w:bCs/>
                <w:color w:val="000000"/>
                <w:sz w:val="20"/>
                <w:szCs w:val="16"/>
              </w:rPr>
              <w:t xml:space="preserve"> lakes </w:t>
            </w:r>
          </w:p>
        </w:tc>
        <w:tc>
          <w:tcPr>
            <w:tcW w:w="1725" w:type="dxa"/>
            <w:gridSpan w:val="2"/>
            <w:tcBorders>
              <w:top w:val="single" w:sz="4" w:space="0" w:color="auto"/>
              <w:left w:val="single" w:sz="4" w:space="0" w:color="auto"/>
              <w:right w:val="single" w:sz="4" w:space="0" w:color="auto"/>
            </w:tcBorders>
            <w:hideMark/>
          </w:tcPr>
          <w:p w14:paraId="6FEF8812" w14:textId="77777777" w:rsidR="00F25CD2" w:rsidRPr="00AC03F2" w:rsidRDefault="00F25CD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 xml:space="preserve">75th Percentile DIN mg L-1 from reference lakes </w:t>
            </w:r>
          </w:p>
        </w:tc>
        <w:tc>
          <w:tcPr>
            <w:tcW w:w="1603" w:type="dxa"/>
            <w:gridSpan w:val="2"/>
            <w:tcBorders>
              <w:top w:val="single" w:sz="4" w:space="0" w:color="auto"/>
              <w:left w:val="single" w:sz="4" w:space="0" w:color="auto"/>
              <w:right w:val="single" w:sz="4" w:space="0" w:color="auto"/>
            </w:tcBorders>
            <w:hideMark/>
          </w:tcPr>
          <w:p w14:paraId="53442096" w14:textId="77777777" w:rsidR="00F25CD2" w:rsidRPr="00AC03F2" w:rsidRDefault="00F25CD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DIN mg L-1 concentration threshold</w:t>
            </w:r>
          </w:p>
        </w:tc>
        <w:tc>
          <w:tcPr>
            <w:tcW w:w="1746" w:type="dxa"/>
            <w:gridSpan w:val="2"/>
            <w:tcBorders>
              <w:top w:val="single" w:sz="4" w:space="0" w:color="auto"/>
              <w:left w:val="single" w:sz="4" w:space="0" w:color="auto"/>
              <w:right w:val="single" w:sz="4" w:space="0" w:color="auto"/>
            </w:tcBorders>
            <w:hideMark/>
          </w:tcPr>
          <w:p w14:paraId="77A2F2AE" w14:textId="6A668A23" w:rsidR="00F25CD2" w:rsidRPr="00AC03F2" w:rsidRDefault="00F25CD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 xml:space="preserve">25th Percentile TP µg L-1 from all </w:t>
            </w:r>
            <w:proofErr w:type="spellStart"/>
            <w:r>
              <w:rPr>
                <w:rFonts w:ascii="Calibri" w:eastAsia="Times New Roman" w:hAnsi="Calibri" w:cs="Calibri"/>
                <w:b/>
                <w:bCs/>
                <w:color w:val="000000"/>
                <w:sz w:val="20"/>
                <w:szCs w:val="16"/>
              </w:rPr>
              <w:t>surveyed</w:t>
            </w:r>
            <w:r w:rsidRPr="00AC03F2">
              <w:rPr>
                <w:rFonts w:ascii="Calibri" w:eastAsia="Times New Roman" w:hAnsi="Calibri" w:cs="Calibri"/>
                <w:b/>
                <w:bCs/>
                <w:color w:val="000000"/>
                <w:sz w:val="20"/>
                <w:szCs w:val="16"/>
              </w:rPr>
              <w:t>lakes</w:t>
            </w:r>
            <w:proofErr w:type="spellEnd"/>
            <w:r w:rsidRPr="00AC03F2">
              <w:rPr>
                <w:rFonts w:ascii="Calibri" w:eastAsia="Times New Roman" w:hAnsi="Calibri" w:cs="Calibri"/>
                <w:b/>
                <w:bCs/>
                <w:color w:val="000000"/>
                <w:sz w:val="20"/>
                <w:szCs w:val="16"/>
              </w:rPr>
              <w:t xml:space="preserve"> </w:t>
            </w:r>
          </w:p>
        </w:tc>
        <w:tc>
          <w:tcPr>
            <w:tcW w:w="1816" w:type="dxa"/>
            <w:gridSpan w:val="2"/>
            <w:tcBorders>
              <w:top w:val="single" w:sz="4" w:space="0" w:color="auto"/>
              <w:left w:val="single" w:sz="4" w:space="0" w:color="auto"/>
              <w:right w:val="single" w:sz="4" w:space="0" w:color="auto"/>
            </w:tcBorders>
            <w:hideMark/>
          </w:tcPr>
          <w:p w14:paraId="4144F565" w14:textId="77777777" w:rsidR="00F25CD2" w:rsidRPr="00AC03F2" w:rsidRDefault="00F25CD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 xml:space="preserve">75th Percentile TP µg L-1 from reference lakes </w:t>
            </w:r>
          </w:p>
        </w:tc>
        <w:tc>
          <w:tcPr>
            <w:tcW w:w="1816" w:type="dxa"/>
            <w:gridSpan w:val="2"/>
            <w:tcBorders>
              <w:top w:val="single" w:sz="4" w:space="0" w:color="auto"/>
              <w:left w:val="single" w:sz="4" w:space="0" w:color="auto"/>
              <w:right w:val="single" w:sz="4" w:space="0" w:color="auto"/>
            </w:tcBorders>
            <w:hideMark/>
          </w:tcPr>
          <w:p w14:paraId="0D870B05" w14:textId="77777777" w:rsidR="00F25CD2" w:rsidRPr="00AC03F2" w:rsidRDefault="00F25CD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TP µg L-1 concentration threshold</w:t>
            </w:r>
          </w:p>
        </w:tc>
      </w:tr>
      <w:tr w:rsidR="00F25CD2" w:rsidRPr="00EE2ACD" w14:paraId="606D5D32" w14:textId="77777777" w:rsidTr="00F25CD2">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561" w:type="dxa"/>
            <w:tcBorders>
              <w:bottom w:val="single" w:sz="4" w:space="0" w:color="auto"/>
              <w:right w:val="single" w:sz="4" w:space="0" w:color="auto"/>
            </w:tcBorders>
            <w:noWrap/>
            <w:hideMark/>
          </w:tcPr>
          <w:p w14:paraId="77F978F9" w14:textId="3ADD245D" w:rsidR="00F25CD2" w:rsidRPr="00AC03F2" w:rsidRDefault="00F25CD2" w:rsidP="00AC03F2">
            <w:pPr>
              <w:rPr>
                <w:rFonts w:ascii="Calibri" w:eastAsia="Times New Roman" w:hAnsi="Calibri" w:cs="Calibri"/>
                <w:b/>
                <w:bCs/>
                <w:color w:val="000000"/>
              </w:rPr>
            </w:pPr>
          </w:p>
        </w:tc>
        <w:tc>
          <w:tcPr>
            <w:tcW w:w="805" w:type="dxa"/>
            <w:tcBorders>
              <w:left w:val="single" w:sz="4" w:space="0" w:color="auto"/>
              <w:bottom w:val="single" w:sz="4" w:space="0" w:color="auto"/>
            </w:tcBorders>
            <w:noWrap/>
            <w:hideMark/>
          </w:tcPr>
          <w:p w14:paraId="38A2D3C1" w14:textId="77777777" w:rsidR="00F25CD2" w:rsidRPr="00AC03F2" w:rsidRDefault="00F25CD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774" w:type="dxa"/>
            <w:tcBorders>
              <w:bottom w:val="single" w:sz="4" w:space="0" w:color="auto"/>
              <w:right w:val="single" w:sz="4" w:space="0" w:color="auto"/>
            </w:tcBorders>
            <w:noWrap/>
            <w:hideMark/>
          </w:tcPr>
          <w:p w14:paraId="59A27126" w14:textId="77777777" w:rsidR="00F25CD2" w:rsidRPr="00AC03F2" w:rsidRDefault="00F25CD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850" w:type="dxa"/>
            <w:tcBorders>
              <w:left w:val="single" w:sz="4" w:space="0" w:color="auto"/>
              <w:bottom w:val="single" w:sz="4" w:space="0" w:color="auto"/>
            </w:tcBorders>
            <w:noWrap/>
            <w:hideMark/>
          </w:tcPr>
          <w:p w14:paraId="714587B8" w14:textId="77777777" w:rsidR="00F25CD2" w:rsidRPr="00AC03F2" w:rsidRDefault="00F25CD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717" w:type="dxa"/>
            <w:tcBorders>
              <w:bottom w:val="single" w:sz="4" w:space="0" w:color="auto"/>
              <w:right w:val="single" w:sz="4" w:space="0" w:color="auto"/>
            </w:tcBorders>
            <w:noWrap/>
            <w:hideMark/>
          </w:tcPr>
          <w:p w14:paraId="13748A91" w14:textId="77777777" w:rsidR="00F25CD2" w:rsidRPr="00AC03F2" w:rsidRDefault="00F25CD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826" w:type="dxa"/>
            <w:tcBorders>
              <w:left w:val="single" w:sz="4" w:space="0" w:color="auto"/>
              <w:bottom w:val="single" w:sz="4" w:space="0" w:color="auto"/>
            </w:tcBorders>
            <w:noWrap/>
            <w:hideMark/>
          </w:tcPr>
          <w:p w14:paraId="78F4A5BA" w14:textId="77777777" w:rsidR="00F25CD2" w:rsidRPr="00AC03F2" w:rsidRDefault="00F25CD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898" w:type="dxa"/>
            <w:tcBorders>
              <w:bottom w:val="single" w:sz="4" w:space="0" w:color="auto"/>
              <w:right w:val="single" w:sz="4" w:space="0" w:color="auto"/>
            </w:tcBorders>
            <w:noWrap/>
            <w:hideMark/>
          </w:tcPr>
          <w:p w14:paraId="5C86D498" w14:textId="77777777" w:rsidR="00F25CD2" w:rsidRPr="00AC03F2" w:rsidRDefault="00F25CD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810" w:type="dxa"/>
            <w:tcBorders>
              <w:left w:val="single" w:sz="4" w:space="0" w:color="auto"/>
              <w:bottom w:val="single" w:sz="4" w:space="0" w:color="auto"/>
            </w:tcBorders>
            <w:noWrap/>
            <w:hideMark/>
          </w:tcPr>
          <w:p w14:paraId="3B96A728" w14:textId="77777777" w:rsidR="00F25CD2" w:rsidRPr="00AC03F2" w:rsidRDefault="00F25CD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793" w:type="dxa"/>
            <w:tcBorders>
              <w:bottom w:val="single" w:sz="4" w:space="0" w:color="auto"/>
              <w:right w:val="single" w:sz="4" w:space="0" w:color="auto"/>
            </w:tcBorders>
            <w:noWrap/>
            <w:hideMark/>
          </w:tcPr>
          <w:p w14:paraId="1D977E81" w14:textId="77777777" w:rsidR="00F25CD2" w:rsidRPr="00AC03F2" w:rsidRDefault="00F25CD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941" w:type="dxa"/>
            <w:tcBorders>
              <w:left w:val="single" w:sz="4" w:space="0" w:color="auto"/>
              <w:bottom w:val="single" w:sz="4" w:space="0" w:color="auto"/>
            </w:tcBorders>
            <w:noWrap/>
            <w:hideMark/>
          </w:tcPr>
          <w:p w14:paraId="57DCCD97" w14:textId="77777777" w:rsidR="00F25CD2" w:rsidRPr="00AC03F2" w:rsidRDefault="00F25CD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805" w:type="dxa"/>
            <w:tcBorders>
              <w:bottom w:val="single" w:sz="4" w:space="0" w:color="auto"/>
              <w:right w:val="single" w:sz="4" w:space="0" w:color="auto"/>
            </w:tcBorders>
            <w:noWrap/>
            <w:hideMark/>
          </w:tcPr>
          <w:p w14:paraId="4CC7F292" w14:textId="77777777" w:rsidR="00F25CD2" w:rsidRPr="00AC03F2" w:rsidRDefault="00F25CD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908" w:type="dxa"/>
            <w:tcBorders>
              <w:left w:val="single" w:sz="4" w:space="0" w:color="auto"/>
              <w:bottom w:val="single" w:sz="4" w:space="0" w:color="auto"/>
            </w:tcBorders>
            <w:noWrap/>
            <w:hideMark/>
          </w:tcPr>
          <w:p w14:paraId="2DB1A747" w14:textId="77777777" w:rsidR="00F25CD2" w:rsidRPr="00AC03F2" w:rsidRDefault="00F25CD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908" w:type="dxa"/>
            <w:tcBorders>
              <w:bottom w:val="single" w:sz="4" w:space="0" w:color="auto"/>
              <w:right w:val="single" w:sz="4" w:space="0" w:color="auto"/>
            </w:tcBorders>
            <w:noWrap/>
            <w:hideMark/>
          </w:tcPr>
          <w:p w14:paraId="136B1946" w14:textId="77777777" w:rsidR="00F25CD2" w:rsidRPr="00AC03F2" w:rsidRDefault="00F25CD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908" w:type="dxa"/>
            <w:tcBorders>
              <w:left w:val="single" w:sz="4" w:space="0" w:color="auto"/>
              <w:bottom w:val="single" w:sz="4" w:space="0" w:color="auto"/>
            </w:tcBorders>
            <w:noWrap/>
            <w:hideMark/>
          </w:tcPr>
          <w:p w14:paraId="0EB55B0A" w14:textId="77777777" w:rsidR="00F25CD2" w:rsidRPr="00AC03F2" w:rsidRDefault="00F25CD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908" w:type="dxa"/>
            <w:tcBorders>
              <w:bottom w:val="single" w:sz="4" w:space="0" w:color="auto"/>
              <w:right w:val="single" w:sz="4" w:space="0" w:color="auto"/>
            </w:tcBorders>
            <w:noWrap/>
            <w:hideMark/>
          </w:tcPr>
          <w:p w14:paraId="5E72427B" w14:textId="77777777" w:rsidR="00F25CD2" w:rsidRPr="00AC03F2" w:rsidRDefault="00F25CD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r>
      <w:tr w:rsidR="00F25CD2" w:rsidRPr="00EE2ACD" w14:paraId="3E3A4D92" w14:textId="77777777" w:rsidTr="00F25CD2">
        <w:trPr>
          <w:trHeight w:val="446"/>
        </w:trPr>
        <w:tc>
          <w:tcPr>
            <w:cnfStyle w:val="001000000000" w:firstRow="0" w:lastRow="0" w:firstColumn="1" w:lastColumn="0" w:oddVBand="0" w:evenVBand="0" w:oddHBand="0" w:evenHBand="0" w:firstRowFirstColumn="0" w:firstRowLastColumn="0" w:lastRowFirstColumn="0" w:lastRowLastColumn="0"/>
            <w:tcW w:w="1561" w:type="dxa"/>
            <w:tcBorders>
              <w:top w:val="single" w:sz="4" w:space="0" w:color="auto"/>
              <w:right w:val="single" w:sz="4" w:space="0" w:color="auto"/>
            </w:tcBorders>
            <w:noWrap/>
            <w:hideMark/>
          </w:tcPr>
          <w:p w14:paraId="5E9D324F" w14:textId="77777777" w:rsidR="00F25CD2" w:rsidRPr="00AC03F2" w:rsidRDefault="00F25CD2"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Northern Appalachians</w:t>
            </w:r>
          </w:p>
        </w:tc>
        <w:tc>
          <w:tcPr>
            <w:tcW w:w="805" w:type="dxa"/>
            <w:tcBorders>
              <w:top w:val="single" w:sz="4" w:space="0" w:color="auto"/>
              <w:left w:val="single" w:sz="4" w:space="0" w:color="auto"/>
            </w:tcBorders>
            <w:noWrap/>
            <w:hideMark/>
          </w:tcPr>
          <w:p w14:paraId="4F9FF729" w14:textId="65322E46" w:rsidR="00F25CD2" w:rsidRPr="00AC03F2" w:rsidRDefault="00DD5B0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Pr>
                <w:sz w:val="20"/>
                <w:szCs w:val="20"/>
              </w:rPr>
              <w:t>5.53</w:t>
            </w:r>
          </w:p>
        </w:tc>
        <w:tc>
          <w:tcPr>
            <w:tcW w:w="774" w:type="dxa"/>
            <w:tcBorders>
              <w:top w:val="single" w:sz="4" w:space="0" w:color="auto"/>
              <w:right w:val="single" w:sz="4" w:space="0" w:color="auto"/>
            </w:tcBorders>
            <w:noWrap/>
            <w:hideMark/>
          </w:tcPr>
          <w:p w14:paraId="46D9C067" w14:textId="72B0AA53" w:rsidR="00F25CD2" w:rsidRPr="00AC03F2" w:rsidRDefault="00DD5B0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Pr>
                <w:sz w:val="20"/>
                <w:szCs w:val="20"/>
              </w:rPr>
              <w:t>2.05</w:t>
            </w:r>
          </w:p>
        </w:tc>
        <w:tc>
          <w:tcPr>
            <w:tcW w:w="850" w:type="dxa"/>
            <w:tcBorders>
              <w:top w:val="single" w:sz="4" w:space="0" w:color="auto"/>
              <w:left w:val="single" w:sz="4" w:space="0" w:color="auto"/>
            </w:tcBorders>
            <w:noWrap/>
            <w:hideMark/>
          </w:tcPr>
          <w:p w14:paraId="5D049E51" w14:textId="6C66DEC3"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17" w:type="dxa"/>
            <w:tcBorders>
              <w:top w:val="single" w:sz="4" w:space="0" w:color="auto"/>
              <w:right w:val="single" w:sz="4" w:space="0" w:color="auto"/>
            </w:tcBorders>
            <w:noWrap/>
            <w:hideMark/>
          </w:tcPr>
          <w:p w14:paraId="153A7507" w14:textId="69893429"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26" w:type="dxa"/>
            <w:tcBorders>
              <w:top w:val="single" w:sz="4" w:space="0" w:color="auto"/>
              <w:left w:val="single" w:sz="4" w:space="0" w:color="auto"/>
            </w:tcBorders>
            <w:noWrap/>
            <w:hideMark/>
          </w:tcPr>
          <w:p w14:paraId="7EA83AB9" w14:textId="3BDA7EAE"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98" w:type="dxa"/>
            <w:tcBorders>
              <w:top w:val="single" w:sz="4" w:space="0" w:color="auto"/>
              <w:right w:val="single" w:sz="4" w:space="0" w:color="auto"/>
            </w:tcBorders>
            <w:noWrap/>
            <w:hideMark/>
          </w:tcPr>
          <w:p w14:paraId="16E1B95B" w14:textId="0B81531A"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10" w:type="dxa"/>
            <w:tcBorders>
              <w:top w:val="single" w:sz="4" w:space="0" w:color="auto"/>
              <w:left w:val="single" w:sz="4" w:space="0" w:color="auto"/>
            </w:tcBorders>
            <w:noWrap/>
            <w:hideMark/>
          </w:tcPr>
          <w:p w14:paraId="6C908C22" w14:textId="5667B49B"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93" w:type="dxa"/>
            <w:tcBorders>
              <w:top w:val="single" w:sz="4" w:space="0" w:color="auto"/>
              <w:right w:val="single" w:sz="4" w:space="0" w:color="auto"/>
            </w:tcBorders>
            <w:noWrap/>
            <w:hideMark/>
          </w:tcPr>
          <w:p w14:paraId="005CD769" w14:textId="0467E7A3"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941" w:type="dxa"/>
            <w:tcBorders>
              <w:top w:val="single" w:sz="4" w:space="0" w:color="auto"/>
              <w:left w:val="single" w:sz="4" w:space="0" w:color="auto"/>
            </w:tcBorders>
            <w:noWrap/>
            <w:hideMark/>
          </w:tcPr>
          <w:p w14:paraId="04C08FB8" w14:textId="7F01D147"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4.75</w:t>
            </w:r>
          </w:p>
        </w:tc>
        <w:tc>
          <w:tcPr>
            <w:tcW w:w="805" w:type="dxa"/>
            <w:tcBorders>
              <w:top w:val="single" w:sz="4" w:space="0" w:color="auto"/>
              <w:right w:val="single" w:sz="4" w:space="0" w:color="auto"/>
            </w:tcBorders>
            <w:noWrap/>
            <w:hideMark/>
          </w:tcPr>
          <w:p w14:paraId="6A563EA3" w14:textId="7536870D"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8.16</w:t>
            </w:r>
          </w:p>
        </w:tc>
        <w:tc>
          <w:tcPr>
            <w:tcW w:w="908" w:type="dxa"/>
            <w:tcBorders>
              <w:top w:val="single" w:sz="4" w:space="0" w:color="auto"/>
              <w:left w:val="single" w:sz="4" w:space="0" w:color="auto"/>
            </w:tcBorders>
            <w:noWrap/>
            <w:hideMark/>
          </w:tcPr>
          <w:p w14:paraId="09ADF5A8" w14:textId="28BAADA5"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11.00</w:t>
            </w:r>
          </w:p>
        </w:tc>
        <w:tc>
          <w:tcPr>
            <w:tcW w:w="908" w:type="dxa"/>
            <w:tcBorders>
              <w:top w:val="single" w:sz="4" w:space="0" w:color="auto"/>
              <w:right w:val="single" w:sz="4" w:space="0" w:color="auto"/>
            </w:tcBorders>
            <w:noWrap/>
            <w:hideMark/>
          </w:tcPr>
          <w:p w14:paraId="71B5D3B8" w14:textId="672551E9"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13.66</w:t>
            </w:r>
          </w:p>
        </w:tc>
        <w:tc>
          <w:tcPr>
            <w:tcW w:w="908" w:type="dxa"/>
            <w:tcBorders>
              <w:top w:val="single" w:sz="4" w:space="0" w:color="auto"/>
              <w:left w:val="single" w:sz="4" w:space="0" w:color="auto"/>
            </w:tcBorders>
            <w:noWrap/>
            <w:hideMark/>
          </w:tcPr>
          <w:p w14:paraId="678821B1" w14:textId="0BC2072D"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7.88</w:t>
            </w:r>
          </w:p>
        </w:tc>
        <w:tc>
          <w:tcPr>
            <w:tcW w:w="908" w:type="dxa"/>
            <w:tcBorders>
              <w:top w:val="single" w:sz="4" w:space="0" w:color="auto"/>
              <w:right w:val="single" w:sz="4" w:space="0" w:color="auto"/>
            </w:tcBorders>
            <w:noWrap/>
            <w:hideMark/>
          </w:tcPr>
          <w:p w14:paraId="6C817A36" w14:textId="0AC976B2"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10.91</w:t>
            </w:r>
          </w:p>
        </w:tc>
      </w:tr>
      <w:tr w:rsidR="00F25CD2" w:rsidRPr="00EE2ACD" w14:paraId="518F6574" w14:textId="77777777" w:rsidTr="00F25CD2">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561" w:type="dxa"/>
            <w:tcBorders>
              <w:right w:val="single" w:sz="4" w:space="0" w:color="auto"/>
            </w:tcBorders>
            <w:noWrap/>
            <w:hideMark/>
          </w:tcPr>
          <w:p w14:paraId="5DBEBFDD" w14:textId="77777777" w:rsidR="00F25CD2" w:rsidRPr="00AC03F2" w:rsidRDefault="00F25CD2"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Southern Appalachians</w:t>
            </w:r>
          </w:p>
        </w:tc>
        <w:tc>
          <w:tcPr>
            <w:tcW w:w="805" w:type="dxa"/>
            <w:tcBorders>
              <w:left w:val="single" w:sz="4" w:space="0" w:color="auto"/>
            </w:tcBorders>
            <w:noWrap/>
            <w:hideMark/>
          </w:tcPr>
          <w:p w14:paraId="79D37BB7" w14:textId="3C9139E4" w:rsidR="00F25CD2" w:rsidRPr="00AC03F2" w:rsidRDefault="00DD5B0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Pr>
                <w:sz w:val="20"/>
                <w:szCs w:val="20"/>
              </w:rPr>
              <w:t>3.34</w:t>
            </w:r>
          </w:p>
        </w:tc>
        <w:tc>
          <w:tcPr>
            <w:tcW w:w="774" w:type="dxa"/>
            <w:tcBorders>
              <w:right w:val="single" w:sz="4" w:space="0" w:color="auto"/>
            </w:tcBorders>
            <w:noWrap/>
            <w:hideMark/>
          </w:tcPr>
          <w:p w14:paraId="413E140A" w14:textId="391B71B6" w:rsidR="00F25CD2" w:rsidRPr="00AC03F2" w:rsidRDefault="00DD5B0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Pr>
                <w:rFonts w:ascii="Calibri" w:eastAsia="Times New Roman" w:hAnsi="Calibri" w:cs="Calibri"/>
                <w:b/>
                <w:bCs/>
                <w:color w:val="000000"/>
                <w:sz w:val="20"/>
                <w:szCs w:val="20"/>
              </w:rPr>
              <w:t>1.46</w:t>
            </w:r>
          </w:p>
        </w:tc>
        <w:tc>
          <w:tcPr>
            <w:tcW w:w="850" w:type="dxa"/>
            <w:tcBorders>
              <w:left w:val="single" w:sz="4" w:space="0" w:color="auto"/>
            </w:tcBorders>
            <w:noWrap/>
            <w:hideMark/>
          </w:tcPr>
          <w:p w14:paraId="451FF33A" w14:textId="1C54B319"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17" w:type="dxa"/>
            <w:tcBorders>
              <w:right w:val="single" w:sz="4" w:space="0" w:color="auto"/>
            </w:tcBorders>
            <w:noWrap/>
            <w:hideMark/>
          </w:tcPr>
          <w:p w14:paraId="75C2D222" w14:textId="367B1FEE"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26" w:type="dxa"/>
            <w:tcBorders>
              <w:left w:val="single" w:sz="4" w:space="0" w:color="auto"/>
            </w:tcBorders>
            <w:noWrap/>
            <w:hideMark/>
          </w:tcPr>
          <w:p w14:paraId="4E0448EE" w14:textId="7BBF3393"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98" w:type="dxa"/>
            <w:tcBorders>
              <w:right w:val="single" w:sz="4" w:space="0" w:color="auto"/>
            </w:tcBorders>
            <w:noWrap/>
            <w:hideMark/>
          </w:tcPr>
          <w:p w14:paraId="156E9F91" w14:textId="0720F3E8"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10" w:type="dxa"/>
            <w:tcBorders>
              <w:left w:val="single" w:sz="4" w:space="0" w:color="auto"/>
            </w:tcBorders>
            <w:noWrap/>
            <w:hideMark/>
          </w:tcPr>
          <w:p w14:paraId="4FEC2DA1" w14:textId="40522A68"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93" w:type="dxa"/>
            <w:tcBorders>
              <w:right w:val="single" w:sz="4" w:space="0" w:color="auto"/>
            </w:tcBorders>
            <w:noWrap/>
            <w:hideMark/>
          </w:tcPr>
          <w:p w14:paraId="329F5CEB" w14:textId="2DA2E4FC"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941" w:type="dxa"/>
            <w:tcBorders>
              <w:left w:val="single" w:sz="4" w:space="0" w:color="auto"/>
            </w:tcBorders>
            <w:noWrap/>
            <w:hideMark/>
          </w:tcPr>
          <w:p w14:paraId="26BC7EA3" w14:textId="31F780CB"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7.38</w:t>
            </w:r>
          </w:p>
        </w:tc>
        <w:tc>
          <w:tcPr>
            <w:tcW w:w="805" w:type="dxa"/>
            <w:tcBorders>
              <w:right w:val="single" w:sz="4" w:space="0" w:color="auto"/>
            </w:tcBorders>
            <w:noWrap/>
            <w:hideMark/>
          </w:tcPr>
          <w:p w14:paraId="2852EFD5" w14:textId="5B6B5779"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9.94</w:t>
            </w:r>
          </w:p>
        </w:tc>
        <w:tc>
          <w:tcPr>
            <w:tcW w:w="908" w:type="dxa"/>
            <w:tcBorders>
              <w:left w:val="single" w:sz="4" w:space="0" w:color="auto"/>
            </w:tcBorders>
            <w:noWrap/>
            <w:hideMark/>
          </w:tcPr>
          <w:p w14:paraId="10C79633" w14:textId="7FB7D030"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10.00</w:t>
            </w:r>
          </w:p>
        </w:tc>
        <w:tc>
          <w:tcPr>
            <w:tcW w:w="908" w:type="dxa"/>
            <w:tcBorders>
              <w:right w:val="single" w:sz="4" w:space="0" w:color="auto"/>
            </w:tcBorders>
            <w:noWrap/>
            <w:hideMark/>
          </w:tcPr>
          <w:p w14:paraId="53D9D182" w14:textId="1ED1293D"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16.37</w:t>
            </w:r>
          </w:p>
        </w:tc>
        <w:tc>
          <w:tcPr>
            <w:tcW w:w="908" w:type="dxa"/>
            <w:tcBorders>
              <w:left w:val="single" w:sz="4" w:space="0" w:color="auto"/>
            </w:tcBorders>
            <w:noWrap/>
            <w:hideMark/>
          </w:tcPr>
          <w:p w14:paraId="66473DCB" w14:textId="66625507"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8.69</w:t>
            </w:r>
          </w:p>
        </w:tc>
        <w:tc>
          <w:tcPr>
            <w:tcW w:w="908" w:type="dxa"/>
            <w:tcBorders>
              <w:right w:val="single" w:sz="4" w:space="0" w:color="auto"/>
            </w:tcBorders>
            <w:noWrap/>
            <w:hideMark/>
          </w:tcPr>
          <w:p w14:paraId="561A7F38" w14:textId="6B0D350D"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13.15</w:t>
            </w:r>
          </w:p>
        </w:tc>
      </w:tr>
      <w:tr w:rsidR="00F25CD2" w:rsidRPr="00EE2ACD" w14:paraId="6DF8B3DE" w14:textId="77777777" w:rsidTr="00F25CD2">
        <w:trPr>
          <w:trHeight w:val="369"/>
        </w:trPr>
        <w:tc>
          <w:tcPr>
            <w:cnfStyle w:val="001000000000" w:firstRow="0" w:lastRow="0" w:firstColumn="1" w:lastColumn="0" w:oddVBand="0" w:evenVBand="0" w:oddHBand="0" w:evenHBand="0" w:firstRowFirstColumn="0" w:firstRowLastColumn="0" w:lastRowFirstColumn="0" w:lastRowLastColumn="0"/>
            <w:tcW w:w="1561" w:type="dxa"/>
            <w:tcBorders>
              <w:right w:val="single" w:sz="4" w:space="0" w:color="auto"/>
            </w:tcBorders>
            <w:noWrap/>
            <w:hideMark/>
          </w:tcPr>
          <w:p w14:paraId="0533F261" w14:textId="77777777" w:rsidR="00F25CD2" w:rsidRPr="00AC03F2" w:rsidRDefault="00F25CD2"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Coastal Plains</w:t>
            </w:r>
          </w:p>
        </w:tc>
        <w:tc>
          <w:tcPr>
            <w:tcW w:w="805" w:type="dxa"/>
            <w:tcBorders>
              <w:left w:val="single" w:sz="4" w:space="0" w:color="auto"/>
            </w:tcBorders>
            <w:noWrap/>
            <w:hideMark/>
          </w:tcPr>
          <w:p w14:paraId="34E6218C" w14:textId="113DDE33" w:rsidR="00F25CD2" w:rsidRPr="00AC03F2" w:rsidRDefault="00DD5B0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Pr>
                <w:sz w:val="20"/>
                <w:szCs w:val="20"/>
              </w:rPr>
              <w:t>1.18</w:t>
            </w:r>
          </w:p>
        </w:tc>
        <w:tc>
          <w:tcPr>
            <w:tcW w:w="774" w:type="dxa"/>
            <w:tcBorders>
              <w:right w:val="single" w:sz="4" w:space="0" w:color="auto"/>
            </w:tcBorders>
            <w:noWrap/>
            <w:hideMark/>
          </w:tcPr>
          <w:p w14:paraId="7BA1B513" w14:textId="1EAB4C30" w:rsidR="00DD5B02" w:rsidRPr="00DD5B02" w:rsidRDefault="00DD5B02" w:rsidP="00DD5B02">
            <w:pPr>
              <w:jc w:val="righ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0.72</w:t>
            </w:r>
          </w:p>
        </w:tc>
        <w:tc>
          <w:tcPr>
            <w:tcW w:w="850" w:type="dxa"/>
            <w:tcBorders>
              <w:left w:val="single" w:sz="4" w:space="0" w:color="auto"/>
            </w:tcBorders>
            <w:noWrap/>
            <w:hideMark/>
          </w:tcPr>
          <w:p w14:paraId="7AD37EA3" w14:textId="2F3B9A11"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17" w:type="dxa"/>
            <w:tcBorders>
              <w:right w:val="single" w:sz="4" w:space="0" w:color="auto"/>
            </w:tcBorders>
            <w:noWrap/>
            <w:hideMark/>
          </w:tcPr>
          <w:p w14:paraId="1EAE27E1" w14:textId="3486CBCA"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26" w:type="dxa"/>
            <w:tcBorders>
              <w:left w:val="single" w:sz="4" w:space="0" w:color="auto"/>
            </w:tcBorders>
            <w:noWrap/>
            <w:hideMark/>
          </w:tcPr>
          <w:p w14:paraId="1A3CB589" w14:textId="181F1618"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98" w:type="dxa"/>
            <w:tcBorders>
              <w:right w:val="single" w:sz="4" w:space="0" w:color="auto"/>
            </w:tcBorders>
            <w:noWrap/>
            <w:hideMark/>
          </w:tcPr>
          <w:p w14:paraId="260D1799" w14:textId="2D6EDDFA"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10" w:type="dxa"/>
            <w:tcBorders>
              <w:left w:val="single" w:sz="4" w:space="0" w:color="auto"/>
            </w:tcBorders>
            <w:noWrap/>
            <w:hideMark/>
          </w:tcPr>
          <w:p w14:paraId="5F4EFF5A" w14:textId="5C033FC1"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93" w:type="dxa"/>
            <w:tcBorders>
              <w:right w:val="single" w:sz="4" w:space="0" w:color="auto"/>
            </w:tcBorders>
            <w:noWrap/>
            <w:hideMark/>
          </w:tcPr>
          <w:p w14:paraId="74A7176E" w14:textId="55C77AFA"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941" w:type="dxa"/>
            <w:tcBorders>
              <w:left w:val="single" w:sz="4" w:space="0" w:color="auto"/>
            </w:tcBorders>
            <w:noWrap/>
            <w:hideMark/>
          </w:tcPr>
          <w:p w14:paraId="493ABAD7" w14:textId="1CDAD295"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28.25</w:t>
            </w:r>
          </w:p>
        </w:tc>
        <w:tc>
          <w:tcPr>
            <w:tcW w:w="805" w:type="dxa"/>
            <w:tcBorders>
              <w:right w:val="single" w:sz="4" w:space="0" w:color="auto"/>
            </w:tcBorders>
            <w:noWrap/>
            <w:hideMark/>
          </w:tcPr>
          <w:p w14:paraId="6D1EA8E3" w14:textId="0CF436A8"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24.61</w:t>
            </w:r>
          </w:p>
        </w:tc>
        <w:tc>
          <w:tcPr>
            <w:tcW w:w="908" w:type="dxa"/>
            <w:tcBorders>
              <w:left w:val="single" w:sz="4" w:space="0" w:color="auto"/>
            </w:tcBorders>
            <w:noWrap/>
            <w:hideMark/>
          </w:tcPr>
          <w:p w14:paraId="4C42040D" w14:textId="590F8F47"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36.00</w:t>
            </w:r>
          </w:p>
        </w:tc>
        <w:tc>
          <w:tcPr>
            <w:tcW w:w="908" w:type="dxa"/>
            <w:tcBorders>
              <w:right w:val="single" w:sz="4" w:space="0" w:color="auto"/>
            </w:tcBorders>
            <w:noWrap/>
            <w:hideMark/>
          </w:tcPr>
          <w:p w14:paraId="1BA23CAB" w14:textId="09E909D2"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24.73</w:t>
            </w:r>
          </w:p>
        </w:tc>
        <w:tc>
          <w:tcPr>
            <w:tcW w:w="908" w:type="dxa"/>
            <w:tcBorders>
              <w:left w:val="single" w:sz="4" w:space="0" w:color="auto"/>
            </w:tcBorders>
            <w:noWrap/>
            <w:hideMark/>
          </w:tcPr>
          <w:p w14:paraId="39FE2CB6" w14:textId="1390DCBD"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32.13</w:t>
            </w:r>
          </w:p>
        </w:tc>
        <w:tc>
          <w:tcPr>
            <w:tcW w:w="908" w:type="dxa"/>
            <w:tcBorders>
              <w:right w:val="single" w:sz="4" w:space="0" w:color="auto"/>
            </w:tcBorders>
            <w:noWrap/>
            <w:hideMark/>
          </w:tcPr>
          <w:p w14:paraId="67060B9F" w14:textId="063095EC"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24.67</w:t>
            </w:r>
          </w:p>
        </w:tc>
      </w:tr>
      <w:tr w:rsidR="00F25CD2" w:rsidRPr="00EE2ACD" w14:paraId="5ECC6CB5" w14:textId="77777777" w:rsidTr="00F25CD2">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561" w:type="dxa"/>
            <w:tcBorders>
              <w:right w:val="single" w:sz="4" w:space="0" w:color="auto"/>
            </w:tcBorders>
            <w:noWrap/>
            <w:hideMark/>
          </w:tcPr>
          <w:p w14:paraId="79193512" w14:textId="77777777" w:rsidR="00F25CD2" w:rsidRPr="00AC03F2" w:rsidRDefault="00F25CD2"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Temperate Plains</w:t>
            </w:r>
          </w:p>
        </w:tc>
        <w:tc>
          <w:tcPr>
            <w:tcW w:w="805" w:type="dxa"/>
            <w:tcBorders>
              <w:left w:val="single" w:sz="4" w:space="0" w:color="auto"/>
            </w:tcBorders>
            <w:noWrap/>
            <w:hideMark/>
          </w:tcPr>
          <w:p w14:paraId="5715E342" w14:textId="62C1352B" w:rsidR="00F25CD2" w:rsidRPr="00AC03F2" w:rsidRDefault="00DD5B0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Pr>
                <w:sz w:val="20"/>
                <w:szCs w:val="20"/>
              </w:rPr>
              <w:t>1.17</w:t>
            </w:r>
          </w:p>
        </w:tc>
        <w:tc>
          <w:tcPr>
            <w:tcW w:w="774" w:type="dxa"/>
            <w:tcBorders>
              <w:right w:val="single" w:sz="4" w:space="0" w:color="auto"/>
            </w:tcBorders>
            <w:noWrap/>
            <w:hideMark/>
          </w:tcPr>
          <w:p w14:paraId="7DBC2E38" w14:textId="5B1BAD2E" w:rsidR="00F25CD2" w:rsidRPr="00AC03F2" w:rsidRDefault="00DD5B0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Pr>
                <w:sz w:val="20"/>
                <w:szCs w:val="20"/>
              </w:rPr>
              <w:t>0.92</w:t>
            </w:r>
          </w:p>
        </w:tc>
        <w:tc>
          <w:tcPr>
            <w:tcW w:w="850" w:type="dxa"/>
            <w:tcBorders>
              <w:left w:val="single" w:sz="4" w:space="0" w:color="auto"/>
            </w:tcBorders>
            <w:noWrap/>
            <w:hideMark/>
          </w:tcPr>
          <w:p w14:paraId="062AB995" w14:textId="352A4B91"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17" w:type="dxa"/>
            <w:tcBorders>
              <w:right w:val="single" w:sz="4" w:space="0" w:color="auto"/>
            </w:tcBorders>
            <w:noWrap/>
            <w:hideMark/>
          </w:tcPr>
          <w:p w14:paraId="301E4FA3" w14:textId="024282E7"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26" w:type="dxa"/>
            <w:tcBorders>
              <w:left w:val="single" w:sz="4" w:space="0" w:color="auto"/>
            </w:tcBorders>
            <w:noWrap/>
            <w:hideMark/>
          </w:tcPr>
          <w:p w14:paraId="15E1F722" w14:textId="5C627772"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0.14</w:t>
            </w:r>
          </w:p>
        </w:tc>
        <w:tc>
          <w:tcPr>
            <w:tcW w:w="898" w:type="dxa"/>
            <w:tcBorders>
              <w:right w:val="single" w:sz="4" w:space="0" w:color="auto"/>
            </w:tcBorders>
            <w:noWrap/>
            <w:hideMark/>
          </w:tcPr>
          <w:p w14:paraId="18D2A1CE" w14:textId="6DD0EC4C"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0.03</w:t>
            </w:r>
          </w:p>
        </w:tc>
        <w:tc>
          <w:tcPr>
            <w:tcW w:w="810" w:type="dxa"/>
            <w:tcBorders>
              <w:left w:val="single" w:sz="4" w:space="0" w:color="auto"/>
            </w:tcBorders>
            <w:noWrap/>
            <w:hideMark/>
          </w:tcPr>
          <w:p w14:paraId="63961621" w14:textId="18C670F0"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0.08</w:t>
            </w:r>
          </w:p>
        </w:tc>
        <w:tc>
          <w:tcPr>
            <w:tcW w:w="793" w:type="dxa"/>
            <w:tcBorders>
              <w:right w:val="single" w:sz="4" w:space="0" w:color="auto"/>
            </w:tcBorders>
            <w:noWrap/>
            <w:hideMark/>
          </w:tcPr>
          <w:p w14:paraId="0FDBD5F8" w14:textId="3CC70F51"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941" w:type="dxa"/>
            <w:tcBorders>
              <w:left w:val="single" w:sz="4" w:space="0" w:color="auto"/>
            </w:tcBorders>
            <w:noWrap/>
            <w:hideMark/>
          </w:tcPr>
          <w:p w14:paraId="7FAC46BC" w14:textId="07A3B78D"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33.75</w:t>
            </w:r>
          </w:p>
        </w:tc>
        <w:tc>
          <w:tcPr>
            <w:tcW w:w="805" w:type="dxa"/>
            <w:tcBorders>
              <w:right w:val="single" w:sz="4" w:space="0" w:color="auto"/>
            </w:tcBorders>
            <w:noWrap/>
            <w:hideMark/>
          </w:tcPr>
          <w:p w14:paraId="0F228A9E" w14:textId="643304D1"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35.15</w:t>
            </w:r>
          </w:p>
        </w:tc>
        <w:tc>
          <w:tcPr>
            <w:tcW w:w="908" w:type="dxa"/>
            <w:tcBorders>
              <w:left w:val="single" w:sz="4" w:space="0" w:color="auto"/>
            </w:tcBorders>
            <w:noWrap/>
            <w:hideMark/>
          </w:tcPr>
          <w:p w14:paraId="3B2C8DAA" w14:textId="5C5A5FB3"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80.50</w:t>
            </w:r>
          </w:p>
        </w:tc>
        <w:tc>
          <w:tcPr>
            <w:tcW w:w="908" w:type="dxa"/>
            <w:tcBorders>
              <w:right w:val="single" w:sz="4" w:space="0" w:color="auto"/>
            </w:tcBorders>
            <w:noWrap/>
            <w:hideMark/>
          </w:tcPr>
          <w:p w14:paraId="37438A6D" w14:textId="798A5A0E"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49.75</w:t>
            </w:r>
          </w:p>
        </w:tc>
        <w:tc>
          <w:tcPr>
            <w:tcW w:w="908" w:type="dxa"/>
            <w:tcBorders>
              <w:left w:val="single" w:sz="4" w:space="0" w:color="auto"/>
            </w:tcBorders>
            <w:noWrap/>
            <w:hideMark/>
          </w:tcPr>
          <w:p w14:paraId="35223F01" w14:textId="672892EF"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57.13</w:t>
            </w:r>
          </w:p>
        </w:tc>
        <w:tc>
          <w:tcPr>
            <w:tcW w:w="908" w:type="dxa"/>
            <w:tcBorders>
              <w:right w:val="single" w:sz="4" w:space="0" w:color="auto"/>
            </w:tcBorders>
            <w:noWrap/>
            <w:hideMark/>
          </w:tcPr>
          <w:p w14:paraId="7DD7E72C" w14:textId="1B5A8E62"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42.45</w:t>
            </w:r>
          </w:p>
        </w:tc>
      </w:tr>
      <w:tr w:rsidR="00F25CD2" w:rsidRPr="00EE2ACD" w14:paraId="397E9B2B" w14:textId="77777777" w:rsidTr="00F25CD2">
        <w:trPr>
          <w:trHeight w:val="369"/>
        </w:trPr>
        <w:tc>
          <w:tcPr>
            <w:cnfStyle w:val="001000000000" w:firstRow="0" w:lastRow="0" w:firstColumn="1" w:lastColumn="0" w:oddVBand="0" w:evenVBand="0" w:oddHBand="0" w:evenHBand="0" w:firstRowFirstColumn="0" w:firstRowLastColumn="0" w:lastRowFirstColumn="0" w:lastRowLastColumn="0"/>
            <w:tcW w:w="1561" w:type="dxa"/>
            <w:tcBorders>
              <w:right w:val="single" w:sz="4" w:space="0" w:color="auto"/>
            </w:tcBorders>
            <w:noWrap/>
            <w:hideMark/>
          </w:tcPr>
          <w:p w14:paraId="637340FB" w14:textId="77777777" w:rsidR="00F25CD2" w:rsidRPr="00AC03F2" w:rsidRDefault="00F25CD2"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Upper Midwest</w:t>
            </w:r>
          </w:p>
        </w:tc>
        <w:tc>
          <w:tcPr>
            <w:tcW w:w="805" w:type="dxa"/>
            <w:tcBorders>
              <w:left w:val="single" w:sz="4" w:space="0" w:color="auto"/>
            </w:tcBorders>
            <w:noWrap/>
            <w:hideMark/>
          </w:tcPr>
          <w:p w14:paraId="5790C63B" w14:textId="4F14AE12" w:rsidR="00F25CD2" w:rsidRPr="00AC03F2" w:rsidRDefault="00DD5B0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Pr>
                <w:sz w:val="20"/>
                <w:szCs w:val="20"/>
              </w:rPr>
              <w:t>4.42</w:t>
            </w:r>
          </w:p>
        </w:tc>
        <w:tc>
          <w:tcPr>
            <w:tcW w:w="774" w:type="dxa"/>
            <w:tcBorders>
              <w:right w:val="single" w:sz="4" w:space="0" w:color="auto"/>
            </w:tcBorders>
            <w:noWrap/>
            <w:hideMark/>
          </w:tcPr>
          <w:p w14:paraId="6811B899" w14:textId="66244B63" w:rsidR="00F25CD2" w:rsidRPr="00AC03F2" w:rsidRDefault="00DD5B0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Pr>
                <w:sz w:val="20"/>
                <w:szCs w:val="20"/>
              </w:rPr>
              <w:t>2.08</w:t>
            </w:r>
          </w:p>
        </w:tc>
        <w:tc>
          <w:tcPr>
            <w:tcW w:w="850" w:type="dxa"/>
            <w:tcBorders>
              <w:left w:val="single" w:sz="4" w:space="0" w:color="auto"/>
            </w:tcBorders>
            <w:noWrap/>
            <w:hideMark/>
          </w:tcPr>
          <w:p w14:paraId="0C67EC81" w14:textId="416C216E"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17" w:type="dxa"/>
            <w:tcBorders>
              <w:right w:val="single" w:sz="4" w:space="0" w:color="auto"/>
            </w:tcBorders>
            <w:noWrap/>
            <w:hideMark/>
          </w:tcPr>
          <w:p w14:paraId="09E8DB92" w14:textId="2149CD6C"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26" w:type="dxa"/>
            <w:tcBorders>
              <w:left w:val="single" w:sz="4" w:space="0" w:color="auto"/>
            </w:tcBorders>
            <w:noWrap/>
            <w:hideMark/>
          </w:tcPr>
          <w:p w14:paraId="453C2730" w14:textId="52D30BE3"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898" w:type="dxa"/>
            <w:tcBorders>
              <w:right w:val="single" w:sz="4" w:space="0" w:color="auto"/>
            </w:tcBorders>
            <w:noWrap/>
            <w:hideMark/>
          </w:tcPr>
          <w:p w14:paraId="2FB82A4A" w14:textId="7F9A6054"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0.64</w:t>
            </w:r>
          </w:p>
        </w:tc>
        <w:tc>
          <w:tcPr>
            <w:tcW w:w="810" w:type="dxa"/>
            <w:tcBorders>
              <w:left w:val="single" w:sz="4" w:space="0" w:color="auto"/>
            </w:tcBorders>
            <w:noWrap/>
            <w:hideMark/>
          </w:tcPr>
          <w:p w14:paraId="473B2828" w14:textId="0626E11E"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0.03</w:t>
            </w:r>
          </w:p>
        </w:tc>
        <w:tc>
          <w:tcPr>
            <w:tcW w:w="793" w:type="dxa"/>
            <w:tcBorders>
              <w:right w:val="single" w:sz="4" w:space="0" w:color="auto"/>
            </w:tcBorders>
            <w:noWrap/>
            <w:hideMark/>
          </w:tcPr>
          <w:p w14:paraId="4380671D" w14:textId="62A9C73B"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0.32</w:t>
            </w:r>
          </w:p>
        </w:tc>
        <w:tc>
          <w:tcPr>
            <w:tcW w:w="941" w:type="dxa"/>
            <w:tcBorders>
              <w:left w:val="single" w:sz="4" w:space="0" w:color="auto"/>
            </w:tcBorders>
            <w:noWrap/>
            <w:hideMark/>
          </w:tcPr>
          <w:p w14:paraId="3000A28C" w14:textId="743A26CB"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8.00</w:t>
            </w:r>
          </w:p>
        </w:tc>
        <w:tc>
          <w:tcPr>
            <w:tcW w:w="805" w:type="dxa"/>
            <w:tcBorders>
              <w:right w:val="single" w:sz="4" w:space="0" w:color="auto"/>
            </w:tcBorders>
            <w:noWrap/>
            <w:hideMark/>
          </w:tcPr>
          <w:p w14:paraId="236894A0" w14:textId="764408F3"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13.37</w:t>
            </w:r>
          </w:p>
        </w:tc>
        <w:tc>
          <w:tcPr>
            <w:tcW w:w="908" w:type="dxa"/>
            <w:tcBorders>
              <w:left w:val="single" w:sz="4" w:space="0" w:color="auto"/>
            </w:tcBorders>
            <w:noWrap/>
            <w:hideMark/>
          </w:tcPr>
          <w:p w14:paraId="7E1A87B3" w14:textId="5CBFA5D9"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9.50</w:t>
            </w:r>
          </w:p>
        </w:tc>
        <w:tc>
          <w:tcPr>
            <w:tcW w:w="908" w:type="dxa"/>
            <w:tcBorders>
              <w:right w:val="single" w:sz="4" w:space="0" w:color="auto"/>
            </w:tcBorders>
            <w:noWrap/>
            <w:hideMark/>
          </w:tcPr>
          <w:p w14:paraId="5AD4EC77" w14:textId="208BEEE9"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33.35</w:t>
            </w:r>
          </w:p>
        </w:tc>
        <w:tc>
          <w:tcPr>
            <w:tcW w:w="908" w:type="dxa"/>
            <w:tcBorders>
              <w:left w:val="single" w:sz="4" w:space="0" w:color="auto"/>
            </w:tcBorders>
            <w:noWrap/>
            <w:hideMark/>
          </w:tcPr>
          <w:p w14:paraId="3580769C" w14:textId="7BFE1413"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8.75</w:t>
            </w:r>
          </w:p>
        </w:tc>
        <w:tc>
          <w:tcPr>
            <w:tcW w:w="908" w:type="dxa"/>
            <w:tcBorders>
              <w:right w:val="single" w:sz="4" w:space="0" w:color="auto"/>
            </w:tcBorders>
            <w:noWrap/>
            <w:hideMark/>
          </w:tcPr>
          <w:p w14:paraId="1C530F4C" w14:textId="26FC731B"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23.36</w:t>
            </w:r>
          </w:p>
        </w:tc>
      </w:tr>
      <w:tr w:rsidR="00F25CD2" w:rsidRPr="00EE2ACD" w14:paraId="6756E5D7" w14:textId="77777777" w:rsidTr="00F25CD2">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561" w:type="dxa"/>
            <w:tcBorders>
              <w:right w:val="single" w:sz="4" w:space="0" w:color="auto"/>
            </w:tcBorders>
            <w:noWrap/>
            <w:hideMark/>
          </w:tcPr>
          <w:p w14:paraId="4913A22D" w14:textId="77777777" w:rsidR="00F25CD2" w:rsidRPr="00AC03F2" w:rsidRDefault="00F25CD2"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Northern Plains</w:t>
            </w:r>
          </w:p>
        </w:tc>
        <w:tc>
          <w:tcPr>
            <w:tcW w:w="805" w:type="dxa"/>
            <w:tcBorders>
              <w:left w:val="single" w:sz="4" w:space="0" w:color="auto"/>
            </w:tcBorders>
            <w:noWrap/>
            <w:hideMark/>
          </w:tcPr>
          <w:p w14:paraId="11418539" w14:textId="17F2E2F8" w:rsidR="00F25CD2" w:rsidRPr="00AC03F2" w:rsidRDefault="00DD5B0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Pr>
                <w:sz w:val="20"/>
                <w:szCs w:val="20"/>
              </w:rPr>
              <w:t>1.69</w:t>
            </w:r>
          </w:p>
        </w:tc>
        <w:tc>
          <w:tcPr>
            <w:tcW w:w="774" w:type="dxa"/>
            <w:tcBorders>
              <w:right w:val="single" w:sz="4" w:space="0" w:color="auto"/>
            </w:tcBorders>
            <w:noWrap/>
            <w:hideMark/>
          </w:tcPr>
          <w:p w14:paraId="19A08C43" w14:textId="473F392B" w:rsidR="00F25CD2" w:rsidRPr="00AC03F2" w:rsidRDefault="00DD5B0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Pr>
                <w:sz w:val="20"/>
                <w:szCs w:val="20"/>
              </w:rPr>
              <w:t>0.95</w:t>
            </w:r>
          </w:p>
        </w:tc>
        <w:tc>
          <w:tcPr>
            <w:tcW w:w="850" w:type="dxa"/>
            <w:tcBorders>
              <w:left w:val="single" w:sz="4" w:space="0" w:color="auto"/>
            </w:tcBorders>
            <w:noWrap/>
            <w:hideMark/>
          </w:tcPr>
          <w:p w14:paraId="7D49879B" w14:textId="0FFCC22D"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717" w:type="dxa"/>
            <w:tcBorders>
              <w:right w:val="single" w:sz="4" w:space="0" w:color="auto"/>
            </w:tcBorders>
            <w:noWrap/>
            <w:hideMark/>
          </w:tcPr>
          <w:p w14:paraId="08E44DC2" w14:textId="3C1AFF08"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26" w:type="dxa"/>
            <w:tcBorders>
              <w:left w:val="single" w:sz="4" w:space="0" w:color="auto"/>
            </w:tcBorders>
            <w:noWrap/>
            <w:hideMark/>
          </w:tcPr>
          <w:p w14:paraId="3987B61D" w14:textId="625C2845" w:rsidR="00F25CD2" w:rsidRPr="00AC03F2" w:rsidRDefault="00F25CD2" w:rsidP="00A470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NA</w:t>
            </w:r>
          </w:p>
        </w:tc>
        <w:tc>
          <w:tcPr>
            <w:tcW w:w="898" w:type="dxa"/>
            <w:tcBorders>
              <w:right w:val="single" w:sz="4" w:space="0" w:color="auto"/>
            </w:tcBorders>
            <w:noWrap/>
            <w:hideMark/>
          </w:tcPr>
          <w:p w14:paraId="26623793" w14:textId="0006E94D"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810" w:type="dxa"/>
            <w:tcBorders>
              <w:left w:val="single" w:sz="4" w:space="0" w:color="auto"/>
            </w:tcBorders>
            <w:noWrap/>
            <w:hideMark/>
          </w:tcPr>
          <w:p w14:paraId="20FACF5B" w14:textId="031E5F70"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793" w:type="dxa"/>
            <w:tcBorders>
              <w:right w:val="single" w:sz="4" w:space="0" w:color="auto"/>
            </w:tcBorders>
            <w:noWrap/>
            <w:hideMark/>
          </w:tcPr>
          <w:p w14:paraId="50F19E70" w14:textId="135B14E3"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0.03</w:t>
            </w:r>
          </w:p>
        </w:tc>
        <w:tc>
          <w:tcPr>
            <w:tcW w:w="941" w:type="dxa"/>
            <w:tcBorders>
              <w:left w:val="single" w:sz="4" w:space="0" w:color="auto"/>
            </w:tcBorders>
            <w:noWrap/>
            <w:hideMark/>
          </w:tcPr>
          <w:p w14:paraId="60581A5C" w14:textId="468BBEDF"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61.00</w:t>
            </w:r>
          </w:p>
        </w:tc>
        <w:tc>
          <w:tcPr>
            <w:tcW w:w="805" w:type="dxa"/>
            <w:tcBorders>
              <w:right w:val="single" w:sz="4" w:space="0" w:color="auto"/>
            </w:tcBorders>
            <w:noWrap/>
            <w:hideMark/>
          </w:tcPr>
          <w:p w14:paraId="2EF815F0" w14:textId="2757DE4C"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48.22</w:t>
            </w:r>
          </w:p>
        </w:tc>
        <w:tc>
          <w:tcPr>
            <w:tcW w:w="908" w:type="dxa"/>
            <w:tcBorders>
              <w:left w:val="single" w:sz="4" w:space="0" w:color="auto"/>
            </w:tcBorders>
            <w:noWrap/>
            <w:hideMark/>
          </w:tcPr>
          <w:p w14:paraId="7E6E5BD8" w14:textId="6BA7C074" w:rsidR="00F25CD2" w:rsidRPr="00AC03F2" w:rsidRDefault="00F25CD2" w:rsidP="00A470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NA</w:t>
            </w:r>
          </w:p>
        </w:tc>
        <w:tc>
          <w:tcPr>
            <w:tcW w:w="908" w:type="dxa"/>
            <w:tcBorders>
              <w:right w:val="single" w:sz="4" w:space="0" w:color="auto"/>
            </w:tcBorders>
            <w:noWrap/>
            <w:hideMark/>
          </w:tcPr>
          <w:p w14:paraId="6AC66E7E" w14:textId="1633E695"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275.62</w:t>
            </w:r>
          </w:p>
        </w:tc>
        <w:tc>
          <w:tcPr>
            <w:tcW w:w="908" w:type="dxa"/>
            <w:tcBorders>
              <w:left w:val="single" w:sz="4" w:space="0" w:color="auto"/>
            </w:tcBorders>
            <w:noWrap/>
            <w:hideMark/>
          </w:tcPr>
          <w:p w14:paraId="5989CFE2" w14:textId="0491C02E"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61.00</w:t>
            </w:r>
          </w:p>
        </w:tc>
        <w:tc>
          <w:tcPr>
            <w:tcW w:w="908" w:type="dxa"/>
            <w:tcBorders>
              <w:right w:val="single" w:sz="4" w:space="0" w:color="auto"/>
            </w:tcBorders>
            <w:noWrap/>
            <w:hideMark/>
          </w:tcPr>
          <w:p w14:paraId="16F8F189" w14:textId="4CFA43B3"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161.92</w:t>
            </w:r>
          </w:p>
        </w:tc>
      </w:tr>
      <w:tr w:rsidR="00F25CD2" w:rsidRPr="00EE2ACD" w14:paraId="7BA0859D" w14:textId="77777777" w:rsidTr="00F25CD2">
        <w:trPr>
          <w:trHeight w:val="369"/>
        </w:trPr>
        <w:tc>
          <w:tcPr>
            <w:cnfStyle w:val="001000000000" w:firstRow="0" w:lastRow="0" w:firstColumn="1" w:lastColumn="0" w:oddVBand="0" w:evenVBand="0" w:oddHBand="0" w:evenHBand="0" w:firstRowFirstColumn="0" w:firstRowLastColumn="0" w:lastRowFirstColumn="0" w:lastRowLastColumn="0"/>
            <w:tcW w:w="1561" w:type="dxa"/>
            <w:tcBorders>
              <w:right w:val="single" w:sz="4" w:space="0" w:color="auto"/>
            </w:tcBorders>
            <w:noWrap/>
            <w:hideMark/>
          </w:tcPr>
          <w:p w14:paraId="0BBC577A" w14:textId="77777777" w:rsidR="00F25CD2" w:rsidRPr="00AC03F2" w:rsidRDefault="00F25CD2"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Southern Plains</w:t>
            </w:r>
          </w:p>
        </w:tc>
        <w:tc>
          <w:tcPr>
            <w:tcW w:w="805" w:type="dxa"/>
            <w:tcBorders>
              <w:left w:val="single" w:sz="4" w:space="0" w:color="auto"/>
            </w:tcBorders>
            <w:noWrap/>
            <w:hideMark/>
          </w:tcPr>
          <w:p w14:paraId="5374AC26" w14:textId="35ABEB4D" w:rsidR="00F25CD2" w:rsidRPr="00AC03F2" w:rsidRDefault="00DD5B0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Pr>
                <w:sz w:val="20"/>
                <w:szCs w:val="20"/>
              </w:rPr>
              <w:t>1.66</w:t>
            </w:r>
          </w:p>
        </w:tc>
        <w:tc>
          <w:tcPr>
            <w:tcW w:w="774" w:type="dxa"/>
            <w:tcBorders>
              <w:right w:val="single" w:sz="4" w:space="0" w:color="auto"/>
            </w:tcBorders>
            <w:noWrap/>
            <w:hideMark/>
          </w:tcPr>
          <w:p w14:paraId="3DFD1CEC" w14:textId="27532405" w:rsidR="00F25CD2" w:rsidRPr="00AC03F2" w:rsidRDefault="00DD5B0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Pr>
                <w:sz w:val="20"/>
                <w:szCs w:val="20"/>
              </w:rPr>
              <w:t>0.95</w:t>
            </w:r>
          </w:p>
        </w:tc>
        <w:tc>
          <w:tcPr>
            <w:tcW w:w="850" w:type="dxa"/>
            <w:tcBorders>
              <w:left w:val="single" w:sz="4" w:space="0" w:color="auto"/>
            </w:tcBorders>
            <w:noWrap/>
            <w:hideMark/>
          </w:tcPr>
          <w:p w14:paraId="6BBF4368" w14:textId="014230FF"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17" w:type="dxa"/>
            <w:tcBorders>
              <w:right w:val="single" w:sz="4" w:space="0" w:color="auto"/>
            </w:tcBorders>
            <w:noWrap/>
            <w:hideMark/>
          </w:tcPr>
          <w:p w14:paraId="2389DC34" w14:textId="349D08C1"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26" w:type="dxa"/>
            <w:tcBorders>
              <w:left w:val="single" w:sz="4" w:space="0" w:color="auto"/>
            </w:tcBorders>
            <w:noWrap/>
            <w:hideMark/>
          </w:tcPr>
          <w:p w14:paraId="7AD16E42" w14:textId="61200EB6"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0.06</w:t>
            </w:r>
          </w:p>
        </w:tc>
        <w:tc>
          <w:tcPr>
            <w:tcW w:w="898" w:type="dxa"/>
            <w:tcBorders>
              <w:right w:val="single" w:sz="4" w:space="0" w:color="auto"/>
            </w:tcBorders>
            <w:noWrap/>
            <w:hideMark/>
          </w:tcPr>
          <w:p w14:paraId="4F7FE318" w14:textId="4C7542F3"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0.06</w:t>
            </w:r>
          </w:p>
        </w:tc>
        <w:tc>
          <w:tcPr>
            <w:tcW w:w="810" w:type="dxa"/>
            <w:tcBorders>
              <w:left w:val="single" w:sz="4" w:space="0" w:color="auto"/>
            </w:tcBorders>
            <w:noWrap/>
            <w:hideMark/>
          </w:tcPr>
          <w:p w14:paraId="7837F924" w14:textId="2629FBEE"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793" w:type="dxa"/>
            <w:tcBorders>
              <w:right w:val="single" w:sz="4" w:space="0" w:color="auto"/>
            </w:tcBorders>
            <w:noWrap/>
            <w:hideMark/>
          </w:tcPr>
          <w:p w14:paraId="165DC9B9" w14:textId="68C66BF4"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941" w:type="dxa"/>
            <w:tcBorders>
              <w:left w:val="single" w:sz="4" w:space="0" w:color="auto"/>
            </w:tcBorders>
            <w:noWrap/>
            <w:hideMark/>
          </w:tcPr>
          <w:p w14:paraId="27108A90" w14:textId="6BBF5581"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24.00</w:t>
            </w:r>
          </w:p>
        </w:tc>
        <w:tc>
          <w:tcPr>
            <w:tcW w:w="805" w:type="dxa"/>
            <w:tcBorders>
              <w:right w:val="single" w:sz="4" w:space="0" w:color="auto"/>
            </w:tcBorders>
            <w:noWrap/>
            <w:hideMark/>
          </w:tcPr>
          <w:p w14:paraId="40A06D4F" w14:textId="040BAE1B"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25.89</w:t>
            </w:r>
          </w:p>
        </w:tc>
        <w:tc>
          <w:tcPr>
            <w:tcW w:w="908" w:type="dxa"/>
            <w:tcBorders>
              <w:left w:val="single" w:sz="4" w:space="0" w:color="auto"/>
            </w:tcBorders>
            <w:noWrap/>
            <w:hideMark/>
          </w:tcPr>
          <w:p w14:paraId="658E55F9" w14:textId="0A4B6D27"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533.75</w:t>
            </w:r>
          </w:p>
        </w:tc>
        <w:tc>
          <w:tcPr>
            <w:tcW w:w="908" w:type="dxa"/>
            <w:tcBorders>
              <w:right w:val="single" w:sz="4" w:space="0" w:color="auto"/>
            </w:tcBorders>
            <w:noWrap/>
            <w:hideMark/>
          </w:tcPr>
          <w:p w14:paraId="20852F57" w14:textId="4AB3EE6A"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55.12</w:t>
            </w:r>
          </w:p>
        </w:tc>
        <w:tc>
          <w:tcPr>
            <w:tcW w:w="908" w:type="dxa"/>
            <w:tcBorders>
              <w:left w:val="single" w:sz="4" w:space="0" w:color="auto"/>
            </w:tcBorders>
            <w:noWrap/>
            <w:hideMark/>
          </w:tcPr>
          <w:p w14:paraId="3075D614" w14:textId="46B685CA"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278.88</w:t>
            </w:r>
          </w:p>
        </w:tc>
        <w:tc>
          <w:tcPr>
            <w:tcW w:w="908" w:type="dxa"/>
            <w:tcBorders>
              <w:right w:val="single" w:sz="4" w:space="0" w:color="auto"/>
            </w:tcBorders>
            <w:noWrap/>
            <w:hideMark/>
          </w:tcPr>
          <w:p w14:paraId="33A27CF5" w14:textId="634BB02F"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40.50</w:t>
            </w:r>
          </w:p>
        </w:tc>
      </w:tr>
      <w:tr w:rsidR="00F25CD2" w:rsidRPr="00EE2ACD" w14:paraId="582C6AC9" w14:textId="77777777" w:rsidTr="00F25CD2">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561" w:type="dxa"/>
            <w:tcBorders>
              <w:right w:val="single" w:sz="4" w:space="0" w:color="auto"/>
            </w:tcBorders>
            <w:noWrap/>
            <w:hideMark/>
          </w:tcPr>
          <w:p w14:paraId="5832C43B" w14:textId="77777777" w:rsidR="00F25CD2" w:rsidRPr="00AC03F2" w:rsidRDefault="00F25CD2"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Xeric</w:t>
            </w:r>
          </w:p>
        </w:tc>
        <w:tc>
          <w:tcPr>
            <w:tcW w:w="805" w:type="dxa"/>
            <w:tcBorders>
              <w:left w:val="single" w:sz="4" w:space="0" w:color="auto"/>
            </w:tcBorders>
            <w:noWrap/>
            <w:hideMark/>
          </w:tcPr>
          <w:p w14:paraId="2E9EF05D" w14:textId="6CF6BF7F" w:rsidR="00F25CD2" w:rsidRPr="00AC03F2" w:rsidRDefault="00DD5B0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Pr>
                <w:sz w:val="20"/>
                <w:szCs w:val="20"/>
              </w:rPr>
              <w:t>2.44</w:t>
            </w:r>
          </w:p>
        </w:tc>
        <w:tc>
          <w:tcPr>
            <w:tcW w:w="774" w:type="dxa"/>
            <w:tcBorders>
              <w:right w:val="single" w:sz="4" w:space="0" w:color="auto"/>
            </w:tcBorders>
            <w:noWrap/>
            <w:hideMark/>
          </w:tcPr>
          <w:p w14:paraId="2277ECF7" w14:textId="41667FDF" w:rsidR="00F25CD2" w:rsidRPr="00AC03F2" w:rsidRDefault="00DD5B0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Pr>
                <w:sz w:val="20"/>
                <w:szCs w:val="20"/>
              </w:rPr>
              <w:t>1.28</w:t>
            </w:r>
          </w:p>
        </w:tc>
        <w:tc>
          <w:tcPr>
            <w:tcW w:w="850" w:type="dxa"/>
            <w:tcBorders>
              <w:left w:val="single" w:sz="4" w:space="0" w:color="auto"/>
            </w:tcBorders>
            <w:noWrap/>
            <w:hideMark/>
          </w:tcPr>
          <w:p w14:paraId="4F092975" w14:textId="55B71628"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17" w:type="dxa"/>
            <w:tcBorders>
              <w:right w:val="single" w:sz="4" w:space="0" w:color="auto"/>
            </w:tcBorders>
            <w:noWrap/>
            <w:hideMark/>
          </w:tcPr>
          <w:p w14:paraId="2D884CF7" w14:textId="230C9DA1"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26" w:type="dxa"/>
            <w:tcBorders>
              <w:left w:val="single" w:sz="4" w:space="0" w:color="auto"/>
            </w:tcBorders>
            <w:noWrap/>
            <w:hideMark/>
          </w:tcPr>
          <w:p w14:paraId="60FD62F1" w14:textId="688C2C31"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98" w:type="dxa"/>
            <w:tcBorders>
              <w:right w:val="single" w:sz="4" w:space="0" w:color="auto"/>
            </w:tcBorders>
            <w:noWrap/>
            <w:hideMark/>
          </w:tcPr>
          <w:p w14:paraId="73C98EC4" w14:textId="596DE5AD"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10" w:type="dxa"/>
            <w:tcBorders>
              <w:left w:val="single" w:sz="4" w:space="0" w:color="auto"/>
            </w:tcBorders>
            <w:noWrap/>
            <w:hideMark/>
          </w:tcPr>
          <w:p w14:paraId="1676DF87" w14:textId="714DC654"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93" w:type="dxa"/>
            <w:tcBorders>
              <w:right w:val="single" w:sz="4" w:space="0" w:color="auto"/>
            </w:tcBorders>
            <w:noWrap/>
            <w:hideMark/>
          </w:tcPr>
          <w:p w14:paraId="696A0E4A" w14:textId="56504E21"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941" w:type="dxa"/>
            <w:tcBorders>
              <w:left w:val="single" w:sz="4" w:space="0" w:color="auto"/>
            </w:tcBorders>
            <w:noWrap/>
            <w:hideMark/>
          </w:tcPr>
          <w:p w14:paraId="24B31B54" w14:textId="591A4923"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15.00</w:t>
            </w:r>
          </w:p>
        </w:tc>
        <w:tc>
          <w:tcPr>
            <w:tcW w:w="805" w:type="dxa"/>
            <w:tcBorders>
              <w:right w:val="single" w:sz="4" w:space="0" w:color="auto"/>
            </w:tcBorders>
            <w:noWrap/>
            <w:hideMark/>
          </w:tcPr>
          <w:p w14:paraId="062C3551" w14:textId="78849773"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19.10</w:t>
            </w:r>
          </w:p>
        </w:tc>
        <w:tc>
          <w:tcPr>
            <w:tcW w:w="908" w:type="dxa"/>
            <w:tcBorders>
              <w:left w:val="single" w:sz="4" w:space="0" w:color="auto"/>
            </w:tcBorders>
            <w:noWrap/>
            <w:hideMark/>
          </w:tcPr>
          <w:p w14:paraId="6906290F" w14:textId="1B40F27E"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48.25</w:t>
            </w:r>
          </w:p>
        </w:tc>
        <w:tc>
          <w:tcPr>
            <w:tcW w:w="908" w:type="dxa"/>
            <w:tcBorders>
              <w:right w:val="single" w:sz="4" w:space="0" w:color="auto"/>
            </w:tcBorders>
            <w:noWrap/>
            <w:hideMark/>
          </w:tcPr>
          <w:p w14:paraId="2C620CFA" w14:textId="0DC29B80"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21.51</w:t>
            </w:r>
          </w:p>
        </w:tc>
        <w:tc>
          <w:tcPr>
            <w:tcW w:w="908" w:type="dxa"/>
            <w:tcBorders>
              <w:left w:val="single" w:sz="4" w:space="0" w:color="auto"/>
            </w:tcBorders>
            <w:noWrap/>
            <w:hideMark/>
          </w:tcPr>
          <w:p w14:paraId="48989535" w14:textId="5264819A"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31.63</w:t>
            </w:r>
          </w:p>
        </w:tc>
        <w:tc>
          <w:tcPr>
            <w:tcW w:w="908" w:type="dxa"/>
            <w:tcBorders>
              <w:right w:val="single" w:sz="4" w:space="0" w:color="auto"/>
            </w:tcBorders>
            <w:noWrap/>
            <w:hideMark/>
          </w:tcPr>
          <w:p w14:paraId="20A0E98C" w14:textId="6F69D43E" w:rsidR="00F25CD2" w:rsidRPr="00AC03F2" w:rsidRDefault="00F25CD2"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20.30</w:t>
            </w:r>
          </w:p>
        </w:tc>
      </w:tr>
      <w:tr w:rsidR="00F25CD2" w:rsidRPr="00EE2ACD" w14:paraId="2ECCCE59" w14:textId="77777777" w:rsidTr="00F25CD2">
        <w:trPr>
          <w:trHeight w:val="393"/>
        </w:trPr>
        <w:tc>
          <w:tcPr>
            <w:cnfStyle w:val="001000000000" w:firstRow="0" w:lastRow="0" w:firstColumn="1" w:lastColumn="0" w:oddVBand="0" w:evenVBand="0" w:oddHBand="0" w:evenHBand="0" w:firstRowFirstColumn="0" w:firstRowLastColumn="0" w:lastRowFirstColumn="0" w:lastRowLastColumn="0"/>
            <w:tcW w:w="1561" w:type="dxa"/>
            <w:tcBorders>
              <w:right w:val="single" w:sz="4" w:space="0" w:color="auto"/>
            </w:tcBorders>
            <w:noWrap/>
            <w:hideMark/>
          </w:tcPr>
          <w:p w14:paraId="3B099370" w14:textId="77777777" w:rsidR="00F25CD2" w:rsidRPr="00AC03F2" w:rsidRDefault="00F25CD2"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Western Mountains</w:t>
            </w:r>
          </w:p>
        </w:tc>
        <w:tc>
          <w:tcPr>
            <w:tcW w:w="805" w:type="dxa"/>
            <w:tcBorders>
              <w:left w:val="single" w:sz="4" w:space="0" w:color="auto"/>
              <w:bottom w:val="single" w:sz="4" w:space="0" w:color="auto"/>
            </w:tcBorders>
            <w:noWrap/>
            <w:hideMark/>
          </w:tcPr>
          <w:p w14:paraId="7969F12C" w14:textId="39DD7BC8" w:rsidR="00F25CD2" w:rsidRPr="00AC03F2" w:rsidRDefault="00DD5B0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Pr>
                <w:sz w:val="20"/>
                <w:szCs w:val="20"/>
              </w:rPr>
              <w:t>4.06</w:t>
            </w:r>
          </w:p>
        </w:tc>
        <w:tc>
          <w:tcPr>
            <w:tcW w:w="774" w:type="dxa"/>
            <w:tcBorders>
              <w:bottom w:val="single" w:sz="4" w:space="0" w:color="auto"/>
              <w:right w:val="single" w:sz="4" w:space="0" w:color="auto"/>
            </w:tcBorders>
            <w:noWrap/>
            <w:hideMark/>
          </w:tcPr>
          <w:p w14:paraId="70561BBE" w14:textId="7B3F5055" w:rsidR="00F25CD2" w:rsidRPr="00AC03F2" w:rsidRDefault="00DD5B0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Pr>
                <w:sz w:val="20"/>
                <w:szCs w:val="20"/>
              </w:rPr>
              <w:t>1.50</w:t>
            </w:r>
          </w:p>
        </w:tc>
        <w:tc>
          <w:tcPr>
            <w:tcW w:w="850" w:type="dxa"/>
            <w:tcBorders>
              <w:left w:val="single" w:sz="4" w:space="0" w:color="auto"/>
              <w:bottom w:val="single" w:sz="4" w:space="0" w:color="auto"/>
            </w:tcBorders>
            <w:noWrap/>
            <w:hideMark/>
          </w:tcPr>
          <w:p w14:paraId="0A3345C1" w14:textId="62E82C57"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17" w:type="dxa"/>
            <w:tcBorders>
              <w:bottom w:val="single" w:sz="4" w:space="0" w:color="auto"/>
              <w:right w:val="single" w:sz="4" w:space="0" w:color="auto"/>
            </w:tcBorders>
            <w:noWrap/>
            <w:hideMark/>
          </w:tcPr>
          <w:p w14:paraId="6C07B47C" w14:textId="3478D67C"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26" w:type="dxa"/>
            <w:tcBorders>
              <w:left w:val="single" w:sz="4" w:space="0" w:color="auto"/>
              <w:bottom w:val="single" w:sz="4" w:space="0" w:color="auto"/>
            </w:tcBorders>
            <w:noWrap/>
            <w:hideMark/>
          </w:tcPr>
          <w:p w14:paraId="7EA3DBCD" w14:textId="3389899A"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98" w:type="dxa"/>
            <w:tcBorders>
              <w:bottom w:val="single" w:sz="4" w:space="0" w:color="auto"/>
              <w:right w:val="single" w:sz="4" w:space="0" w:color="auto"/>
            </w:tcBorders>
            <w:noWrap/>
            <w:hideMark/>
          </w:tcPr>
          <w:p w14:paraId="6F3430E5" w14:textId="03F2216C"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10" w:type="dxa"/>
            <w:tcBorders>
              <w:left w:val="single" w:sz="4" w:space="0" w:color="auto"/>
              <w:bottom w:val="single" w:sz="4" w:space="0" w:color="auto"/>
            </w:tcBorders>
            <w:noWrap/>
            <w:hideMark/>
          </w:tcPr>
          <w:p w14:paraId="4044B0E9" w14:textId="363876FC"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93" w:type="dxa"/>
            <w:tcBorders>
              <w:bottom w:val="single" w:sz="4" w:space="0" w:color="auto"/>
              <w:right w:val="single" w:sz="4" w:space="0" w:color="auto"/>
            </w:tcBorders>
            <w:noWrap/>
            <w:hideMark/>
          </w:tcPr>
          <w:p w14:paraId="2643ADE4" w14:textId="47D57DF4"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941" w:type="dxa"/>
            <w:tcBorders>
              <w:left w:val="single" w:sz="4" w:space="0" w:color="auto"/>
              <w:bottom w:val="single" w:sz="4" w:space="0" w:color="auto"/>
            </w:tcBorders>
            <w:noWrap/>
            <w:hideMark/>
          </w:tcPr>
          <w:p w14:paraId="0D72D61A" w14:textId="16ABBEE5"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4.00</w:t>
            </w:r>
          </w:p>
        </w:tc>
        <w:tc>
          <w:tcPr>
            <w:tcW w:w="805" w:type="dxa"/>
            <w:tcBorders>
              <w:bottom w:val="single" w:sz="4" w:space="0" w:color="auto"/>
              <w:right w:val="single" w:sz="4" w:space="0" w:color="auto"/>
            </w:tcBorders>
            <w:noWrap/>
            <w:hideMark/>
          </w:tcPr>
          <w:p w14:paraId="098C67DC" w14:textId="530A7019"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9.60</w:t>
            </w:r>
          </w:p>
        </w:tc>
        <w:tc>
          <w:tcPr>
            <w:tcW w:w="908" w:type="dxa"/>
            <w:tcBorders>
              <w:left w:val="single" w:sz="4" w:space="0" w:color="auto"/>
              <w:bottom w:val="single" w:sz="4" w:space="0" w:color="auto"/>
            </w:tcBorders>
            <w:noWrap/>
            <w:hideMark/>
          </w:tcPr>
          <w:p w14:paraId="6A79102D" w14:textId="609D80E7"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4.00</w:t>
            </w:r>
          </w:p>
        </w:tc>
        <w:tc>
          <w:tcPr>
            <w:tcW w:w="908" w:type="dxa"/>
            <w:tcBorders>
              <w:bottom w:val="single" w:sz="4" w:space="0" w:color="auto"/>
              <w:right w:val="single" w:sz="4" w:space="0" w:color="auto"/>
            </w:tcBorders>
            <w:noWrap/>
            <w:hideMark/>
          </w:tcPr>
          <w:p w14:paraId="416E8376" w14:textId="2BF08B7E"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14.07</w:t>
            </w:r>
          </w:p>
        </w:tc>
        <w:tc>
          <w:tcPr>
            <w:tcW w:w="908" w:type="dxa"/>
            <w:tcBorders>
              <w:left w:val="single" w:sz="4" w:space="0" w:color="auto"/>
              <w:bottom w:val="single" w:sz="4" w:space="0" w:color="auto"/>
            </w:tcBorders>
            <w:noWrap/>
            <w:hideMark/>
          </w:tcPr>
          <w:p w14:paraId="47B61C09" w14:textId="74F54135"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4.00</w:t>
            </w:r>
          </w:p>
        </w:tc>
        <w:tc>
          <w:tcPr>
            <w:tcW w:w="908" w:type="dxa"/>
            <w:tcBorders>
              <w:bottom w:val="single" w:sz="4" w:space="0" w:color="auto"/>
              <w:right w:val="single" w:sz="4" w:space="0" w:color="auto"/>
            </w:tcBorders>
            <w:noWrap/>
            <w:hideMark/>
          </w:tcPr>
          <w:p w14:paraId="305E5AC4" w14:textId="70358575" w:rsidR="00F25CD2" w:rsidRPr="00AC03F2" w:rsidRDefault="00F25CD2"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11.83</w:t>
            </w:r>
          </w:p>
        </w:tc>
      </w:tr>
    </w:tbl>
    <w:p w14:paraId="7DA71267" w14:textId="235FACE8" w:rsidR="00F01B93" w:rsidRPr="00EE2ACD" w:rsidRDefault="00F01B93" w:rsidP="001968F8">
      <w:pPr>
        <w:rPr>
          <w:b/>
          <w:bCs/>
        </w:rPr>
      </w:pPr>
    </w:p>
    <w:p w14:paraId="1C922D44" w14:textId="28E43002" w:rsidR="00F01B93" w:rsidRDefault="00F01B93" w:rsidP="001968F8"/>
    <w:p w14:paraId="2DEC624F" w14:textId="77777777" w:rsidR="00573C09" w:rsidRDefault="00573C09" w:rsidP="001968F8">
      <w:pPr>
        <w:sectPr w:rsidR="00573C09" w:rsidSect="00EE2ACD">
          <w:pgSz w:w="15840" w:h="12240" w:orient="landscape"/>
          <w:pgMar w:top="1440" w:right="1440" w:bottom="1440" w:left="1440" w:header="720" w:footer="720" w:gutter="0"/>
          <w:cols w:space="720"/>
          <w:docGrid w:linePitch="360"/>
        </w:sectPr>
      </w:pPr>
    </w:p>
    <w:p w14:paraId="09C22357" w14:textId="77777777" w:rsidR="00573C09" w:rsidRDefault="00573C09" w:rsidP="00573C09">
      <w:pPr>
        <w:pStyle w:val="Heading1"/>
      </w:pPr>
      <w:r>
        <w:lastRenderedPageBreak/>
        <w:t>References</w:t>
      </w:r>
    </w:p>
    <w:p w14:paraId="23066829" w14:textId="77777777" w:rsidR="00147AD4" w:rsidRPr="00147AD4" w:rsidRDefault="00573C09" w:rsidP="00147AD4">
      <w:pPr>
        <w:pStyle w:val="Bibliography"/>
        <w:rPr>
          <w:rFonts w:ascii="Calibri" w:hAnsi="Calibri" w:cs="Calibri"/>
        </w:rPr>
      </w:pPr>
      <w:r>
        <w:fldChar w:fldCharType="begin"/>
      </w:r>
      <w:r w:rsidR="00C53890">
        <w:instrText xml:space="preserve"> ADDIN ZOTERO_BIBL {"uncited":[],"omitted":[],"custom":[]} CSL_BIBLIOGRAPHY </w:instrText>
      </w:r>
      <w:r>
        <w:fldChar w:fldCharType="separate"/>
      </w:r>
      <w:r w:rsidR="00147AD4" w:rsidRPr="00147AD4">
        <w:rPr>
          <w:rFonts w:ascii="Calibri" w:hAnsi="Calibri" w:cs="Calibri"/>
        </w:rPr>
        <w:t xml:space="preserve">Bergström, A. K. (2010). The use of TN:TP and DIN:TP ratios as indicators for phytoplankton nutrient limitation in oligotrophic lakes affected by N deposition. </w:t>
      </w:r>
      <w:r w:rsidR="00147AD4" w:rsidRPr="00147AD4">
        <w:rPr>
          <w:rFonts w:ascii="Calibri" w:hAnsi="Calibri" w:cs="Calibri"/>
          <w:i/>
          <w:iCs/>
        </w:rPr>
        <w:t>Aquatic Sciences</w:t>
      </w:r>
      <w:r w:rsidR="00147AD4" w:rsidRPr="00147AD4">
        <w:rPr>
          <w:rFonts w:ascii="Calibri" w:hAnsi="Calibri" w:cs="Calibri"/>
        </w:rPr>
        <w:t xml:space="preserve">, </w:t>
      </w:r>
      <w:r w:rsidR="00147AD4" w:rsidRPr="00147AD4">
        <w:rPr>
          <w:rFonts w:ascii="Calibri" w:hAnsi="Calibri" w:cs="Calibri"/>
          <w:i/>
          <w:iCs/>
        </w:rPr>
        <w:t>72</w:t>
      </w:r>
      <w:r w:rsidR="00147AD4" w:rsidRPr="00147AD4">
        <w:rPr>
          <w:rFonts w:ascii="Calibri" w:hAnsi="Calibri" w:cs="Calibri"/>
        </w:rPr>
        <w:t>(3), 277–281. https://doi.org/10.1007/S00027-010-0132-0/FIGURES/1</w:t>
      </w:r>
    </w:p>
    <w:p w14:paraId="47D6A52A" w14:textId="77777777" w:rsidR="00147AD4" w:rsidRPr="00147AD4" w:rsidRDefault="00147AD4" w:rsidP="00147AD4">
      <w:pPr>
        <w:pStyle w:val="Bibliography"/>
        <w:rPr>
          <w:rFonts w:ascii="Calibri" w:hAnsi="Calibri" w:cs="Calibri"/>
        </w:rPr>
      </w:pPr>
      <w:r w:rsidRPr="00147AD4">
        <w:rPr>
          <w:rFonts w:ascii="Calibri" w:hAnsi="Calibri" w:cs="Calibri"/>
        </w:rPr>
        <w:t xml:space="preserve">Bergström, A. K., &amp; Jansson, M. (2006). Atmospheric nitrogen deposition has caused nitrogen enrichment and eutrophication of lakes in the northern hemisphere. </w:t>
      </w:r>
      <w:r w:rsidRPr="00147AD4">
        <w:rPr>
          <w:rFonts w:ascii="Calibri" w:hAnsi="Calibri" w:cs="Calibri"/>
          <w:i/>
          <w:iCs/>
        </w:rPr>
        <w:t>Global Change Biology</w:t>
      </w:r>
      <w:r w:rsidRPr="00147AD4">
        <w:rPr>
          <w:rFonts w:ascii="Calibri" w:hAnsi="Calibri" w:cs="Calibri"/>
        </w:rPr>
        <w:t xml:space="preserve">, </w:t>
      </w:r>
      <w:r w:rsidRPr="00147AD4">
        <w:rPr>
          <w:rFonts w:ascii="Calibri" w:hAnsi="Calibri" w:cs="Calibri"/>
          <w:i/>
          <w:iCs/>
        </w:rPr>
        <w:t>12</w:t>
      </w:r>
      <w:r w:rsidRPr="00147AD4">
        <w:rPr>
          <w:rFonts w:ascii="Calibri" w:hAnsi="Calibri" w:cs="Calibri"/>
        </w:rPr>
        <w:t>(4), 635–643. https://doi.org/10.1111/j.1365-2486.2006.01129.x</w:t>
      </w:r>
    </w:p>
    <w:p w14:paraId="108B25E9" w14:textId="77777777" w:rsidR="00147AD4" w:rsidRPr="00147AD4" w:rsidRDefault="00147AD4" w:rsidP="00147AD4">
      <w:pPr>
        <w:pStyle w:val="Bibliography"/>
        <w:rPr>
          <w:rFonts w:ascii="Calibri" w:hAnsi="Calibri" w:cs="Calibri"/>
        </w:rPr>
      </w:pPr>
      <w:r w:rsidRPr="00147AD4">
        <w:rPr>
          <w:rFonts w:ascii="Calibri" w:hAnsi="Calibri" w:cs="Calibri"/>
        </w:rPr>
        <w:t xml:space="preserve">Burns, D. A. (2004). The effects of atmospheric nitrogen deposition in the Rocky Mountains of Colorado and southern Wyoming, USA-a critical review. </w:t>
      </w:r>
      <w:r w:rsidRPr="00147AD4">
        <w:rPr>
          <w:rFonts w:ascii="Calibri" w:hAnsi="Calibri" w:cs="Calibri"/>
          <w:i/>
          <w:iCs/>
        </w:rPr>
        <w:t>Environmental Pollution (Barking, Essex : 1987)</w:t>
      </w:r>
      <w:r w:rsidRPr="00147AD4">
        <w:rPr>
          <w:rFonts w:ascii="Calibri" w:hAnsi="Calibri" w:cs="Calibri"/>
        </w:rPr>
        <w:t xml:space="preserve">, </w:t>
      </w:r>
      <w:r w:rsidRPr="00147AD4">
        <w:rPr>
          <w:rFonts w:ascii="Calibri" w:hAnsi="Calibri" w:cs="Calibri"/>
          <w:i/>
          <w:iCs/>
        </w:rPr>
        <w:t>127</w:t>
      </w:r>
      <w:r w:rsidRPr="00147AD4">
        <w:rPr>
          <w:rFonts w:ascii="Calibri" w:hAnsi="Calibri" w:cs="Calibri"/>
        </w:rPr>
        <w:t>(2), 257–269. https://doi.org/10.1016/S0269-7491(03)00264-1</w:t>
      </w:r>
    </w:p>
    <w:p w14:paraId="453A1377" w14:textId="77777777" w:rsidR="00147AD4" w:rsidRPr="00147AD4" w:rsidRDefault="00147AD4" w:rsidP="00147AD4">
      <w:pPr>
        <w:pStyle w:val="Bibliography"/>
        <w:rPr>
          <w:rFonts w:ascii="Calibri" w:hAnsi="Calibri" w:cs="Calibri"/>
        </w:rPr>
      </w:pPr>
      <w:r w:rsidRPr="00147AD4">
        <w:rPr>
          <w:rFonts w:ascii="Calibri" w:hAnsi="Calibri" w:cs="Calibri"/>
        </w:rPr>
        <w:t xml:space="preserve">Camargo, J. A., &amp; Alonso, Á. (2006). Ecological and toxicological effects of inorganic nitrogen pollution in aquatic ecosystems: A global assessment. </w:t>
      </w:r>
      <w:r w:rsidRPr="00147AD4">
        <w:rPr>
          <w:rFonts w:ascii="Calibri" w:hAnsi="Calibri" w:cs="Calibri"/>
          <w:i/>
          <w:iCs/>
        </w:rPr>
        <w:t>Environment International</w:t>
      </w:r>
      <w:r w:rsidRPr="00147AD4">
        <w:rPr>
          <w:rFonts w:ascii="Calibri" w:hAnsi="Calibri" w:cs="Calibri"/>
        </w:rPr>
        <w:t xml:space="preserve">, </w:t>
      </w:r>
      <w:r w:rsidRPr="00147AD4">
        <w:rPr>
          <w:rFonts w:ascii="Calibri" w:hAnsi="Calibri" w:cs="Calibri"/>
          <w:i/>
          <w:iCs/>
        </w:rPr>
        <w:t>32</w:t>
      </w:r>
      <w:r w:rsidRPr="00147AD4">
        <w:rPr>
          <w:rFonts w:ascii="Calibri" w:hAnsi="Calibri" w:cs="Calibri"/>
        </w:rPr>
        <w:t>(6), 831–849. https://doi.org/10.1016/J.ENVINT.2006.05.002</w:t>
      </w:r>
    </w:p>
    <w:p w14:paraId="6009A26E" w14:textId="77777777" w:rsidR="00147AD4" w:rsidRPr="00147AD4" w:rsidRDefault="00147AD4" w:rsidP="00147AD4">
      <w:pPr>
        <w:pStyle w:val="Bibliography"/>
        <w:rPr>
          <w:rFonts w:ascii="Calibri" w:hAnsi="Calibri" w:cs="Calibri"/>
        </w:rPr>
      </w:pPr>
      <w:r w:rsidRPr="00147AD4">
        <w:rPr>
          <w:rFonts w:ascii="Calibri" w:hAnsi="Calibri" w:cs="Calibri"/>
        </w:rPr>
        <w:t xml:space="preserve">Conley, D. J., Paerl, H. W., Howarth, R. W., Boesch, D. F., Seitzinger, S. P., Havens, K. E., Lancelot, C., &amp; Likens, G. E. (2009). Controlling Eutrophication: Nitrogen and Phosphorus. </w:t>
      </w:r>
      <w:r w:rsidRPr="00147AD4">
        <w:rPr>
          <w:rFonts w:ascii="Calibri" w:hAnsi="Calibri" w:cs="Calibri"/>
          <w:i/>
          <w:iCs/>
        </w:rPr>
        <w:t>Science</w:t>
      </w:r>
      <w:r w:rsidRPr="00147AD4">
        <w:rPr>
          <w:rFonts w:ascii="Calibri" w:hAnsi="Calibri" w:cs="Calibri"/>
        </w:rPr>
        <w:t xml:space="preserve">, </w:t>
      </w:r>
      <w:r w:rsidRPr="00147AD4">
        <w:rPr>
          <w:rFonts w:ascii="Calibri" w:hAnsi="Calibri" w:cs="Calibri"/>
          <w:i/>
          <w:iCs/>
        </w:rPr>
        <w:t>323</w:t>
      </w:r>
      <w:r w:rsidRPr="00147AD4">
        <w:rPr>
          <w:rFonts w:ascii="Calibri" w:hAnsi="Calibri" w:cs="Calibri"/>
        </w:rPr>
        <w:t>(5917), 1014–1015. https://doi.org/10.1126/science.1167755</w:t>
      </w:r>
    </w:p>
    <w:p w14:paraId="6CA94CDF" w14:textId="77777777" w:rsidR="00147AD4" w:rsidRPr="00147AD4" w:rsidRDefault="00147AD4" w:rsidP="00147AD4">
      <w:pPr>
        <w:pStyle w:val="Bibliography"/>
        <w:rPr>
          <w:rFonts w:ascii="Calibri" w:hAnsi="Calibri" w:cs="Calibri"/>
        </w:rPr>
      </w:pPr>
      <w:r w:rsidRPr="00147AD4">
        <w:rPr>
          <w:rFonts w:ascii="Calibri" w:hAnsi="Calibri" w:cs="Calibri"/>
        </w:rPr>
        <w:t xml:space="preserve">Correll, D. (1999). Phosphorus: A rate limiting nutrient in surface waters. </w:t>
      </w:r>
      <w:r w:rsidRPr="00147AD4">
        <w:rPr>
          <w:rFonts w:ascii="Calibri" w:hAnsi="Calibri" w:cs="Calibri"/>
          <w:i/>
          <w:iCs/>
        </w:rPr>
        <w:t>Poultry Science</w:t>
      </w:r>
      <w:r w:rsidRPr="00147AD4">
        <w:rPr>
          <w:rFonts w:ascii="Calibri" w:hAnsi="Calibri" w:cs="Calibri"/>
        </w:rPr>
        <w:t xml:space="preserve">, </w:t>
      </w:r>
      <w:r w:rsidRPr="00147AD4">
        <w:rPr>
          <w:rFonts w:ascii="Calibri" w:hAnsi="Calibri" w:cs="Calibri"/>
          <w:i/>
          <w:iCs/>
        </w:rPr>
        <w:t>78</w:t>
      </w:r>
      <w:r w:rsidRPr="00147AD4">
        <w:rPr>
          <w:rFonts w:ascii="Calibri" w:hAnsi="Calibri" w:cs="Calibri"/>
        </w:rPr>
        <w:t>(5), 674–682. https://doi.org/10.1093/ps/78.5.674</w:t>
      </w:r>
    </w:p>
    <w:p w14:paraId="35F6EAF8" w14:textId="77777777" w:rsidR="00147AD4" w:rsidRPr="00147AD4" w:rsidRDefault="00147AD4" w:rsidP="00147AD4">
      <w:pPr>
        <w:pStyle w:val="Bibliography"/>
        <w:rPr>
          <w:rFonts w:ascii="Calibri" w:hAnsi="Calibri" w:cs="Calibri"/>
        </w:rPr>
      </w:pPr>
      <w:r w:rsidRPr="00147AD4">
        <w:rPr>
          <w:rFonts w:ascii="Calibri" w:hAnsi="Calibri" w:cs="Calibri"/>
        </w:rPr>
        <w:t xml:space="preserve">Dodds, W. K., Bouska, W. W., Eitzmann, J. L., Pilger, T. J., Pitts, K. L., Riley, A. J., Schloesser, J. T., &amp; Thornbrugh, D. J. (2008). Eutrophication of U.S. Freshwaters: Analysis of Potential Economic Damages. </w:t>
      </w:r>
      <w:r w:rsidRPr="00147AD4">
        <w:rPr>
          <w:rFonts w:ascii="Calibri" w:hAnsi="Calibri" w:cs="Calibri"/>
          <w:i/>
          <w:iCs/>
        </w:rPr>
        <w:t>Environmental Science and Technology</w:t>
      </w:r>
      <w:r w:rsidRPr="00147AD4">
        <w:rPr>
          <w:rFonts w:ascii="Calibri" w:hAnsi="Calibri" w:cs="Calibri"/>
        </w:rPr>
        <w:t xml:space="preserve">, </w:t>
      </w:r>
      <w:r w:rsidRPr="00147AD4">
        <w:rPr>
          <w:rFonts w:ascii="Calibri" w:hAnsi="Calibri" w:cs="Calibri"/>
          <w:i/>
          <w:iCs/>
        </w:rPr>
        <w:t>43</w:t>
      </w:r>
      <w:r w:rsidRPr="00147AD4">
        <w:rPr>
          <w:rFonts w:ascii="Calibri" w:hAnsi="Calibri" w:cs="Calibri"/>
        </w:rPr>
        <w:t>(1), 12–19. https://doi.org/10.1021/ES801217Q</w:t>
      </w:r>
    </w:p>
    <w:p w14:paraId="5CA0EB8E" w14:textId="77777777" w:rsidR="00147AD4" w:rsidRPr="00147AD4" w:rsidRDefault="00147AD4" w:rsidP="00147AD4">
      <w:pPr>
        <w:pStyle w:val="Bibliography"/>
        <w:rPr>
          <w:rFonts w:ascii="Calibri" w:hAnsi="Calibri" w:cs="Calibri"/>
        </w:rPr>
      </w:pPr>
      <w:r w:rsidRPr="00147AD4">
        <w:rPr>
          <w:rFonts w:ascii="Calibri" w:hAnsi="Calibri" w:cs="Calibri"/>
        </w:rPr>
        <w:t xml:space="preserve">Dodds, W. K., Smith, V. H., &amp; Lohman, K. (2011). Nitrogen and phosphorus relationships to benthic algal biomass in temperate streams. </w:t>
      </w:r>
      <w:r w:rsidRPr="00147AD4">
        <w:rPr>
          <w:rFonts w:ascii="Calibri" w:hAnsi="Calibri" w:cs="Calibri"/>
          <w:i/>
          <w:iCs/>
        </w:rPr>
        <w:t>Https://Doi.Org/10.1139/F02-063</w:t>
      </w:r>
      <w:r w:rsidRPr="00147AD4">
        <w:rPr>
          <w:rFonts w:ascii="Calibri" w:hAnsi="Calibri" w:cs="Calibri"/>
        </w:rPr>
        <w:t xml:space="preserve">, </w:t>
      </w:r>
      <w:r w:rsidRPr="00147AD4">
        <w:rPr>
          <w:rFonts w:ascii="Calibri" w:hAnsi="Calibri" w:cs="Calibri"/>
          <w:i/>
          <w:iCs/>
        </w:rPr>
        <w:t>59</w:t>
      </w:r>
      <w:r w:rsidRPr="00147AD4">
        <w:rPr>
          <w:rFonts w:ascii="Calibri" w:hAnsi="Calibri" w:cs="Calibri"/>
        </w:rPr>
        <w:t>(5), 865–874. https://doi.org/10.1139/F02-063</w:t>
      </w:r>
    </w:p>
    <w:p w14:paraId="2479A105" w14:textId="77777777" w:rsidR="00147AD4" w:rsidRPr="00147AD4" w:rsidRDefault="00147AD4" w:rsidP="00147AD4">
      <w:pPr>
        <w:pStyle w:val="Bibliography"/>
        <w:rPr>
          <w:rFonts w:ascii="Calibri" w:hAnsi="Calibri" w:cs="Calibri"/>
        </w:rPr>
      </w:pPr>
      <w:r w:rsidRPr="00147AD4">
        <w:rPr>
          <w:rFonts w:ascii="Calibri" w:hAnsi="Calibri" w:cs="Calibri"/>
        </w:rPr>
        <w:t xml:space="preserve">Downing, J. A., &amp; McCauley, E. (1992). The nitrogen: Phosphorus relationship in lakes. </w:t>
      </w:r>
      <w:r w:rsidRPr="00147AD4">
        <w:rPr>
          <w:rFonts w:ascii="Calibri" w:hAnsi="Calibri" w:cs="Calibri"/>
          <w:i/>
          <w:iCs/>
        </w:rPr>
        <w:t>Limnology and Oceanography</w:t>
      </w:r>
      <w:r w:rsidRPr="00147AD4">
        <w:rPr>
          <w:rFonts w:ascii="Calibri" w:hAnsi="Calibri" w:cs="Calibri"/>
        </w:rPr>
        <w:t xml:space="preserve">, </w:t>
      </w:r>
      <w:r w:rsidRPr="00147AD4">
        <w:rPr>
          <w:rFonts w:ascii="Calibri" w:hAnsi="Calibri" w:cs="Calibri"/>
          <w:i/>
          <w:iCs/>
        </w:rPr>
        <w:t>37</w:t>
      </w:r>
      <w:r w:rsidRPr="00147AD4">
        <w:rPr>
          <w:rFonts w:ascii="Calibri" w:hAnsi="Calibri" w:cs="Calibri"/>
        </w:rPr>
        <w:t>(5), 936–945. https://doi.org/10.4319/LO.1992.37.5.0936</w:t>
      </w:r>
    </w:p>
    <w:p w14:paraId="69230F03" w14:textId="77777777" w:rsidR="00147AD4" w:rsidRPr="00147AD4" w:rsidRDefault="00147AD4" w:rsidP="00147AD4">
      <w:pPr>
        <w:pStyle w:val="Bibliography"/>
        <w:rPr>
          <w:rFonts w:ascii="Calibri" w:hAnsi="Calibri" w:cs="Calibri"/>
        </w:rPr>
      </w:pPr>
      <w:r w:rsidRPr="00147AD4">
        <w:rPr>
          <w:rFonts w:ascii="Calibri" w:hAnsi="Calibri" w:cs="Calibri"/>
        </w:rPr>
        <w:t xml:space="preserve">Dumelle, M., Kincaid, T. M., Olsen, A. R., &amp; Weber, M. H. (2022). </w:t>
      </w:r>
      <w:r w:rsidRPr="00147AD4">
        <w:rPr>
          <w:rFonts w:ascii="Calibri" w:hAnsi="Calibri" w:cs="Calibri"/>
          <w:i/>
          <w:iCs/>
        </w:rPr>
        <w:t>spsurvey: Spatial Sampling Design and Analysis</w:t>
      </w:r>
      <w:r w:rsidRPr="00147AD4">
        <w:rPr>
          <w:rFonts w:ascii="Calibri" w:hAnsi="Calibri" w:cs="Calibri"/>
        </w:rPr>
        <w:t>.</w:t>
      </w:r>
    </w:p>
    <w:p w14:paraId="0103C9E6" w14:textId="77777777" w:rsidR="00147AD4" w:rsidRPr="00147AD4" w:rsidRDefault="00147AD4" w:rsidP="00147AD4">
      <w:pPr>
        <w:pStyle w:val="Bibliography"/>
        <w:rPr>
          <w:rFonts w:ascii="Calibri" w:hAnsi="Calibri" w:cs="Calibri"/>
        </w:rPr>
      </w:pPr>
      <w:r w:rsidRPr="00147AD4">
        <w:rPr>
          <w:rFonts w:ascii="Calibri" w:hAnsi="Calibri" w:cs="Calibri"/>
        </w:rPr>
        <w:t xml:space="preserve">Elser, J. J., Marzolf, E. R., Goldrnan, C. R., Marnoif, E. R., &amp; Goldman, C. 8. (2011). Phosphorus and Nitrogen Limitation of Phytoplankton Growth in the Freshwaters of North America: A Review and Critique of Experimental Enrichments. </w:t>
      </w:r>
      <w:r w:rsidRPr="00147AD4">
        <w:rPr>
          <w:rFonts w:ascii="Calibri" w:hAnsi="Calibri" w:cs="Calibri"/>
          <w:i/>
          <w:iCs/>
        </w:rPr>
        <w:t>Https://Doi.Org/10.1139/F90-165</w:t>
      </w:r>
      <w:r w:rsidRPr="00147AD4">
        <w:rPr>
          <w:rFonts w:ascii="Calibri" w:hAnsi="Calibri" w:cs="Calibri"/>
        </w:rPr>
        <w:t xml:space="preserve">, </w:t>
      </w:r>
      <w:r w:rsidRPr="00147AD4">
        <w:rPr>
          <w:rFonts w:ascii="Calibri" w:hAnsi="Calibri" w:cs="Calibri"/>
          <w:i/>
          <w:iCs/>
        </w:rPr>
        <w:t>47</w:t>
      </w:r>
      <w:r w:rsidRPr="00147AD4">
        <w:rPr>
          <w:rFonts w:ascii="Calibri" w:hAnsi="Calibri" w:cs="Calibri"/>
        </w:rPr>
        <w:t>(7), 1468–1477. https://doi.org/10.1139/F90-165</w:t>
      </w:r>
    </w:p>
    <w:p w14:paraId="09652DF0" w14:textId="77777777" w:rsidR="00147AD4" w:rsidRPr="00147AD4" w:rsidRDefault="00147AD4" w:rsidP="00147AD4">
      <w:pPr>
        <w:pStyle w:val="Bibliography"/>
        <w:rPr>
          <w:rFonts w:ascii="Calibri" w:hAnsi="Calibri" w:cs="Calibri"/>
        </w:rPr>
      </w:pPr>
      <w:r w:rsidRPr="00147AD4">
        <w:rPr>
          <w:rFonts w:ascii="Calibri" w:hAnsi="Calibri" w:cs="Calibri"/>
        </w:rPr>
        <w:t xml:space="preserve">Fenn, M. E., Baron, J. S., Allen, E. B., Rueth, H. M., Nydick, K. R., Geiser, L., Bowman, W. D., Sickman, J. O., Meixner, T., Johnson, D. W., &amp; Neitlich, P. (2003). Ecological Effects of Nitrogen Deposition in the Western United States. </w:t>
      </w:r>
      <w:r w:rsidRPr="00147AD4">
        <w:rPr>
          <w:rFonts w:ascii="Calibri" w:hAnsi="Calibri" w:cs="Calibri"/>
          <w:i/>
          <w:iCs/>
        </w:rPr>
        <w:t>BioScience</w:t>
      </w:r>
      <w:r w:rsidRPr="00147AD4">
        <w:rPr>
          <w:rFonts w:ascii="Calibri" w:hAnsi="Calibri" w:cs="Calibri"/>
        </w:rPr>
        <w:t xml:space="preserve">, </w:t>
      </w:r>
      <w:r w:rsidRPr="00147AD4">
        <w:rPr>
          <w:rFonts w:ascii="Calibri" w:hAnsi="Calibri" w:cs="Calibri"/>
          <w:i/>
          <w:iCs/>
        </w:rPr>
        <w:t>53</w:t>
      </w:r>
      <w:r w:rsidRPr="00147AD4">
        <w:rPr>
          <w:rFonts w:ascii="Calibri" w:hAnsi="Calibri" w:cs="Calibri"/>
        </w:rPr>
        <w:t>(4), 404–420. https://doi.org/10.1641/0006-3568(2003)053[0404:EEONDI]2.0.CO;2</w:t>
      </w:r>
    </w:p>
    <w:p w14:paraId="099FF834" w14:textId="77777777" w:rsidR="00147AD4" w:rsidRPr="00147AD4" w:rsidRDefault="00147AD4" w:rsidP="00147AD4">
      <w:pPr>
        <w:pStyle w:val="Bibliography"/>
        <w:rPr>
          <w:rFonts w:ascii="Calibri" w:hAnsi="Calibri" w:cs="Calibri"/>
        </w:rPr>
      </w:pPr>
      <w:r w:rsidRPr="00147AD4">
        <w:rPr>
          <w:rFonts w:ascii="Calibri" w:hAnsi="Calibri" w:cs="Calibri"/>
        </w:rPr>
        <w:t xml:space="preserve">Finlay, J. C., Small, G. E., &amp; Sterner, R. W. (2013). Human influences on nitrogen removal in lakes. </w:t>
      </w:r>
      <w:r w:rsidRPr="00147AD4">
        <w:rPr>
          <w:rFonts w:ascii="Calibri" w:hAnsi="Calibri" w:cs="Calibri"/>
          <w:i/>
          <w:iCs/>
        </w:rPr>
        <w:t>Science</w:t>
      </w:r>
      <w:r w:rsidRPr="00147AD4">
        <w:rPr>
          <w:rFonts w:ascii="Calibri" w:hAnsi="Calibri" w:cs="Calibri"/>
        </w:rPr>
        <w:t xml:space="preserve">, </w:t>
      </w:r>
      <w:r w:rsidRPr="00147AD4">
        <w:rPr>
          <w:rFonts w:ascii="Calibri" w:hAnsi="Calibri" w:cs="Calibri"/>
          <w:i/>
          <w:iCs/>
        </w:rPr>
        <w:t>342</w:t>
      </w:r>
      <w:r w:rsidRPr="00147AD4">
        <w:rPr>
          <w:rFonts w:ascii="Calibri" w:hAnsi="Calibri" w:cs="Calibri"/>
        </w:rPr>
        <w:t>(6155), 247–250. https://doi.org/10.1126/SCIENCE.1242575</w:t>
      </w:r>
    </w:p>
    <w:p w14:paraId="5901A1B8" w14:textId="77777777" w:rsidR="00147AD4" w:rsidRPr="00147AD4" w:rsidRDefault="00147AD4" w:rsidP="00147AD4">
      <w:pPr>
        <w:pStyle w:val="Bibliography"/>
        <w:rPr>
          <w:rFonts w:ascii="Calibri" w:hAnsi="Calibri" w:cs="Calibri"/>
        </w:rPr>
      </w:pPr>
      <w:r w:rsidRPr="00147AD4">
        <w:rPr>
          <w:rFonts w:ascii="Calibri" w:hAnsi="Calibri" w:cs="Calibri"/>
        </w:rPr>
        <w:t xml:space="preserve">Glibert, P. M. (2017). Eutrophication, harmful algae and biodiversity—Challenging paradigms in a world of complex nutrient changes. </w:t>
      </w:r>
      <w:r w:rsidRPr="00147AD4">
        <w:rPr>
          <w:rFonts w:ascii="Calibri" w:hAnsi="Calibri" w:cs="Calibri"/>
          <w:i/>
          <w:iCs/>
        </w:rPr>
        <w:t>Marine Pollution Bulletin</w:t>
      </w:r>
      <w:r w:rsidRPr="00147AD4">
        <w:rPr>
          <w:rFonts w:ascii="Calibri" w:hAnsi="Calibri" w:cs="Calibri"/>
        </w:rPr>
        <w:t xml:space="preserve">, </w:t>
      </w:r>
      <w:r w:rsidRPr="00147AD4">
        <w:rPr>
          <w:rFonts w:ascii="Calibri" w:hAnsi="Calibri" w:cs="Calibri"/>
          <w:i/>
          <w:iCs/>
        </w:rPr>
        <w:t>124</w:t>
      </w:r>
      <w:r w:rsidRPr="00147AD4">
        <w:rPr>
          <w:rFonts w:ascii="Calibri" w:hAnsi="Calibri" w:cs="Calibri"/>
        </w:rPr>
        <w:t>(2), 591–606. https://doi.org/10.1016/j.marpolbul.2017.04.027</w:t>
      </w:r>
    </w:p>
    <w:p w14:paraId="2EA5E23B" w14:textId="77777777" w:rsidR="00147AD4" w:rsidRPr="00147AD4" w:rsidRDefault="00147AD4" w:rsidP="00147AD4">
      <w:pPr>
        <w:pStyle w:val="Bibliography"/>
        <w:rPr>
          <w:rFonts w:ascii="Calibri" w:hAnsi="Calibri" w:cs="Calibri"/>
        </w:rPr>
      </w:pPr>
      <w:r w:rsidRPr="00147AD4">
        <w:rPr>
          <w:rFonts w:ascii="Calibri" w:hAnsi="Calibri" w:cs="Calibri"/>
        </w:rPr>
        <w:t xml:space="preserve">Guildford, S. J., &amp; Hecky, R. E. (2000). Total nitrogen, total phosphorus, and nutrient limitation in lakes and oceans: Is there a common relationship? </w:t>
      </w:r>
      <w:r w:rsidRPr="00147AD4">
        <w:rPr>
          <w:rFonts w:ascii="Calibri" w:hAnsi="Calibri" w:cs="Calibri"/>
          <w:i/>
          <w:iCs/>
        </w:rPr>
        <w:t>Limnology and Oceanography</w:t>
      </w:r>
      <w:r w:rsidRPr="00147AD4">
        <w:rPr>
          <w:rFonts w:ascii="Calibri" w:hAnsi="Calibri" w:cs="Calibri"/>
        </w:rPr>
        <w:t xml:space="preserve">, </w:t>
      </w:r>
      <w:r w:rsidRPr="00147AD4">
        <w:rPr>
          <w:rFonts w:ascii="Calibri" w:hAnsi="Calibri" w:cs="Calibri"/>
          <w:i/>
          <w:iCs/>
        </w:rPr>
        <w:t>45</w:t>
      </w:r>
      <w:r w:rsidRPr="00147AD4">
        <w:rPr>
          <w:rFonts w:ascii="Calibri" w:hAnsi="Calibri" w:cs="Calibri"/>
        </w:rPr>
        <w:t>(6), 1213–1223. https://doi.org/10.4319/lo.2000.45.6.1213</w:t>
      </w:r>
    </w:p>
    <w:p w14:paraId="2CE4AD14" w14:textId="77777777" w:rsidR="00147AD4" w:rsidRPr="00147AD4" w:rsidRDefault="00147AD4" w:rsidP="00147AD4">
      <w:pPr>
        <w:pStyle w:val="Bibliography"/>
        <w:rPr>
          <w:rFonts w:ascii="Calibri" w:hAnsi="Calibri" w:cs="Calibri"/>
        </w:rPr>
      </w:pPr>
      <w:r w:rsidRPr="00147AD4">
        <w:rPr>
          <w:rFonts w:ascii="Calibri" w:hAnsi="Calibri" w:cs="Calibri"/>
        </w:rPr>
        <w:lastRenderedPageBreak/>
        <w:t xml:space="preserve">Havens, K. E. (1995). Secondary nitrogen limitation in a subtropical lake impacted by non-point source agricultural pollution. </w:t>
      </w:r>
      <w:r w:rsidRPr="00147AD4">
        <w:rPr>
          <w:rFonts w:ascii="Calibri" w:hAnsi="Calibri" w:cs="Calibri"/>
          <w:i/>
          <w:iCs/>
        </w:rPr>
        <w:t>Environmental Pollution</w:t>
      </w:r>
      <w:r w:rsidRPr="00147AD4">
        <w:rPr>
          <w:rFonts w:ascii="Calibri" w:hAnsi="Calibri" w:cs="Calibri"/>
        </w:rPr>
        <w:t xml:space="preserve">, </w:t>
      </w:r>
      <w:r w:rsidRPr="00147AD4">
        <w:rPr>
          <w:rFonts w:ascii="Calibri" w:hAnsi="Calibri" w:cs="Calibri"/>
          <w:i/>
          <w:iCs/>
        </w:rPr>
        <w:t>89</w:t>
      </w:r>
      <w:r w:rsidRPr="00147AD4">
        <w:rPr>
          <w:rFonts w:ascii="Calibri" w:hAnsi="Calibri" w:cs="Calibri"/>
        </w:rPr>
        <w:t>(3), 241–246. https://doi.org/10.1016/0269-7491(94)00076-P</w:t>
      </w:r>
    </w:p>
    <w:p w14:paraId="5BD0A238" w14:textId="77777777" w:rsidR="00147AD4" w:rsidRPr="00147AD4" w:rsidRDefault="00147AD4" w:rsidP="00147AD4">
      <w:pPr>
        <w:pStyle w:val="Bibliography"/>
        <w:rPr>
          <w:rFonts w:ascii="Calibri" w:hAnsi="Calibri" w:cs="Calibri"/>
        </w:rPr>
      </w:pPr>
      <w:r w:rsidRPr="00147AD4">
        <w:rPr>
          <w:rFonts w:ascii="Calibri" w:hAnsi="Calibri" w:cs="Calibri"/>
        </w:rPr>
        <w:t xml:space="preserve">Hellström, T. (1996). An empirical study of nitrogen dynamics in lakes. </w:t>
      </w:r>
      <w:r w:rsidRPr="00147AD4">
        <w:rPr>
          <w:rFonts w:ascii="Calibri" w:hAnsi="Calibri" w:cs="Calibri"/>
          <w:i/>
          <w:iCs/>
        </w:rPr>
        <w:t>Water Environment Research</w:t>
      </w:r>
      <w:r w:rsidRPr="00147AD4">
        <w:rPr>
          <w:rFonts w:ascii="Calibri" w:hAnsi="Calibri" w:cs="Calibri"/>
        </w:rPr>
        <w:t xml:space="preserve">, </w:t>
      </w:r>
      <w:r w:rsidRPr="00147AD4">
        <w:rPr>
          <w:rFonts w:ascii="Calibri" w:hAnsi="Calibri" w:cs="Calibri"/>
          <w:i/>
          <w:iCs/>
        </w:rPr>
        <w:t>68</w:t>
      </w:r>
      <w:r w:rsidRPr="00147AD4">
        <w:rPr>
          <w:rFonts w:ascii="Calibri" w:hAnsi="Calibri" w:cs="Calibri"/>
        </w:rPr>
        <w:t>(1), 55–65. https://doi.org/10.2175/106143096X127208</w:t>
      </w:r>
    </w:p>
    <w:p w14:paraId="6DEC22E5" w14:textId="77777777" w:rsidR="00147AD4" w:rsidRPr="00147AD4" w:rsidRDefault="00147AD4" w:rsidP="00147AD4">
      <w:pPr>
        <w:pStyle w:val="Bibliography"/>
        <w:rPr>
          <w:rFonts w:ascii="Calibri" w:hAnsi="Calibri" w:cs="Calibri"/>
        </w:rPr>
      </w:pPr>
      <w:r w:rsidRPr="00147AD4">
        <w:rPr>
          <w:rFonts w:ascii="Calibri" w:hAnsi="Calibri" w:cs="Calibri"/>
        </w:rPr>
        <w:t xml:space="preserve">Hogan, E. J., McGowan, S., &amp; Anderson, N. J. (2014). Nutrient limitation of periphyton growth in arctic lakes in south-west Greenland. </w:t>
      </w:r>
      <w:r w:rsidRPr="00147AD4">
        <w:rPr>
          <w:rFonts w:ascii="Calibri" w:hAnsi="Calibri" w:cs="Calibri"/>
          <w:i/>
          <w:iCs/>
        </w:rPr>
        <w:t>Polar Biology</w:t>
      </w:r>
      <w:r w:rsidRPr="00147AD4">
        <w:rPr>
          <w:rFonts w:ascii="Calibri" w:hAnsi="Calibri" w:cs="Calibri"/>
        </w:rPr>
        <w:t xml:space="preserve">, </w:t>
      </w:r>
      <w:r w:rsidRPr="00147AD4">
        <w:rPr>
          <w:rFonts w:ascii="Calibri" w:hAnsi="Calibri" w:cs="Calibri"/>
          <w:i/>
          <w:iCs/>
        </w:rPr>
        <w:t>37</w:t>
      </w:r>
      <w:r w:rsidRPr="00147AD4">
        <w:rPr>
          <w:rFonts w:ascii="Calibri" w:hAnsi="Calibri" w:cs="Calibri"/>
        </w:rPr>
        <w:t>(9), 1331–1342. https://doi.org/10.1007/s00300-014-1524-8</w:t>
      </w:r>
    </w:p>
    <w:p w14:paraId="1703A241" w14:textId="77777777" w:rsidR="00147AD4" w:rsidRPr="00147AD4" w:rsidRDefault="00147AD4" w:rsidP="00147AD4">
      <w:pPr>
        <w:pStyle w:val="Bibliography"/>
        <w:rPr>
          <w:rFonts w:ascii="Calibri" w:hAnsi="Calibri" w:cs="Calibri"/>
        </w:rPr>
      </w:pPr>
      <w:r w:rsidRPr="00147AD4">
        <w:rPr>
          <w:rFonts w:ascii="Calibri" w:hAnsi="Calibri" w:cs="Calibri"/>
        </w:rPr>
        <w:t xml:space="preserve">Kopáček, J., Stuchlík, E., Straškrabová, V., &amp; Pšenáková, P. (2000). Factors governing nutrient status of mountain lakes in the Tatra Mountains. </w:t>
      </w:r>
      <w:r w:rsidRPr="00147AD4">
        <w:rPr>
          <w:rFonts w:ascii="Calibri" w:hAnsi="Calibri" w:cs="Calibri"/>
          <w:i/>
          <w:iCs/>
        </w:rPr>
        <w:t>Freshwater Biology</w:t>
      </w:r>
      <w:r w:rsidRPr="00147AD4">
        <w:rPr>
          <w:rFonts w:ascii="Calibri" w:hAnsi="Calibri" w:cs="Calibri"/>
        </w:rPr>
        <w:t xml:space="preserve">, </w:t>
      </w:r>
      <w:r w:rsidRPr="00147AD4">
        <w:rPr>
          <w:rFonts w:ascii="Calibri" w:hAnsi="Calibri" w:cs="Calibri"/>
          <w:i/>
          <w:iCs/>
        </w:rPr>
        <w:t>43</w:t>
      </w:r>
      <w:r w:rsidRPr="00147AD4">
        <w:rPr>
          <w:rFonts w:ascii="Calibri" w:hAnsi="Calibri" w:cs="Calibri"/>
        </w:rPr>
        <w:t>(3), 369–383. https://doi.org/10.1046/J.1365-2427.2000.00569.X</w:t>
      </w:r>
    </w:p>
    <w:p w14:paraId="01746338" w14:textId="77777777" w:rsidR="00147AD4" w:rsidRPr="00147AD4" w:rsidRDefault="00147AD4" w:rsidP="00147AD4">
      <w:pPr>
        <w:pStyle w:val="Bibliography"/>
        <w:rPr>
          <w:rFonts w:ascii="Calibri" w:hAnsi="Calibri" w:cs="Calibri"/>
        </w:rPr>
      </w:pPr>
      <w:r w:rsidRPr="00147AD4">
        <w:rPr>
          <w:rFonts w:ascii="Calibri" w:hAnsi="Calibri" w:cs="Calibri"/>
        </w:rPr>
        <w:t xml:space="preserve">Oleksy, I. A., Baron, J. S., Leavitt, P. R., &amp; Spaulding, S. A. (2020). Nutrients and warming interact to force mountain lakes into unprecedented ecological states. </w:t>
      </w:r>
      <w:r w:rsidRPr="00147AD4">
        <w:rPr>
          <w:rFonts w:ascii="Calibri" w:hAnsi="Calibri" w:cs="Calibri"/>
          <w:i/>
          <w:iCs/>
        </w:rPr>
        <w:t>Proceedings of the Royal Society B</w:t>
      </w:r>
      <w:r w:rsidRPr="00147AD4">
        <w:rPr>
          <w:rFonts w:ascii="Calibri" w:hAnsi="Calibri" w:cs="Calibri"/>
        </w:rPr>
        <w:t xml:space="preserve">, </w:t>
      </w:r>
      <w:r w:rsidRPr="00147AD4">
        <w:rPr>
          <w:rFonts w:ascii="Calibri" w:hAnsi="Calibri" w:cs="Calibri"/>
          <w:i/>
          <w:iCs/>
        </w:rPr>
        <w:t>287</w:t>
      </w:r>
      <w:r w:rsidRPr="00147AD4">
        <w:rPr>
          <w:rFonts w:ascii="Calibri" w:hAnsi="Calibri" w:cs="Calibri"/>
        </w:rPr>
        <w:t>(1930), 20200304–20200304. https://doi.org/10.1098/RSPB.2020.0304</w:t>
      </w:r>
    </w:p>
    <w:p w14:paraId="690F1962" w14:textId="77777777" w:rsidR="00147AD4" w:rsidRPr="00147AD4" w:rsidRDefault="00147AD4" w:rsidP="00147AD4">
      <w:pPr>
        <w:pStyle w:val="Bibliography"/>
        <w:rPr>
          <w:rFonts w:ascii="Calibri" w:hAnsi="Calibri" w:cs="Calibri"/>
        </w:rPr>
      </w:pPr>
      <w:r w:rsidRPr="00147AD4">
        <w:rPr>
          <w:rFonts w:ascii="Calibri" w:hAnsi="Calibri" w:cs="Calibri"/>
        </w:rPr>
        <w:t xml:space="preserve">Omernik, J. M. (1987). Ecoregions of the Conterminous United States. </w:t>
      </w:r>
      <w:r w:rsidRPr="00147AD4">
        <w:rPr>
          <w:rFonts w:ascii="Calibri" w:hAnsi="Calibri" w:cs="Calibri"/>
          <w:i/>
          <w:iCs/>
        </w:rPr>
        <w:t>Annals of the Association of American Geographers</w:t>
      </w:r>
      <w:r w:rsidRPr="00147AD4">
        <w:rPr>
          <w:rFonts w:ascii="Calibri" w:hAnsi="Calibri" w:cs="Calibri"/>
        </w:rPr>
        <w:t xml:space="preserve">, </w:t>
      </w:r>
      <w:r w:rsidRPr="00147AD4">
        <w:rPr>
          <w:rFonts w:ascii="Calibri" w:hAnsi="Calibri" w:cs="Calibri"/>
          <w:i/>
          <w:iCs/>
        </w:rPr>
        <w:t>77</w:t>
      </w:r>
      <w:r w:rsidRPr="00147AD4">
        <w:rPr>
          <w:rFonts w:ascii="Calibri" w:hAnsi="Calibri" w:cs="Calibri"/>
        </w:rPr>
        <w:t>(1), 118–125. https://doi.org/10.1111/J.1467-8306.1987.TB00149.X</w:t>
      </w:r>
    </w:p>
    <w:p w14:paraId="034DADBB" w14:textId="77777777" w:rsidR="00147AD4" w:rsidRPr="00147AD4" w:rsidRDefault="00147AD4" w:rsidP="00147AD4">
      <w:pPr>
        <w:pStyle w:val="Bibliography"/>
        <w:rPr>
          <w:rFonts w:ascii="Calibri" w:hAnsi="Calibri" w:cs="Calibri"/>
        </w:rPr>
      </w:pPr>
      <w:r w:rsidRPr="00147AD4">
        <w:rPr>
          <w:rFonts w:ascii="Calibri" w:hAnsi="Calibri" w:cs="Calibri"/>
        </w:rPr>
        <w:t xml:space="preserve">Oviedo-Vargas, D., Royer, T. V., &amp; Johnson, L. T. (2013). Dissolved organic carbon manipulation reveals coupled cycling of carbon, nitrogen, and phosphorus in a nitrogen-rich stream. </w:t>
      </w:r>
      <w:r w:rsidRPr="00147AD4">
        <w:rPr>
          <w:rFonts w:ascii="Calibri" w:hAnsi="Calibri" w:cs="Calibri"/>
          <w:i/>
          <w:iCs/>
        </w:rPr>
        <w:t>Limnology and Oceanography</w:t>
      </w:r>
      <w:r w:rsidRPr="00147AD4">
        <w:rPr>
          <w:rFonts w:ascii="Calibri" w:hAnsi="Calibri" w:cs="Calibri"/>
        </w:rPr>
        <w:t xml:space="preserve">, </w:t>
      </w:r>
      <w:r w:rsidRPr="00147AD4">
        <w:rPr>
          <w:rFonts w:ascii="Calibri" w:hAnsi="Calibri" w:cs="Calibri"/>
          <w:i/>
          <w:iCs/>
        </w:rPr>
        <w:t>58</w:t>
      </w:r>
      <w:r w:rsidRPr="00147AD4">
        <w:rPr>
          <w:rFonts w:ascii="Calibri" w:hAnsi="Calibri" w:cs="Calibri"/>
        </w:rPr>
        <w:t>(4), 1196–1206. https://doi.org/10.4319/LO.2013.58.4.1196</w:t>
      </w:r>
    </w:p>
    <w:p w14:paraId="560E97CE" w14:textId="77777777" w:rsidR="00147AD4" w:rsidRPr="00147AD4" w:rsidRDefault="00147AD4" w:rsidP="00147AD4">
      <w:pPr>
        <w:pStyle w:val="Bibliography"/>
        <w:rPr>
          <w:rFonts w:ascii="Calibri" w:hAnsi="Calibri" w:cs="Calibri"/>
        </w:rPr>
      </w:pPr>
      <w:r w:rsidRPr="00147AD4">
        <w:rPr>
          <w:rFonts w:ascii="Calibri" w:hAnsi="Calibri" w:cs="Calibri"/>
        </w:rPr>
        <w:t xml:space="preserve">Pebesma, E. (2018). Simple Features for R: Standardized Support for Spatial Vector Data. </w:t>
      </w:r>
      <w:r w:rsidRPr="00147AD4">
        <w:rPr>
          <w:rFonts w:ascii="Calibri" w:hAnsi="Calibri" w:cs="Calibri"/>
          <w:i/>
          <w:iCs/>
        </w:rPr>
        <w:t>The R Journal</w:t>
      </w:r>
      <w:r w:rsidRPr="00147AD4">
        <w:rPr>
          <w:rFonts w:ascii="Calibri" w:hAnsi="Calibri" w:cs="Calibri"/>
        </w:rPr>
        <w:t xml:space="preserve">, </w:t>
      </w:r>
      <w:r w:rsidRPr="00147AD4">
        <w:rPr>
          <w:rFonts w:ascii="Calibri" w:hAnsi="Calibri" w:cs="Calibri"/>
          <w:i/>
          <w:iCs/>
        </w:rPr>
        <w:t>10</w:t>
      </w:r>
      <w:r w:rsidRPr="00147AD4">
        <w:rPr>
          <w:rFonts w:ascii="Calibri" w:hAnsi="Calibri" w:cs="Calibri"/>
        </w:rPr>
        <w:t>(1), 439–446. https://doi.org/10.32614/RJ-2018-009</w:t>
      </w:r>
    </w:p>
    <w:p w14:paraId="08E28E83" w14:textId="77777777" w:rsidR="00147AD4" w:rsidRPr="00147AD4" w:rsidRDefault="00147AD4" w:rsidP="00147AD4">
      <w:pPr>
        <w:pStyle w:val="Bibliography"/>
        <w:rPr>
          <w:rFonts w:ascii="Calibri" w:hAnsi="Calibri" w:cs="Calibri"/>
        </w:rPr>
      </w:pPr>
      <w:r w:rsidRPr="00147AD4">
        <w:rPr>
          <w:rFonts w:ascii="Calibri" w:hAnsi="Calibri" w:cs="Calibri"/>
        </w:rPr>
        <w:t xml:space="preserve">Ptacnik, R., Andersen, T., &amp; Tamminen, T. (2010). Performance of the Redfield Ratio and a Family of Nutrient Limitation Indicators as Thresholds for Phytoplankton N vs. P Limitation. </w:t>
      </w:r>
      <w:r w:rsidRPr="00147AD4">
        <w:rPr>
          <w:rFonts w:ascii="Calibri" w:hAnsi="Calibri" w:cs="Calibri"/>
          <w:i/>
          <w:iCs/>
        </w:rPr>
        <w:t>Ecosystems</w:t>
      </w:r>
      <w:r w:rsidRPr="00147AD4">
        <w:rPr>
          <w:rFonts w:ascii="Calibri" w:hAnsi="Calibri" w:cs="Calibri"/>
        </w:rPr>
        <w:t xml:space="preserve">, </w:t>
      </w:r>
      <w:r w:rsidRPr="00147AD4">
        <w:rPr>
          <w:rFonts w:ascii="Calibri" w:hAnsi="Calibri" w:cs="Calibri"/>
          <w:i/>
          <w:iCs/>
        </w:rPr>
        <w:t>13</w:t>
      </w:r>
      <w:r w:rsidRPr="00147AD4">
        <w:rPr>
          <w:rFonts w:ascii="Calibri" w:hAnsi="Calibri" w:cs="Calibri"/>
        </w:rPr>
        <w:t>(8), 1201–1214. https://doi.org/10.1007/S10021-010-9380-Z/FIGURES/5</w:t>
      </w:r>
    </w:p>
    <w:p w14:paraId="7681E571" w14:textId="77777777" w:rsidR="00147AD4" w:rsidRPr="00147AD4" w:rsidRDefault="00147AD4" w:rsidP="00147AD4">
      <w:pPr>
        <w:pStyle w:val="Bibliography"/>
        <w:rPr>
          <w:rFonts w:ascii="Calibri" w:hAnsi="Calibri" w:cs="Calibri"/>
        </w:rPr>
      </w:pPr>
      <w:r w:rsidRPr="00147AD4">
        <w:rPr>
          <w:rFonts w:ascii="Calibri" w:hAnsi="Calibri" w:cs="Calibri"/>
        </w:rPr>
        <w:t xml:space="preserve">R Core Team. (2022). </w:t>
      </w:r>
      <w:r w:rsidRPr="00147AD4">
        <w:rPr>
          <w:rFonts w:ascii="Calibri" w:hAnsi="Calibri" w:cs="Calibri"/>
          <w:i/>
          <w:iCs/>
        </w:rPr>
        <w:t>R: A Language and Environment for Statistical Computing</w:t>
      </w:r>
      <w:r w:rsidRPr="00147AD4">
        <w:rPr>
          <w:rFonts w:ascii="Calibri" w:hAnsi="Calibri" w:cs="Calibri"/>
        </w:rPr>
        <w:t>. https://www.R-project.org/</w:t>
      </w:r>
    </w:p>
    <w:p w14:paraId="704C268B" w14:textId="77777777" w:rsidR="00147AD4" w:rsidRPr="00147AD4" w:rsidRDefault="00147AD4" w:rsidP="00147AD4">
      <w:pPr>
        <w:pStyle w:val="Bibliography"/>
        <w:rPr>
          <w:rFonts w:ascii="Calibri" w:hAnsi="Calibri" w:cs="Calibri"/>
        </w:rPr>
      </w:pPr>
      <w:r w:rsidRPr="00147AD4">
        <w:rPr>
          <w:rFonts w:ascii="Calibri" w:hAnsi="Calibri" w:cs="Calibri"/>
        </w:rPr>
        <w:t xml:space="preserve">Redfield, A. C. (1958). THE BIOLOGICAL CONTROL OF CHEMICAL FACTORS IN THE ENVIRONMENT. </w:t>
      </w:r>
      <w:r w:rsidRPr="00147AD4">
        <w:rPr>
          <w:rFonts w:ascii="Calibri" w:hAnsi="Calibri" w:cs="Calibri"/>
          <w:i/>
          <w:iCs/>
        </w:rPr>
        <w:t>American Scientist</w:t>
      </w:r>
      <w:r w:rsidRPr="00147AD4">
        <w:rPr>
          <w:rFonts w:ascii="Calibri" w:hAnsi="Calibri" w:cs="Calibri"/>
        </w:rPr>
        <w:t xml:space="preserve">, </w:t>
      </w:r>
      <w:r w:rsidRPr="00147AD4">
        <w:rPr>
          <w:rFonts w:ascii="Calibri" w:hAnsi="Calibri" w:cs="Calibri"/>
          <w:i/>
          <w:iCs/>
        </w:rPr>
        <w:t>46</w:t>
      </w:r>
      <w:r w:rsidRPr="00147AD4">
        <w:rPr>
          <w:rFonts w:ascii="Calibri" w:hAnsi="Calibri" w:cs="Calibri"/>
        </w:rPr>
        <w:t>(3), 230A – 221.</w:t>
      </w:r>
    </w:p>
    <w:p w14:paraId="346FA47F" w14:textId="77777777" w:rsidR="00147AD4" w:rsidRPr="00147AD4" w:rsidRDefault="00147AD4" w:rsidP="00147AD4">
      <w:pPr>
        <w:pStyle w:val="Bibliography"/>
        <w:rPr>
          <w:rFonts w:ascii="Calibri" w:hAnsi="Calibri" w:cs="Calibri"/>
        </w:rPr>
      </w:pPr>
      <w:r w:rsidRPr="00147AD4">
        <w:rPr>
          <w:rFonts w:ascii="Calibri" w:hAnsi="Calibri" w:cs="Calibri"/>
        </w:rPr>
        <w:t xml:space="preserve">Redoglio, A., Radtke, K., &amp; Sperfeld, E. (2022). How nitrogen and phosphorus supply to nutrient-limited autotroph communities affects herbivore growth: Testing stoichiometric and co-limitation theory across trophic levels. </w:t>
      </w:r>
      <w:r w:rsidRPr="00147AD4">
        <w:rPr>
          <w:rFonts w:ascii="Calibri" w:hAnsi="Calibri" w:cs="Calibri"/>
          <w:i/>
          <w:iCs/>
        </w:rPr>
        <w:t>Oikos</w:t>
      </w:r>
      <w:r w:rsidRPr="00147AD4">
        <w:rPr>
          <w:rFonts w:ascii="Calibri" w:hAnsi="Calibri" w:cs="Calibri"/>
        </w:rPr>
        <w:t xml:space="preserve">, </w:t>
      </w:r>
      <w:r w:rsidRPr="00147AD4">
        <w:rPr>
          <w:rFonts w:ascii="Calibri" w:hAnsi="Calibri" w:cs="Calibri"/>
          <w:i/>
          <w:iCs/>
        </w:rPr>
        <w:t>2022</w:t>
      </w:r>
      <w:r w:rsidRPr="00147AD4">
        <w:rPr>
          <w:rFonts w:ascii="Calibri" w:hAnsi="Calibri" w:cs="Calibri"/>
        </w:rPr>
        <w:t>(9), e09052. https://doi.org/10.1111/oik.09052</w:t>
      </w:r>
    </w:p>
    <w:p w14:paraId="3A067BAC" w14:textId="77777777" w:rsidR="00147AD4" w:rsidRPr="00147AD4" w:rsidRDefault="00147AD4" w:rsidP="00147AD4">
      <w:pPr>
        <w:pStyle w:val="Bibliography"/>
        <w:rPr>
          <w:rFonts w:ascii="Calibri" w:hAnsi="Calibri" w:cs="Calibri"/>
        </w:rPr>
      </w:pPr>
      <w:r w:rsidRPr="00147AD4">
        <w:rPr>
          <w:rFonts w:ascii="Calibri" w:hAnsi="Calibri" w:cs="Calibri"/>
        </w:rPr>
        <w:t xml:space="preserve">Reid, A. J., Carlson, A. K., Creed, I. F., Eliason, E. J., Gell, P. A., Johnson, P. T. J., Kidd, K. A., MacCormack, T. J., Olden, J. D., Ormerod, S. J., Smol, J. P., Taylor, W. W., Tockner, K., Vermaire, J. C., Dudgeon, D., &amp; Cooke, S. J. (2019). Emerging threats and persistent conservation challenges for freshwater biodiversity. </w:t>
      </w:r>
      <w:r w:rsidRPr="00147AD4">
        <w:rPr>
          <w:rFonts w:ascii="Calibri" w:hAnsi="Calibri" w:cs="Calibri"/>
          <w:i/>
          <w:iCs/>
        </w:rPr>
        <w:t>Biological Reviews</w:t>
      </w:r>
      <w:r w:rsidRPr="00147AD4">
        <w:rPr>
          <w:rFonts w:ascii="Calibri" w:hAnsi="Calibri" w:cs="Calibri"/>
        </w:rPr>
        <w:t xml:space="preserve">, </w:t>
      </w:r>
      <w:r w:rsidRPr="00147AD4">
        <w:rPr>
          <w:rFonts w:ascii="Calibri" w:hAnsi="Calibri" w:cs="Calibri"/>
          <w:i/>
          <w:iCs/>
        </w:rPr>
        <w:t>94</w:t>
      </w:r>
      <w:r w:rsidRPr="00147AD4">
        <w:rPr>
          <w:rFonts w:ascii="Calibri" w:hAnsi="Calibri" w:cs="Calibri"/>
        </w:rPr>
        <w:t>(3), 849–873. https://doi.org/10.1111/brv.12480</w:t>
      </w:r>
    </w:p>
    <w:p w14:paraId="25C33FAA" w14:textId="77777777" w:rsidR="00147AD4" w:rsidRPr="00147AD4" w:rsidRDefault="00147AD4" w:rsidP="00147AD4">
      <w:pPr>
        <w:pStyle w:val="Bibliography"/>
        <w:rPr>
          <w:rFonts w:ascii="Calibri" w:hAnsi="Calibri" w:cs="Calibri"/>
        </w:rPr>
      </w:pPr>
      <w:r w:rsidRPr="00147AD4">
        <w:rPr>
          <w:rFonts w:ascii="Calibri" w:hAnsi="Calibri" w:cs="Calibri"/>
        </w:rPr>
        <w:t xml:space="preserve">Rhee, G. ‐Y, &amp; Gotham, I. J. (1980). OPTIMUM N:P RATIOS AND COEXISTENCE OF PLANKTONIC ALGAE1. </w:t>
      </w:r>
      <w:r w:rsidRPr="00147AD4">
        <w:rPr>
          <w:rFonts w:ascii="Calibri" w:hAnsi="Calibri" w:cs="Calibri"/>
          <w:i/>
          <w:iCs/>
        </w:rPr>
        <w:t>Journal of Phycology</w:t>
      </w:r>
      <w:r w:rsidRPr="00147AD4">
        <w:rPr>
          <w:rFonts w:ascii="Calibri" w:hAnsi="Calibri" w:cs="Calibri"/>
        </w:rPr>
        <w:t xml:space="preserve">, </w:t>
      </w:r>
      <w:r w:rsidRPr="00147AD4">
        <w:rPr>
          <w:rFonts w:ascii="Calibri" w:hAnsi="Calibri" w:cs="Calibri"/>
          <w:i/>
          <w:iCs/>
        </w:rPr>
        <w:t>16</w:t>
      </w:r>
      <w:r w:rsidRPr="00147AD4">
        <w:rPr>
          <w:rFonts w:ascii="Calibri" w:hAnsi="Calibri" w:cs="Calibri"/>
        </w:rPr>
        <w:t>(4), 486–489. https://doi.org/10.1111/J.1529-8817.1980.TB03065.X</w:t>
      </w:r>
    </w:p>
    <w:p w14:paraId="4E6E2FDA" w14:textId="77777777" w:rsidR="00147AD4" w:rsidRPr="00147AD4" w:rsidRDefault="00147AD4" w:rsidP="00147AD4">
      <w:pPr>
        <w:pStyle w:val="Bibliography"/>
        <w:rPr>
          <w:rFonts w:ascii="Calibri" w:hAnsi="Calibri" w:cs="Calibri"/>
        </w:rPr>
      </w:pPr>
      <w:r w:rsidRPr="00147AD4">
        <w:rPr>
          <w:rFonts w:ascii="Calibri" w:hAnsi="Calibri" w:cs="Calibri"/>
        </w:rPr>
        <w:t xml:space="preserve">Sabo, R. D., Clark, C. M., Gibbs, D. A., Metson, G. S., Todd, M. J., LeDuc, S. D., Greiner, D., Fry, M. M., Polinsky, R., Yang, Q., Tian, H., &amp; Compton, J. E. (2021). Phosphorus Inventory for the Conterminous United States (2002–2012). </w:t>
      </w:r>
      <w:r w:rsidRPr="00147AD4">
        <w:rPr>
          <w:rFonts w:ascii="Calibri" w:hAnsi="Calibri" w:cs="Calibri"/>
          <w:i/>
          <w:iCs/>
        </w:rPr>
        <w:t>Journal of Geophysical Research: Biogeosciences</w:t>
      </w:r>
      <w:r w:rsidRPr="00147AD4">
        <w:rPr>
          <w:rFonts w:ascii="Calibri" w:hAnsi="Calibri" w:cs="Calibri"/>
        </w:rPr>
        <w:t xml:space="preserve">, </w:t>
      </w:r>
      <w:r w:rsidRPr="00147AD4">
        <w:rPr>
          <w:rFonts w:ascii="Calibri" w:hAnsi="Calibri" w:cs="Calibri"/>
          <w:i/>
          <w:iCs/>
        </w:rPr>
        <w:t>126</w:t>
      </w:r>
      <w:r w:rsidRPr="00147AD4">
        <w:rPr>
          <w:rFonts w:ascii="Calibri" w:hAnsi="Calibri" w:cs="Calibri"/>
        </w:rPr>
        <w:t>(4), e2020JG005684. https://doi.org/10.1029/2020JG005684</w:t>
      </w:r>
    </w:p>
    <w:p w14:paraId="742EA8E4" w14:textId="77777777" w:rsidR="00147AD4" w:rsidRPr="00147AD4" w:rsidRDefault="00147AD4" w:rsidP="00147AD4">
      <w:pPr>
        <w:pStyle w:val="Bibliography"/>
        <w:rPr>
          <w:rFonts w:ascii="Calibri" w:hAnsi="Calibri" w:cs="Calibri"/>
        </w:rPr>
      </w:pPr>
      <w:r w:rsidRPr="00147AD4">
        <w:rPr>
          <w:rFonts w:ascii="Calibri" w:hAnsi="Calibri" w:cs="Calibri"/>
        </w:rPr>
        <w:t xml:space="preserve">Sinha, E., Michalak, A. M., &amp; Balaji, V. (2017). Eutrophication will increase during the 21st century as a result of precipitation changes. </w:t>
      </w:r>
      <w:r w:rsidRPr="00147AD4">
        <w:rPr>
          <w:rFonts w:ascii="Calibri" w:hAnsi="Calibri" w:cs="Calibri"/>
          <w:i/>
          <w:iCs/>
        </w:rPr>
        <w:t>Science</w:t>
      </w:r>
      <w:r w:rsidRPr="00147AD4">
        <w:rPr>
          <w:rFonts w:ascii="Calibri" w:hAnsi="Calibri" w:cs="Calibri"/>
        </w:rPr>
        <w:t xml:space="preserve">, </w:t>
      </w:r>
      <w:r w:rsidRPr="00147AD4">
        <w:rPr>
          <w:rFonts w:ascii="Calibri" w:hAnsi="Calibri" w:cs="Calibri"/>
          <w:i/>
          <w:iCs/>
        </w:rPr>
        <w:t>357</w:t>
      </w:r>
      <w:r w:rsidRPr="00147AD4">
        <w:rPr>
          <w:rFonts w:ascii="Calibri" w:hAnsi="Calibri" w:cs="Calibri"/>
        </w:rPr>
        <w:t>(6349), 405–408. https://doi.org/10.1126/science.aan2409</w:t>
      </w:r>
    </w:p>
    <w:p w14:paraId="3D1225D8" w14:textId="77777777" w:rsidR="00147AD4" w:rsidRPr="00147AD4" w:rsidRDefault="00147AD4" w:rsidP="00147AD4">
      <w:pPr>
        <w:pStyle w:val="Bibliography"/>
        <w:rPr>
          <w:rFonts w:ascii="Calibri" w:hAnsi="Calibri" w:cs="Calibri"/>
        </w:rPr>
      </w:pPr>
      <w:r w:rsidRPr="00147AD4">
        <w:rPr>
          <w:rFonts w:ascii="Calibri" w:hAnsi="Calibri" w:cs="Calibri"/>
        </w:rPr>
        <w:t xml:space="preserve">Smith, V. H., &amp; Schindler, D. W. (2009). Eutrophication science: Where do we go from here? </w:t>
      </w:r>
      <w:r w:rsidRPr="00147AD4">
        <w:rPr>
          <w:rFonts w:ascii="Calibri" w:hAnsi="Calibri" w:cs="Calibri"/>
          <w:i/>
          <w:iCs/>
        </w:rPr>
        <w:t>Trends in Ecology &amp; Evolution</w:t>
      </w:r>
      <w:r w:rsidRPr="00147AD4">
        <w:rPr>
          <w:rFonts w:ascii="Calibri" w:hAnsi="Calibri" w:cs="Calibri"/>
        </w:rPr>
        <w:t xml:space="preserve">, </w:t>
      </w:r>
      <w:r w:rsidRPr="00147AD4">
        <w:rPr>
          <w:rFonts w:ascii="Calibri" w:hAnsi="Calibri" w:cs="Calibri"/>
          <w:i/>
          <w:iCs/>
        </w:rPr>
        <w:t>24</w:t>
      </w:r>
      <w:r w:rsidRPr="00147AD4">
        <w:rPr>
          <w:rFonts w:ascii="Calibri" w:hAnsi="Calibri" w:cs="Calibri"/>
        </w:rPr>
        <w:t>(4), 201–207. https://doi.org/10.1016/J.TREE.2008.11.009</w:t>
      </w:r>
    </w:p>
    <w:p w14:paraId="7C42A269" w14:textId="77777777" w:rsidR="00147AD4" w:rsidRPr="00147AD4" w:rsidRDefault="00147AD4" w:rsidP="00147AD4">
      <w:pPr>
        <w:pStyle w:val="Bibliography"/>
        <w:rPr>
          <w:rFonts w:ascii="Calibri" w:hAnsi="Calibri" w:cs="Calibri"/>
        </w:rPr>
      </w:pPr>
      <w:r w:rsidRPr="00147AD4">
        <w:rPr>
          <w:rFonts w:ascii="Calibri" w:hAnsi="Calibri" w:cs="Calibri"/>
        </w:rPr>
        <w:t xml:space="preserve">Sterner, R. Warner., &amp; Elser, J. J. (2002). </w:t>
      </w:r>
      <w:r w:rsidRPr="00147AD4">
        <w:rPr>
          <w:rFonts w:ascii="Calibri" w:hAnsi="Calibri" w:cs="Calibri"/>
          <w:i/>
          <w:iCs/>
        </w:rPr>
        <w:t>Ecological stoichiometry: The biology of elements from molecules to the biosphere</w:t>
      </w:r>
      <w:r w:rsidRPr="00147AD4">
        <w:rPr>
          <w:rFonts w:ascii="Calibri" w:hAnsi="Calibri" w:cs="Calibri"/>
        </w:rPr>
        <w:t>.</w:t>
      </w:r>
    </w:p>
    <w:p w14:paraId="235D9945" w14:textId="77777777" w:rsidR="00147AD4" w:rsidRPr="00147AD4" w:rsidRDefault="00147AD4" w:rsidP="00147AD4">
      <w:pPr>
        <w:pStyle w:val="Bibliography"/>
        <w:rPr>
          <w:rFonts w:ascii="Calibri" w:hAnsi="Calibri" w:cs="Calibri"/>
        </w:rPr>
      </w:pPr>
      <w:r w:rsidRPr="00147AD4">
        <w:rPr>
          <w:rFonts w:ascii="Calibri" w:hAnsi="Calibri" w:cs="Calibri"/>
        </w:rPr>
        <w:lastRenderedPageBreak/>
        <w:t xml:space="preserve">Stutter, M. I., Graeber, D., Evans, C. D., Wade, A. J., &amp; Withers, P. J. A. (2018). Balancing macronutrient stoichiometry to alleviate eutrophication. </w:t>
      </w:r>
      <w:r w:rsidRPr="00147AD4">
        <w:rPr>
          <w:rFonts w:ascii="Calibri" w:hAnsi="Calibri" w:cs="Calibri"/>
          <w:i/>
          <w:iCs/>
        </w:rPr>
        <w:t>Science of The Total Environment</w:t>
      </w:r>
      <w:r w:rsidRPr="00147AD4">
        <w:rPr>
          <w:rFonts w:ascii="Calibri" w:hAnsi="Calibri" w:cs="Calibri"/>
        </w:rPr>
        <w:t xml:space="preserve">, </w:t>
      </w:r>
      <w:r w:rsidRPr="00147AD4">
        <w:rPr>
          <w:rFonts w:ascii="Calibri" w:hAnsi="Calibri" w:cs="Calibri"/>
          <w:i/>
          <w:iCs/>
        </w:rPr>
        <w:t>634</w:t>
      </w:r>
      <w:r w:rsidRPr="00147AD4">
        <w:rPr>
          <w:rFonts w:ascii="Calibri" w:hAnsi="Calibri" w:cs="Calibri"/>
        </w:rPr>
        <w:t>, 439–447. https://doi.org/10.1016/J.SCITOTENV.2018.03.298</w:t>
      </w:r>
    </w:p>
    <w:p w14:paraId="58CDC11C" w14:textId="77777777" w:rsidR="00147AD4" w:rsidRPr="00147AD4" w:rsidRDefault="00147AD4" w:rsidP="00147AD4">
      <w:pPr>
        <w:pStyle w:val="Bibliography"/>
        <w:rPr>
          <w:rFonts w:ascii="Calibri" w:hAnsi="Calibri" w:cs="Calibri"/>
        </w:rPr>
      </w:pPr>
      <w:r w:rsidRPr="00147AD4">
        <w:rPr>
          <w:rFonts w:ascii="Calibri" w:hAnsi="Calibri" w:cs="Calibri"/>
        </w:rPr>
        <w:t xml:space="preserve">USEPA. (2007a). Survey of the Nation’s Lakes. Field Operations Manual. EPA 841-B-07- 004. </w:t>
      </w:r>
      <w:r w:rsidRPr="00147AD4">
        <w:rPr>
          <w:rFonts w:ascii="Calibri" w:hAnsi="Calibri" w:cs="Calibri"/>
          <w:i/>
          <w:iCs/>
        </w:rPr>
        <w:t>U.S. Environmental Protection Agency, Washington, DC</w:t>
      </w:r>
      <w:r w:rsidRPr="00147AD4">
        <w:rPr>
          <w:rFonts w:ascii="Calibri" w:hAnsi="Calibri" w:cs="Calibri"/>
        </w:rPr>
        <w:t>. https://www.epa.gov/national-aquatic-resource-surveys/national-lakes-assessment-2007-field-operations-manual</w:t>
      </w:r>
    </w:p>
    <w:p w14:paraId="68762F3A" w14:textId="77777777" w:rsidR="00147AD4" w:rsidRPr="00147AD4" w:rsidRDefault="00147AD4" w:rsidP="00147AD4">
      <w:pPr>
        <w:pStyle w:val="Bibliography"/>
        <w:rPr>
          <w:rFonts w:ascii="Calibri" w:hAnsi="Calibri" w:cs="Calibri"/>
        </w:rPr>
      </w:pPr>
      <w:r w:rsidRPr="00147AD4">
        <w:rPr>
          <w:rFonts w:ascii="Calibri" w:hAnsi="Calibri" w:cs="Calibri"/>
        </w:rPr>
        <w:t xml:space="preserve">USEPA. (2007b). Survey of the Nation’s Lakes: Integrated Quality Assurance Project Plan. EPA/841-B-07-003. </w:t>
      </w:r>
      <w:r w:rsidRPr="00147AD4">
        <w:rPr>
          <w:rFonts w:ascii="Calibri" w:hAnsi="Calibri" w:cs="Calibri"/>
          <w:i/>
          <w:iCs/>
        </w:rPr>
        <w:t>U.S. Environmental Protection Agency, Office of Water and Office of Research and Development, Washington, DC</w:t>
      </w:r>
      <w:r w:rsidRPr="00147AD4">
        <w:rPr>
          <w:rFonts w:ascii="Calibri" w:hAnsi="Calibri" w:cs="Calibri"/>
        </w:rPr>
        <w:t>. https://www.epa.gov/national-aquatic-resource-surveys/national-lakes-assessment-2007-quality-assurance-project-plan</w:t>
      </w:r>
    </w:p>
    <w:p w14:paraId="18FEBF08" w14:textId="77777777" w:rsidR="00147AD4" w:rsidRPr="00147AD4" w:rsidRDefault="00147AD4" w:rsidP="00147AD4">
      <w:pPr>
        <w:pStyle w:val="Bibliography"/>
        <w:rPr>
          <w:rFonts w:ascii="Calibri" w:hAnsi="Calibri" w:cs="Calibri"/>
        </w:rPr>
      </w:pPr>
      <w:r w:rsidRPr="00147AD4">
        <w:rPr>
          <w:rFonts w:ascii="Calibri" w:hAnsi="Calibri" w:cs="Calibri"/>
        </w:rPr>
        <w:t xml:space="preserve">USEPA. (2010). </w:t>
      </w:r>
      <w:r w:rsidRPr="00147AD4">
        <w:rPr>
          <w:rFonts w:ascii="Calibri" w:hAnsi="Calibri" w:cs="Calibri"/>
          <w:i/>
          <w:iCs/>
        </w:rPr>
        <w:t>National Aquatic Resource Surveys. National Lakes Assessment 2007 (data and metadata files)</w:t>
      </w:r>
      <w:r w:rsidRPr="00147AD4">
        <w:rPr>
          <w:rFonts w:ascii="Calibri" w:hAnsi="Calibri" w:cs="Calibri"/>
        </w:rPr>
        <w:t>. Available from U.S. EPA website: http://www.epa.gov/national-aquatic-resource-surveys/data-national-aquatic-resource-surveys</w:t>
      </w:r>
    </w:p>
    <w:p w14:paraId="7FF34C27" w14:textId="77777777" w:rsidR="00147AD4" w:rsidRPr="00147AD4" w:rsidRDefault="00147AD4" w:rsidP="00147AD4">
      <w:pPr>
        <w:pStyle w:val="Bibliography"/>
        <w:rPr>
          <w:rFonts w:ascii="Calibri" w:hAnsi="Calibri" w:cs="Calibri"/>
        </w:rPr>
      </w:pPr>
      <w:r w:rsidRPr="00147AD4">
        <w:rPr>
          <w:rFonts w:ascii="Calibri" w:hAnsi="Calibri" w:cs="Calibri"/>
        </w:rPr>
        <w:t xml:space="preserve">USEPA. (2017a). National Lakes Assessment 2017. Field Operations Manual. EPA 841-B-16-002. </w:t>
      </w:r>
      <w:r w:rsidRPr="00147AD4">
        <w:rPr>
          <w:rFonts w:ascii="Calibri" w:hAnsi="Calibri" w:cs="Calibri"/>
          <w:i/>
          <w:iCs/>
        </w:rPr>
        <w:t>U.S. Environmental Protection Agency, Washington, DC</w:t>
      </w:r>
      <w:r w:rsidRPr="00147AD4">
        <w:rPr>
          <w:rFonts w:ascii="Calibri" w:hAnsi="Calibri" w:cs="Calibri"/>
        </w:rPr>
        <w:t>. https://www.epa.gov/national-aquatic-resource-surveys/national-lakes-assessment-2017-field-operations-manual</w:t>
      </w:r>
    </w:p>
    <w:p w14:paraId="33BD617D" w14:textId="77777777" w:rsidR="00147AD4" w:rsidRPr="00147AD4" w:rsidRDefault="00147AD4" w:rsidP="00147AD4">
      <w:pPr>
        <w:pStyle w:val="Bibliography"/>
        <w:rPr>
          <w:rFonts w:ascii="Calibri" w:hAnsi="Calibri" w:cs="Calibri"/>
        </w:rPr>
      </w:pPr>
      <w:r w:rsidRPr="00147AD4">
        <w:rPr>
          <w:rFonts w:ascii="Calibri" w:hAnsi="Calibri" w:cs="Calibri"/>
        </w:rPr>
        <w:t xml:space="preserve">USEPA. (2017b). National Lakes Assessment 2017. Laboratory Operations Manual. V.1.1. EPA 841‐B‐16‐ 004. </w:t>
      </w:r>
      <w:r w:rsidRPr="00147AD4">
        <w:rPr>
          <w:rFonts w:ascii="Calibri" w:hAnsi="Calibri" w:cs="Calibri"/>
          <w:i/>
          <w:iCs/>
        </w:rPr>
        <w:t>U.S. Environmental Protection Agency, Washington, DC</w:t>
      </w:r>
      <w:r w:rsidRPr="00147AD4">
        <w:rPr>
          <w:rFonts w:ascii="Calibri" w:hAnsi="Calibri" w:cs="Calibri"/>
        </w:rPr>
        <w:t>. https://www.epa.gov/national-aquatic-resource-surveys/national-lakes-assessment-2017-laboratory-operations-manual</w:t>
      </w:r>
    </w:p>
    <w:p w14:paraId="0351D2DA" w14:textId="77777777" w:rsidR="00147AD4" w:rsidRPr="00147AD4" w:rsidRDefault="00147AD4" w:rsidP="00147AD4">
      <w:pPr>
        <w:pStyle w:val="Bibliography"/>
        <w:rPr>
          <w:rFonts w:ascii="Calibri" w:hAnsi="Calibri" w:cs="Calibri"/>
        </w:rPr>
      </w:pPr>
      <w:r w:rsidRPr="00147AD4">
        <w:rPr>
          <w:rFonts w:ascii="Calibri" w:hAnsi="Calibri" w:cs="Calibri"/>
        </w:rPr>
        <w:t xml:space="preserve">USEPA. (2022a). </w:t>
      </w:r>
      <w:r w:rsidRPr="00147AD4">
        <w:rPr>
          <w:rFonts w:ascii="Calibri" w:hAnsi="Calibri" w:cs="Calibri"/>
          <w:i/>
          <w:iCs/>
        </w:rPr>
        <w:t>National Aquatic Resource Surveys. National Lakes Assessment 2017 (data and metadata files)</w:t>
      </w:r>
      <w:r w:rsidRPr="00147AD4">
        <w:rPr>
          <w:rFonts w:ascii="Calibri" w:hAnsi="Calibri" w:cs="Calibri"/>
        </w:rPr>
        <w:t>. Available from U.S. EPA website: http://www.epa.gov/national-aquatic-resource-surveys/data-national-aquatic-resource-surveys</w:t>
      </w:r>
    </w:p>
    <w:p w14:paraId="7512B1E2" w14:textId="77777777" w:rsidR="00147AD4" w:rsidRPr="00147AD4" w:rsidRDefault="00147AD4" w:rsidP="00147AD4">
      <w:pPr>
        <w:pStyle w:val="Bibliography"/>
        <w:rPr>
          <w:rFonts w:ascii="Calibri" w:hAnsi="Calibri" w:cs="Calibri"/>
        </w:rPr>
      </w:pPr>
      <w:r w:rsidRPr="00147AD4">
        <w:rPr>
          <w:rFonts w:ascii="Calibri" w:hAnsi="Calibri" w:cs="Calibri"/>
        </w:rPr>
        <w:t xml:space="preserve">USEPA. (2022b). National Lakes Assessment 2017: Technical Support Document. EPA 841‐R‐22‐001. </w:t>
      </w:r>
      <w:r w:rsidRPr="00147AD4">
        <w:rPr>
          <w:rFonts w:ascii="Calibri" w:hAnsi="Calibri" w:cs="Calibri"/>
          <w:i/>
          <w:iCs/>
        </w:rPr>
        <w:t>U.S. Environmental Protection Agency, Office of Water and Office of Research and Development</w:t>
      </w:r>
      <w:r w:rsidRPr="00147AD4">
        <w:rPr>
          <w:rFonts w:ascii="Calibri" w:hAnsi="Calibri" w:cs="Calibri"/>
        </w:rPr>
        <w:t>. https://www.epa.gov/national-aquatic-resource-surveys/national-lakes-assessment-2017-technical-support-document</w:t>
      </w:r>
    </w:p>
    <w:p w14:paraId="693F3040" w14:textId="77777777" w:rsidR="00147AD4" w:rsidRPr="00147AD4" w:rsidRDefault="00147AD4" w:rsidP="00147AD4">
      <w:pPr>
        <w:pStyle w:val="Bibliography"/>
        <w:rPr>
          <w:rFonts w:ascii="Calibri" w:hAnsi="Calibri" w:cs="Calibri"/>
        </w:rPr>
      </w:pPr>
      <w:r w:rsidRPr="00147AD4">
        <w:rPr>
          <w:rFonts w:ascii="Calibri" w:hAnsi="Calibri" w:cs="Calibri"/>
        </w:rPr>
        <w:t xml:space="preserve">USEPA, Gibson, G., Carlson, R., Simpson, J., Smeltzer, E., Gerritson, J., Chapra, S., Heiskary, S., Jones, J., &amp; Kennedy, R. (2000). </w:t>
      </w:r>
      <w:r w:rsidRPr="00147AD4">
        <w:rPr>
          <w:rFonts w:ascii="Calibri" w:hAnsi="Calibri" w:cs="Calibri"/>
          <w:i/>
          <w:iCs/>
        </w:rPr>
        <w:t>Nutrient Criteria Technical Guidance Manual Lakes and Reservoirs. EPA-822-B00-001.</w:t>
      </w:r>
      <w:r w:rsidRPr="00147AD4">
        <w:rPr>
          <w:rFonts w:ascii="Calibri" w:hAnsi="Calibri" w:cs="Calibri"/>
        </w:rPr>
        <w:t xml:space="preserve"> 232.</w:t>
      </w:r>
    </w:p>
    <w:p w14:paraId="382AEF7A" w14:textId="77777777" w:rsidR="00147AD4" w:rsidRPr="00147AD4" w:rsidRDefault="00147AD4" w:rsidP="00147AD4">
      <w:pPr>
        <w:pStyle w:val="Bibliography"/>
        <w:rPr>
          <w:rFonts w:ascii="Calibri" w:hAnsi="Calibri" w:cs="Calibri"/>
        </w:rPr>
      </w:pPr>
      <w:r w:rsidRPr="00147AD4">
        <w:rPr>
          <w:rFonts w:ascii="Calibri" w:hAnsi="Calibri" w:cs="Calibri"/>
        </w:rPr>
        <w:t xml:space="preserve">Wetzel, R. G. (2001). </w:t>
      </w:r>
      <w:r w:rsidRPr="00147AD4">
        <w:rPr>
          <w:rFonts w:ascii="Calibri" w:hAnsi="Calibri" w:cs="Calibri"/>
          <w:i/>
          <w:iCs/>
        </w:rPr>
        <w:t>Limnology</w:t>
      </w:r>
      <w:r w:rsidRPr="00147AD4">
        <w:rPr>
          <w:rFonts w:ascii="Calibri" w:hAnsi="Calibri" w:cs="Calibri"/>
        </w:rPr>
        <w:t>. Academic Press.</w:t>
      </w:r>
    </w:p>
    <w:p w14:paraId="6231E832" w14:textId="77777777" w:rsidR="00147AD4" w:rsidRPr="00147AD4" w:rsidRDefault="00147AD4" w:rsidP="00147AD4">
      <w:pPr>
        <w:pStyle w:val="Bibliography"/>
        <w:rPr>
          <w:rFonts w:ascii="Calibri" w:hAnsi="Calibri" w:cs="Calibri"/>
        </w:rPr>
      </w:pPr>
      <w:r w:rsidRPr="00147AD4">
        <w:rPr>
          <w:rFonts w:ascii="Calibri" w:hAnsi="Calibri" w:cs="Calibri"/>
        </w:rPr>
        <w:t xml:space="preserve">Wickham, H., Averick, M., Bryan, J., Chang, W., McGowan, L. D., François, R., Grolemund, G., Hayes, A., Henry, L., Hester, J., Kuhn, M., Pedersen, T. L., Miller, E., Bache, S. M., Müller, K., Ooms, J., Robinson, D., Seidel, D. P., Spinu, V., … Yutani, H. (2019). Welcome to the tidyverse. </w:t>
      </w:r>
      <w:r w:rsidRPr="00147AD4">
        <w:rPr>
          <w:rFonts w:ascii="Calibri" w:hAnsi="Calibri" w:cs="Calibri"/>
          <w:i/>
          <w:iCs/>
        </w:rPr>
        <w:t>Journal of Open Source Software</w:t>
      </w:r>
      <w:r w:rsidRPr="00147AD4">
        <w:rPr>
          <w:rFonts w:ascii="Calibri" w:hAnsi="Calibri" w:cs="Calibri"/>
        </w:rPr>
        <w:t xml:space="preserve">, </w:t>
      </w:r>
      <w:r w:rsidRPr="00147AD4">
        <w:rPr>
          <w:rFonts w:ascii="Calibri" w:hAnsi="Calibri" w:cs="Calibri"/>
          <w:i/>
          <w:iCs/>
        </w:rPr>
        <w:t>4</w:t>
      </w:r>
      <w:r w:rsidRPr="00147AD4">
        <w:rPr>
          <w:rFonts w:ascii="Calibri" w:hAnsi="Calibri" w:cs="Calibri"/>
        </w:rPr>
        <w:t>(43), 1686. https://doi.org/10.21105/joss.01686</w:t>
      </w:r>
    </w:p>
    <w:p w14:paraId="2FA5ADF1" w14:textId="77777777" w:rsidR="00147AD4" w:rsidRPr="00147AD4" w:rsidRDefault="00147AD4" w:rsidP="00147AD4">
      <w:pPr>
        <w:pStyle w:val="Bibliography"/>
        <w:rPr>
          <w:rFonts w:ascii="Calibri" w:hAnsi="Calibri" w:cs="Calibri"/>
        </w:rPr>
      </w:pPr>
      <w:r w:rsidRPr="00147AD4">
        <w:rPr>
          <w:rFonts w:ascii="Calibri" w:hAnsi="Calibri" w:cs="Calibri"/>
        </w:rPr>
        <w:t xml:space="preserve">Wurtsbaugh, W. A., Paerl, H. W., &amp; Dodds, W. K. (2019). Nutrients, eutrophication and harmful algal blooms along the freshwater to marine continuum. </w:t>
      </w:r>
      <w:r w:rsidRPr="00147AD4">
        <w:rPr>
          <w:rFonts w:ascii="Calibri" w:hAnsi="Calibri" w:cs="Calibri"/>
          <w:i/>
          <w:iCs/>
        </w:rPr>
        <w:t>WIREs Water</w:t>
      </w:r>
      <w:r w:rsidRPr="00147AD4">
        <w:rPr>
          <w:rFonts w:ascii="Calibri" w:hAnsi="Calibri" w:cs="Calibri"/>
        </w:rPr>
        <w:t xml:space="preserve">, </w:t>
      </w:r>
      <w:r w:rsidRPr="00147AD4">
        <w:rPr>
          <w:rFonts w:ascii="Calibri" w:hAnsi="Calibri" w:cs="Calibri"/>
          <w:i/>
          <w:iCs/>
        </w:rPr>
        <w:t>6</w:t>
      </w:r>
      <w:r w:rsidRPr="00147AD4">
        <w:rPr>
          <w:rFonts w:ascii="Calibri" w:hAnsi="Calibri" w:cs="Calibri"/>
        </w:rPr>
        <w:t>(5), e1373. https://doi.org/10.1002/wat2.1373</w:t>
      </w:r>
    </w:p>
    <w:p w14:paraId="020EBFFC" w14:textId="77777777" w:rsidR="00147AD4" w:rsidRPr="00147AD4" w:rsidRDefault="00147AD4" w:rsidP="00147AD4">
      <w:pPr>
        <w:pStyle w:val="Bibliography"/>
        <w:rPr>
          <w:rFonts w:ascii="Calibri" w:hAnsi="Calibri" w:cs="Calibri"/>
        </w:rPr>
      </w:pPr>
      <w:r w:rsidRPr="00147AD4">
        <w:rPr>
          <w:rFonts w:ascii="Calibri" w:hAnsi="Calibri" w:cs="Calibri"/>
        </w:rPr>
        <w:t xml:space="preserve">Yao, X., Zhang, Y., Zhang, L., &amp; Zhou, Y. (2018). A bibliometric review of nitrogen research in eutrophic lakes and reservoirs. </w:t>
      </w:r>
      <w:r w:rsidRPr="00147AD4">
        <w:rPr>
          <w:rFonts w:ascii="Calibri" w:hAnsi="Calibri" w:cs="Calibri"/>
          <w:i/>
          <w:iCs/>
        </w:rPr>
        <w:t>Journal of Environmental Sciences</w:t>
      </w:r>
      <w:r w:rsidRPr="00147AD4">
        <w:rPr>
          <w:rFonts w:ascii="Calibri" w:hAnsi="Calibri" w:cs="Calibri"/>
        </w:rPr>
        <w:t xml:space="preserve">, </w:t>
      </w:r>
      <w:r w:rsidRPr="00147AD4">
        <w:rPr>
          <w:rFonts w:ascii="Calibri" w:hAnsi="Calibri" w:cs="Calibri"/>
          <w:i/>
          <w:iCs/>
        </w:rPr>
        <w:t>66</w:t>
      </w:r>
      <w:r w:rsidRPr="00147AD4">
        <w:rPr>
          <w:rFonts w:ascii="Calibri" w:hAnsi="Calibri" w:cs="Calibri"/>
        </w:rPr>
        <w:t>, 274–285. https://doi.org/10.1016/j.jes.2016.10.022</w:t>
      </w:r>
    </w:p>
    <w:p w14:paraId="339EC9CB" w14:textId="1368E825" w:rsidR="00573C09" w:rsidRDefault="00573C09" w:rsidP="00573C09">
      <w:r>
        <w:fldChar w:fldCharType="end"/>
      </w:r>
    </w:p>
    <w:p w14:paraId="4B5A822B" w14:textId="29BA5A5F" w:rsidR="00F01B93" w:rsidRPr="001968F8" w:rsidRDefault="00F01B93" w:rsidP="001968F8"/>
    <w:sectPr w:rsidR="00F01B93" w:rsidRPr="001968F8" w:rsidSect="00573C0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elsey Ruehling" w:date="2022-09-13T13:59:00Z" w:initials="KR">
    <w:p w14:paraId="0C1D1AD6" w14:textId="2B6136DA" w:rsidR="00D613B6" w:rsidRDefault="00D613B6">
      <w:pPr>
        <w:pStyle w:val="CommentText"/>
      </w:pPr>
      <w:r>
        <w:rPr>
          <w:rStyle w:val="CommentReference"/>
        </w:rPr>
        <w:annotationRef/>
      </w:r>
      <w:r>
        <w:t xml:space="preserve">As you will see in my comments below I get really confused by these methods and some of your choices </w:t>
      </w:r>
      <w:r>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648"/>
          </mc:Choice>
          <mc:Fallback>
            <w:t>🙈</w:t>
          </mc:Fallback>
        </mc:AlternateContent>
      </w:r>
      <w:r>
        <w:t xml:space="preserve"> Something that might aid the reader here is a higher-level summary of these decisions or the workflow. It might be okay to switch from DIN:TP in the “limitation calculation” to then relying on TN:TP for the “statistical analyses” but right now the relevance is kind of disjointed and confusing to me personally (as you can tell by my comments in lab meeting lol)</w:t>
      </w:r>
      <w:r w:rsidRPr="001D5908">
        <w:rPr>
          <w:b/>
        </w:rPr>
        <w:t xml:space="preserve">. Could you start by describing </w:t>
      </w:r>
      <w:r>
        <w:rPr>
          <w:b/>
        </w:rPr>
        <w:t>(</w:t>
      </w:r>
      <w:r w:rsidRPr="001D5908">
        <w:rPr>
          <w:b/>
        </w:rPr>
        <w:t>very high level</w:t>
      </w:r>
      <w:r>
        <w:rPr>
          <w:b/>
        </w:rPr>
        <w:t>)</w:t>
      </w:r>
      <w:r w:rsidRPr="001D5908">
        <w:rPr>
          <w:b/>
        </w:rPr>
        <w:t xml:space="preserve"> how each of these two approaches will answer your specific</w:t>
      </w:r>
      <w:r>
        <w:rPr>
          <w:b/>
        </w:rPr>
        <w:t xml:space="preserve"> research</w:t>
      </w:r>
      <w:r w:rsidRPr="001D5908">
        <w:rPr>
          <w:b/>
        </w:rPr>
        <w:t xml:space="preserve"> question</w:t>
      </w:r>
      <w:r>
        <w:rPr>
          <w:b/>
        </w:rPr>
        <w:t>s</w:t>
      </w:r>
      <w:r w:rsidRPr="001D5908">
        <w:rPr>
          <w:b/>
        </w:rPr>
        <w:t>?</w:t>
      </w:r>
      <w:r>
        <w:t xml:space="preserve"> </w:t>
      </w:r>
    </w:p>
  </w:comment>
  <w:comment w:id="1" w:author="Kelsey Ruehling" w:date="2022-09-13T14:05:00Z" w:initials="KR">
    <w:p w14:paraId="42514FC2" w14:textId="5D752D06" w:rsidR="00D613B6" w:rsidRDefault="00D613B6">
      <w:pPr>
        <w:pStyle w:val="CommentText"/>
      </w:pPr>
      <w:r>
        <w:rPr>
          <w:rStyle w:val="CommentReference"/>
        </w:rPr>
        <w:annotationRef/>
      </w:r>
      <w:r>
        <w:t>Does this paragraph correspond to a figure? Does it answer any of you main research Qs?</w:t>
      </w:r>
    </w:p>
  </w:comment>
  <w:comment w:id="2" w:author="Kelsey Ruehling" w:date="2022-09-13T14:03:00Z" w:initials="KR">
    <w:p w14:paraId="46176BEC" w14:textId="2D6A11F6" w:rsidR="00D613B6" w:rsidRDefault="00D613B6">
      <w:pPr>
        <w:pStyle w:val="CommentText"/>
      </w:pPr>
      <w:r>
        <w:rPr>
          <w:rStyle w:val="CommentReference"/>
        </w:rPr>
        <w:annotationRef/>
      </w:r>
      <w:r>
        <w:t xml:space="preserve">EPA people love statistics. I know you probably used the change.analysis function or some other in the spsurvey package to assess this, but what statistical test did you run? You can add it in parentheses here or elaborate a little more in the paragraph above if it can’t be described in a few words. </w:t>
      </w:r>
    </w:p>
  </w:comment>
  <w:comment w:id="3" w:author="Kelsey Ruehling" w:date="2022-09-13T16:48:00Z" w:initials="KR">
    <w:p w14:paraId="6DC2A367" w14:textId="65F534CD" w:rsidR="00D613B6" w:rsidRDefault="00D613B6">
      <w:pPr>
        <w:pStyle w:val="CommentText"/>
      </w:pPr>
      <w:r>
        <w:rPr>
          <w:rStyle w:val="CommentReference"/>
        </w:rPr>
        <w:annotationRef/>
      </w:r>
      <w:r>
        <w:t xml:space="preserve">Can you show a panel in Figure 7 that shows % differences in lakes 2007-2017 with trophic state on the x-axis but not faceting? That would describe this result. </w:t>
      </w:r>
    </w:p>
  </w:comment>
  <w:comment w:id="4" w:author="Kelsey Ruehling" w:date="2022-09-13T16:50:00Z" w:initials="KR">
    <w:p w14:paraId="6BF3A456" w14:textId="1939F9EC" w:rsidR="00D613B6" w:rsidRDefault="00D613B6">
      <w:pPr>
        <w:pStyle w:val="CommentText"/>
      </w:pPr>
      <w:r>
        <w:rPr>
          <w:rStyle w:val="CommentReference"/>
        </w:rPr>
        <w:annotationRef/>
      </w:r>
      <w:r>
        <w:t xml:space="preserve">I felt like you need a transition sentence </w:t>
      </w:r>
      <w:r>
        <w:rPr>
          <w:noProof/>
        </w:rPr>
        <w:t>here, but you might try better wording :)</w:t>
      </w:r>
    </w:p>
  </w:comment>
  <w:comment w:id="5" w:author="Kelsey Ruehling" w:date="2022-09-13T16:54:00Z" w:initials="KR">
    <w:p w14:paraId="5E364166" w14:textId="52046928" w:rsidR="00D613B6" w:rsidRDefault="00D613B6">
      <w:pPr>
        <w:pStyle w:val="CommentText"/>
      </w:pPr>
      <w:r>
        <w:rPr>
          <w:rStyle w:val="CommentReference"/>
        </w:rPr>
        <w:annotationRef/>
      </w:r>
      <w:r>
        <w:t>I thought this result was totally WILD so I tried to emphasize it a bit more here</w:t>
      </w:r>
    </w:p>
  </w:comment>
  <w:comment w:id="7" w:author="Kelsey Ruehling" w:date="2022-09-13T16:56:00Z" w:initials="KR">
    <w:p w14:paraId="15E67901" w14:textId="6C0577E8" w:rsidR="00D613B6" w:rsidRDefault="00D613B6">
      <w:pPr>
        <w:pStyle w:val="CommentText"/>
      </w:pPr>
      <w:r>
        <w:rPr>
          <w:rStyle w:val="CommentReference"/>
        </w:rPr>
        <w:annotationRef/>
      </w:r>
      <w:r>
        <w:t xml:space="preserve">Same suggestion as above. Maybe actually show this result on a panel? </w:t>
      </w:r>
    </w:p>
  </w:comment>
  <w:comment w:id="10" w:author="Kelsey Ruehling" w:date="2022-09-13T16:58:00Z" w:initials="KR">
    <w:p w14:paraId="49E82CF5" w14:textId="67835571" w:rsidR="0087176F" w:rsidRPr="0087176F" w:rsidRDefault="0087176F">
      <w:pPr>
        <w:pStyle w:val="CommentText"/>
      </w:pPr>
      <w:r>
        <w:rPr>
          <w:rStyle w:val="CommentReference"/>
        </w:rPr>
        <w:annotationRef/>
      </w:r>
      <w:r>
        <w:t xml:space="preserve">Too strong potentially? Maybe something like “TN was more strongly correlated with chlorophyll </w:t>
      </w:r>
      <w:r>
        <w:rPr>
          <w:i/>
        </w:rPr>
        <w:t>a</w:t>
      </w:r>
      <w:r>
        <w:t xml:space="preserve"> compared to lakes in the eastern U.S.”</w:t>
      </w:r>
    </w:p>
  </w:comment>
  <w:comment w:id="11" w:author="Kelsey Ruehling" w:date="2022-09-13T16:59:00Z" w:initials="KR">
    <w:p w14:paraId="2265F32E" w14:textId="56F3B923" w:rsidR="0087176F" w:rsidRDefault="0087176F">
      <w:pPr>
        <w:pStyle w:val="CommentText"/>
      </w:pPr>
      <w:r>
        <w:rPr>
          <w:rStyle w:val="CommentReference"/>
        </w:rPr>
        <w:annotationRef/>
      </w:r>
      <w:r>
        <w:t xml:space="preserve">And N deposition rates, in addition to terrestrial N export into lakes, is just WAY way lower in the western U.S. </w:t>
      </w:r>
    </w:p>
  </w:comment>
  <w:comment w:id="12" w:author="Kelsey Ruehling" w:date="2022-09-13T17:00:00Z" w:initials="KR">
    <w:p w14:paraId="70C6FC91" w14:textId="243163C7" w:rsidR="0087176F" w:rsidRDefault="0087176F">
      <w:pPr>
        <w:pStyle w:val="CommentText"/>
      </w:pPr>
      <w:r>
        <w:rPr>
          <w:rStyle w:val="CommentReference"/>
        </w:rPr>
        <w:annotationRef/>
      </w:r>
      <w:r>
        <w:t>And/or understanding these differences can inform region-specific management strategies to mitigate the impacts of eutrophication</w:t>
      </w:r>
    </w:p>
  </w:comment>
  <w:comment w:id="13" w:author="Kelsey Ruehling" w:date="2022-09-13T17:01:00Z" w:initials="KR">
    <w:p w14:paraId="4CEAE270" w14:textId="463A2DE8" w:rsidR="0087176F" w:rsidRDefault="0087176F">
      <w:pPr>
        <w:pStyle w:val="CommentText"/>
      </w:pPr>
      <w:r>
        <w:rPr>
          <w:rStyle w:val="CommentReference"/>
        </w:rPr>
        <w:annotationRef/>
      </w:r>
      <w:r>
        <w:t>I think this is a really valuable insight for your analysis! Like I said elsewhere, making this an objective or part of your research questions up front will help with continuity throughout the manuscript. EPA is super management-drive obviously, so showing how the dataset used influences your conclusions *should* be super relevant to them</w:t>
      </w:r>
    </w:p>
  </w:comment>
  <w:comment w:id="15" w:author="Kelsey Ruehling" w:date="2022-09-13T17:01:00Z" w:initials="KR">
    <w:p w14:paraId="5A3C2E5D" w14:textId="582CC988" w:rsidR="0087176F" w:rsidRDefault="0087176F">
      <w:pPr>
        <w:pStyle w:val="CommentText"/>
      </w:pPr>
      <w:r>
        <w:rPr>
          <w:rStyle w:val="CommentReference"/>
        </w:rPr>
        <w:annotationRef/>
      </w:r>
      <w:r>
        <w:t>Is the error larger in the re-sampled lakes generally? Just curious</w:t>
      </w:r>
    </w:p>
  </w:comment>
  <w:comment w:id="16" w:author="Kelsey Ruehling" w:date="2022-09-13T17:05:00Z" w:initials="KR">
    <w:p w14:paraId="7A2FDB27" w14:textId="2227CC16" w:rsidR="0087176F" w:rsidRDefault="0087176F">
      <w:pPr>
        <w:pStyle w:val="CommentText"/>
      </w:pPr>
      <w:r>
        <w:rPr>
          <w:rStyle w:val="CommentReference"/>
        </w:rPr>
        <w:annotationRef/>
      </w:r>
      <w:r>
        <w:t xml:space="preserve">You can consider tucking these “study limitation” points a little later in the discussion because they kind of distract from the main points of 2a and 2b above. </w:t>
      </w:r>
    </w:p>
  </w:comment>
  <w:comment w:id="17" w:author="Kelsey Ruehling" w:date="2022-09-13T17:05:00Z" w:initials="KR">
    <w:p w14:paraId="068E7C2E" w14:textId="7E75A534" w:rsidR="0087176F" w:rsidRPr="0087176F" w:rsidRDefault="0087176F">
      <w:pPr>
        <w:pStyle w:val="CommentText"/>
      </w:pPr>
      <w:r>
        <w:rPr>
          <w:rStyle w:val="CommentReference"/>
        </w:rPr>
        <w:annotationRef/>
      </w:r>
      <w:r>
        <w:t xml:space="preserve">Considering moving this up front but keep it super high level and avoid just regurgitating the results again. Think about how you can tie this into the introduction: your study clearly show just how much nutrient limitation varies through space </w:t>
      </w:r>
      <w:r>
        <w:rPr>
          <w:b/>
        </w:rPr>
        <w:t xml:space="preserve">and </w:t>
      </w:r>
      <w:r>
        <w:t xml:space="preserve">time </w:t>
      </w:r>
      <w:r>
        <w:rPr>
          <w:i/>
        </w:rPr>
        <w:t>and</w:t>
      </w:r>
      <w:r>
        <w:t xml:space="preserve"> by trophic state. This is very cool! And kind of throws shade at the people who waste their time </w:t>
      </w:r>
      <w:r w:rsidR="00EF7171">
        <w:t>arguing about whether N or P matter :P It’s both.</w:t>
      </w:r>
    </w:p>
  </w:comment>
  <w:comment w:id="18" w:author="Kelsey Ruehling" w:date="2022-09-13T17:08:00Z" w:initials="KR">
    <w:p w14:paraId="77E9CDB9" w14:textId="3648B86B" w:rsidR="00EF7171" w:rsidRDefault="00EF7171">
      <w:pPr>
        <w:pStyle w:val="CommentText"/>
      </w:pPr>
      <w:r>
        <w:rPr>
          <w:rStyle w:val="CommentReference"/>
        </w:rPr>
        <w:annotationRef/>
      </w:r>
      <w:r>
        <w:t>This is good. Really lean into the management implications here since a large chunk of the evaluation criteria are “</w:t>
      </w:r>
      <w:r>
        <w:rPr>
          <w:color w:val="000000"/>
        </w:rPr>
        <w:t xml:space="preserve">Overall benefits of the results to the public and </w:t>
      </w:r>
      <w:r>
        <w:t>ability to inform decision making at community, regional, national levels”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1D1AD6" w15:done="0"/>
  <w15:commentEx w15:paraId="42514FC2" w15:done="0"/>
  <w15:commentEx w15:paraId="46176BEC" w15:done="0"/>
  <w15:commentEx w15:paraId="6DC2A367" w15:done="0"/>
  <w15:commentEx w15:paraId="6BF3A456" w15:done="0"/>
  <w15:commentEx w15:paraId="5E364166" w15:done="0"/>
  <w15:commentEx w15:paraId="15E67901" w15:done="0"/>
  <w15:commentEx w15:paraId="49E82CF5" w15:done="0"/>
  <w15:commentEx w15:paraId="2265F32E" w15:done="0"/>
  <w15:commentEx w15:paraId="70C6FC91" w15:done="0"/>
  <w15:commentEx w15:paraId="4CEAE270" w15:done="0"/>
  <w15:commentEx w15:paraId="5A3C2E5D" w15:done="0"/>
  <w15:commentEx w15:paraId="7A2FDB27" w15:done="0"/>
  <w15:commentEx w15:paraId="068E7C2E" w15:done="0"/>
  <w15:commentEx w15:paraId="77E9CD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1D1AD6" w16cid:durableId="26CB0B4D"/>
  <w16cid:commentId w16cid:paraId="42514FC2" w16cid:durableId="26CB0CB8"/>
  <w16cid:commentId w16cid:paraId="46176BEC" w16cid:durableId="26CB0C1D"/>
  <w16cid:commentId w16cid:paraId="6DC2A367" w16cid:durableId="26CB32E4"/>
  <w16cid:commentId w16cid:paraId="6BF3A456" w16cid:durableId="26CB336B"/>
  <w16cid:commentId w16cid:paraId="5E364166" w16cid:durableId="26CB345C"/>
  <w16cid:commentId w16cid:paraId="15E67901" w16cid:durableId="26CB34BF"/>
  <w16cid:commentId w16cid:paraId="49E82CF5" w16cid:durableId="26CB3518"/>
  <w16cid:commentId w16cid:paraId="2265F32E" w16cid:durableId="26CB355E"/>
  <w16cid:commentId w16cid:paraId="70C6FC91" w16cid:durableId="26CB3596"/>
  <w16cid:commentId w16cid:paraId="4CEAE270" w16cid:durableId="26CB35F8"/>
  <w16cid:commentId w16cid:paraId="5A3C2E5D" w16cid:durableId="26CB35DA"/>
  <w16cid:commentId w16cid:paraId="7A2FDB27" w16cid:durableId="26CB36CE"/>
  <w16cid:commentId w16cid:paraId="068E7C2E" w16cid:durableId="26CB36F3"/>
  <w16cid:commentId w16cid:paraId="77E9CDB9" w16cid:durableId="26CB377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ple Color Emoji">
    <w:altName w:val="Calibri"/>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C4E0C"/>
    <w:multiLevelType w:val="hybridMultilevel"/>
    <w:tmpl w:val="D8E8C3D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025CE"/>
    <w:multiLevelType w:val="hybridMultilevel"/>
    <w:tmpl w:val="1A0A5E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774F9"/>
    <w:multiLevelType w:val="hybridMultilevel"/>
    <w:tmpl w:val="7E527F4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F9448F3"/>
    <w:multiLevelType w:val="hybridMultilevel"/>
    <w:tmpl w:val="B51CA3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BB657C"/>
    <w:multiLevelType w:val="hybridMultilevel"/>
    <w:tmpl w:val="B7B087A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380CE3"/>
    <w:multiLevelType w:val="hybridMultilevel"/>
    <w:tmpl w:val="5BDED72C"/>
    <w:lvl w:ilvl="0" w:tplc="A9B62C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8A6EA2"/>
    <w:multiLevelType w:val="hybridMultilevel"/>
    <w:tmpl w:val="241A67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754EF1"/>
    <w:multiLevelType w:val="hybridMultilevel"/>
    <w:tmpl w:val="A8A67928"/>
    <w:lvl w:ilvl="0" w:tplc="F1B8B2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953B0C"/>
    <w:multiLevelType w:val="hybridMultilevel"/>
    <w:tmpl w:val="8D2670F6"/>
    <w:lvl w:ilvl="0" w:tplc="F07665B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3F0127"/>
    <w:multiLevelType w:val="hybridMultilevel"/>
    <w:tmpl w:val="D3E6B5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871AE6"/>
    <w:multiLevelType w:val="hybridMultilevel"/>
    <w:tmpl w:val="4D38DD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BE47C8"/>
    <w:multiLevelType w:val="hybridMultilevel"/>
    <w:tmpl w:val="8362CBDA"/>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2166F0A"/>
    <w:multiLevelType w:val="hybridMultilevel"/>
    <w:tmpl w:val="640C9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8B55E3"/>
    <w:multiLevelType w:val="hybridMultilevel"/>
    <w:tmpl w:val="4E0EEA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EA2006"/>
    <w:multiLevelType w:val="hybridMultilevel"/>
    <w:tmpl w:val="8C5C41C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C67843"/>
    <w:multiLevelType w:val="hybridMultilevel"/>
    <w:tmpl w:val="EF0AFC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F876F1"/>
    <w:multiLevelType w:val="hybridMultilevel"/>
    <w:tmpl w:val="A4CA699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46117CE"/>
    <w:multiLevelType w:val="hybridMultilevel"/>
    <w:tmpl w:val="EE0E37F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050D21"/>
    <w:multiLevelType w:val="hybridMultilevel"/>
    <w:tmpl w:val="9A9E05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D5206B"/>
    <w:multiLevelType w:val="hybridMultilevel"/>
    <w:tmpl w:val="EE0E37FE"/>
    <w:lvl w:ilvl="0" w:tplc="FFFFFFFF">
      <w:start w:val="1"/>
      <w:numFmt w:val="lowerLetter"/>
      <w:lvlText w:val="%1."/>
      <w:lvlJc w:val="left"/>
      <w:pPr>
        <w:ind w:left="45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BFB4252"/>
    <w:multiLevelType w:val="hybridMultilevel"/>
    <w:tmpl w:val="EF0AFC5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EE31AB0"/>
    <w:multiLevelType w:val="hybridMultilevel"/>
    <w:tmpl w:val="2424E4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3803542">
    <w:abstractNumId w:val="12"/>
  </w:num>
  <w:num w:numId="2" w16cid:durableId="1125004059">
    <w:abstractNumId w:val="6"/>
  </w:num>
  <w:num w:numId="3" w16cid:durableId="973414246">
    <w:abstractNumId w:val="14"/>
  </w:num>
  <w:num w:numId="4" w16cid:durableId="1921912788">
    <w:abstractNumId w:val="17"/>
  </w:num>
  <w:num w:numId="5" w16cid:durableId="865364319">
    <w:abstractNumId w:val="8"/>
  </w:num>
  <w:num w:numId="6" w16cid:durableId="219942453">
    <w:abstractNumId w:val="0"/>
  </w:num>
  <w:num w:numId="7" w16cid:durableId="1344551389">
    <w:abstractNumId w:val="1"/>
  </w:num>
  <w:num w:numId="8" w16cid:durableId="249853669">
    <w:abstractNumId w:val="4"/>
  </w:num>
  <w:num w:numId="9" w16cid:durableId="1665746350">
    <w:abstractNumId w:val="10"/>
  </w:num>
  <w:num w:numId="10" w16cid:durableId="1125808167">
    <w:abstractNumId w:val="13"/>
  </w:num>
  <w:num w:numId="11" w16cid:durableId="1596284907">
    <w:abstractNumId w:val="18"/>
  </w:num>
  <w:num w:numId="12" w16cid:durableId="1306083654">
    <w:abstractNumId w:val="3"/>
  </w:num>
  <w:num w:numId="13" w16cid:durableId="640696850">
    <w:abstractNumId w:val="16"/>
  </w:num>
  <w:num w:numId="14" w16cid:durableId="2107382831">
    <w:abstractNumId w:val="15"/>
  </w:num>
  <w:num w:numId="15" w16cid:durableId="1932202765">
    <w:abstractNumId w:val="20"/>
  </w:num>
  <w:num w:numId="16" w16cid:durableId="848641439">
    <w:abstractNumId w:val="21"/>
  </w:num>
  <w:num w:numId="17" w16cid:durableId="492915808">
    <w:abstractNumId w:val="7"/>
  </w:num>
  <w:num w:numId="18" w16cid:durableId="1420446131">
    <w:abstractNumId w:val="5"/>
  </w:num>
  <w:num w:numId="19" w16cid:durableId="1697268292">
    <w:abstractNumId w:val="19"/>
  </w:num>
  <w:num w:numId="20" w16cid:durableId="118424278">
    <w:abstractNumId w:val="2"/>
  </w:num>
  <w:num w:numId="21" w16cid:durableId="690768565">
    <w:abstractNumId w:val="9"/>
  </w:num>
  <w:num w:numId="22" w16cid:durableId="88890188">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elsey Ruehling">
    <w15:presenceInfo w15:providerId="AD" w15:userId="S::kruehlin@uwyo.edu::6f83f7f3-d32b-46b2-baac-ebb178c574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9BB"/>
    <w:rsid w:val="0003467B"/>
    <w:rsid w:val="000418CD"/>
    <w:rsid w:val="00060CE0"/>
    <w:rsid w:val="00073F69"/>
    <w:rsid w:val="00074284"/>
    <w:rsid w:val="000816BF"/>
    <w:rsid w:val="000A669B"/>
    <w:rsid w:val="000B3480"/>
    <w:rsid w:val="000C21E6"/>
    <w:rsid w:val="000C22CC"/>
    <w:rsid w:val="00120F07"/>
    <w:rsid w:val="00122E7E"/>
    <w:rsid w:val="00141849"/>
    <w:rsid w:val="00145805"/>
    <w:rsid w:val="00146846"/>
    <w:rsid w:val="00147AD4"/>
    <w:rsid w:val="0018252A"/>
    <w:rsid w:val="00191473"/>
    <w:rsid w:val="001968F8"/>
    <w:rsid w:val="001A1B65"/>
    <w:rsid w:val="001A3189"/>
    <w:rsid w:val="001B3E73"/>
    <w:rsid w:val="001B5462"/>
    <w:rsid w:val="001C1A71"/>
    <w:rsid w:val="001C24F8"/>
    <w:rsid w:val="001D3902"/>
    <w:rsid w:val="001D47DD"/>
    <w:rsid w:val="001D4AC9"/>
    <w:rsid w:val="001D5908"/>
    <w:rsid w:val="001E720A"/>
    <w:rsid w:val="00200BD5"/>
    <w:rsid w:val="00201673"/>
    <w:rsid w:val="00202DCE"/>
    <w:rsid w:val="0021058E"/>
    <w:rsid w:val="002131B6"/>
    <w:rsid w:val="00221025"/>
    <w:rsid w:val="0022296F"/>
    <w:rsid w:val="00233ADA"/>
    <w:rsid w:val="00256BB4"/>
    <w:rsid w:val="00273846"/>
    <w:rsid w:val="002B7F5F"/>
    <w:rsid w:val="002C106F"/>
    <w:rsid w:val="002C3225"/>
    <w:rsid w:val="002E4B2D"/>
    <w:rsid w:val="002F6299"/>
    <w:rsid w:val="002F7A57"/>
    <w:rsid w:val="003021C4"/>
    <w:rsid w:val="00305C79"/>
    <w:rsid w:val="00310E04"/>
    <w:rsid w:val="00325FCF"/>
    <w:rsid w:val="00357C01"/>
    <w:rsid w:val="00361DB9"/>
    <w:rsid w:val="0036712A"/>
    <w:rsid w:val="00390615"/>
    <w:rsid w:val="003A161B"/>
    <w:rsid w:val="003A2BD5"/>
    <w:rsid w:val="003A6212"/>
    <w:rsid w:val="003B7B33"/>
    <w:rsid w:val="003B7E48"/>
    <w:rsid w:val="003B7F52"/>
    <w:rsid w:val="003D0874"/>
    <w:rsid w:val="003D544E"/>
    <w:rsid w:val="003D6A72"/>
    <w:rsid w:val="003E0D8B"/>
    <w:rsid w:val="003E4FB6"/>
    <w:rsid w:val="004011F3"/>
    <w:rsid w:val="00405AB9"/>
    <w:rsid w:val="00427BBB"/>
    <w:rsid w:val="00451CE3"/>
    <w:rsid w:val="00455523"/>
    <w:rsid w:val="004752CD"/>
    <w:rsid w:val="0048247B"/>
    <w:rsid w:val="00492F74"/>
    <w:rsid w:val="004C387F"/>
    <w:rsid w:val="004D6FD3"/>
    <w:rsid w:val="004E6ABB"/>
    <w:rsid w:val="004E7F3D"/>
    <w:rsid w:val="004F142C"/>
    <w:rsid w:val="005063AA"/>
    <w:rsid w:val="0052032E"/>
    <w:rsid w:val="0053396B"/>
    <w:rsid w:val="00565272"/>
    <w:rsid w:val="00573C09"/>
    <w:rsid w:val="0057476D"/>
    <w:rsid w:val="00575935"/>
    <w:rsid w:val="00596156"/>
    <w:rsid w:val="00596DBE"/>
    <w:rsid w:val="005A62B7"/>
    <w:rsid w:val="005B3F11"/>
    <w:rsid w:val="005B4759"/>
    <w:rsid w:val="005B7E59"/>
    <w:rsid w:val="005C0824"/>
    <w:rsid w:val="005D04F5"/>
    <w:rsid w:val="0060340D"/>
    <w:rsid w:val="00640D61"/>
    <w:rsid w:val="00644FCB"/>
    <w:rsid w:val="006641FE"/>
    <w:rsid w:val="00664BC8"/>
    <w:rsid w:val="006650A6"/>
    <w:rsid w:val="00686B74"/>
    <w:rsid w:val="006947C8"/>
    <w:rsid w:val="006B6B8E"/>
    <w:rsid w:val="006C36B7"/>
    <w:rsid w:val="006C3BD0"/>
    <w:rsid w:val="006C4B42"/>
    <w:rsid w:val="006C692A"/>
    <w:rsid w:val="006D4131"/>
    <w:rsid w:val="006F4543"/>
    <w:rsid w:val="00703E6C"/>
    <w:rsid w:val="00705908"/>
    <w:rsid w:val="00735EBD"/>
    <w:rsid w:val="00742F60"/>
    <w:rsid w:val="00752333"/>
    <w:rsid w:val="007769A5"/>
    <w:rsid w:val="00787BE9"/>
    <w:rsid w:val="00791955"/>
    <w:rsid w:val="007A454E"/>
    <w:rsid w:val="007A7F97"/>
    <w:rsid w:val="007B492B"/>
    <w:rsid w:val="007C1F63"/>
    <w:rsid w:val="007C6344"/>
    <w:rsid w:val="007D18D6"/>
    <w:rsid w:val="007D63B5"/>
    <w:rsid w:val="007E507F"/>
    <w:rsid w:val="007F4820"/>
    <w:rsid w:val="007F5518"/>
    <w:rsid w:val="00824110"/>
    <w:rsid w:val="00836AB3"/>
    <w:rsid w:val="00844206"/>
    <w:rsid w:val="008448B5"/>
    <w:rsid w:val="0085131D"/>
    <w:rsid w:val="00853C76"/>
    <w:rsid w:val="00855321"/>
    <w:rsid w:val="00862DF4"/>
    <w:rsid w:val="0086514E"/>
    <w:rsid w:val="0087176F"/>
    <w:rsid w:val="0087244E"/>
    <w:rsid w:val="008941B9"/>
    <w:rsid w:val="008B1793"/>
    <w:rsid w:val="008B2133"/>
    <w:rsid w:val="008C05B2"/>
    <w:rsid w:val="008D34FA"/>
    <w:rsid w:val="008D547F"/>
    <w:rsid w:val="008D734E"/>
    <w:rsid w:val="008E03D0"/>
    <w:rsid w:val="008F412F"/>
    <w:rsid w:val="008F4436"/>
    <w:rsid w:val="00912B6C"/>
    <w:rsid w:val="009212AC"/>
    <w:rsid w:val="0093094F"/>
    <w:rsid w:val="009734DF"/>
    <w:rsid w:val="00983BFA"/>
    <w:rsid w:val="00992DD8"/>
    <w:rsid w:val="009D13F9"/>
    <w:rsid w:val="00A033DA"/>
    <w:rsid w:val="00A10F84"/>
    <w:rsid w:val="00A25C3D"/>
    <w:rsid w:val="00A27B73"/>
    <w:rsid w:val="00A30A90"/>
    <w:rsid w:val="00A452B4"/>
    <w:rsid w:val="00A470ED"/>
    <w:rsid w:val="00A520EF"/>
    <w:rsid w:val="00A52440"/>
    <w:rsid w:val="00A670CF"/>
    <w:rsid w:val="00A77AEC"/>
    <w:rsid w:val="00AA3482"/>
    <w:rsid w:val="00AA73D8"/>
    <w:rsid w:val="00AB0A01"/>
    <w:rsid w:val="00AB6034"/>
    <w:rsid w:val="00AC03F2"/>
    <w:rsid w:val="00AE1B10"/>
    <w:rsid w:val="00AE3978"/>
    <w:rsid w:val="00B15CBE"/>
    <w:rsid w:val="00B20878"/>
    <w:rsid w:val="00B2274E"/>
    <w:rsid w:val="00B32192"/>
    <w:rsid w:val="00B347C3"/>
    <w:rsid w:val="00B418FF"/>
    <w:rsid w:val="00B41D7E"/>
    <w:rsid w:val="00B436C1"/>
    <w:rsid w:val="00B514BE"/>
    <w:rsid w:val="00B51575"/>
    <w:rsid w:val="00B51AB9"/>
    <w:rsid w:val="00B66DB4"/>
    <w:rsid w:val="00B708CD"/>
    <w:rsid w:val="00B75E43"/>
    <w:rsid w:val="00B80922"/>
    <w:rsid w:val="00B848AE"/>
    <w:rsid w:val="00B974CA"/>
    <w:rsid w:val="00BA76D4"/>
    <w:rsid w:val="00BB1F4A"/>
    <w:rsid w:val="00BC16DF"/>
    <w:rsid w:val="00BD30A4"/>
    <w:rsid w:val="00BF16B2"/>
    <w:rsid w:val="00BF16CA"/>
    <w:rsid w:val="00BF27B3"/>
    <w:rsid w:val="00BF57A8"/>
    <w:rsid w:val="00BF59BF"/>
    <w:rsid w:val="00C00FA4"/>
    <w:rsid w:val="00C04F80"/>
    <w:rsid w:val="00C17331"/>
    <w:rsid w:val="00C4231F"/>
    <w:rsid w:val="00C53890"/>
    <w:rsid w:val="00C644E7"/>
    <w:rsid w:val="00C819A4"/>
    <w:rsid w:val="00C960A4"/>
    <w:rsid w:val="00CA635E"/>
    <w:rsid w:val="00CE5B67"/>
    <w:rsid w:val="00CF283A"/>
    <w:rsid w:val="00CF62A5"/>
    <w:rsid w:val="00D12498"/>
    <w:rsid w:val="00D25D79"/>
    <w:rsid w:val="00D425B4"/>
    <w:rsid w:val="00D613B6"/>
    <w:rsid w:val="00D63893"/>
    <w:rsid w:val="00D63C89"/>
    <w:rsid w:val="00D74176"/>
    <w:rsid w:val="00D7757D"/>
    <w:rsid w:val="00D85DE2"/>
    <w:rsid w:val="00D872F3"/>
    <w:rsid w:val="00D915AE"/>
    <w:rsid w:val="00D93C9E"/>
    <w:rsid w:val="00DA0D96"/>
    <w:rsid w:val="00DB4CA8"/>
    <w:rsid w:val="00DB56F6"/>
    <w:rsid w:val="00DD160A"/>
    <w:rsid w:val="00DD40B2"/>
    <w:rsid w:val="00DD5B02"/>
    <w:rsid w:val="00DE4DBE"/>
    <w:rsid w:val="00DE6150"/>
    <w:rsid w:val="00DF2AF1"/>
    <w:rsid w:val="00E04100"/>
    <w:rsid w:val="00E13A62"/>
    <w:rsid w:val="00E2775A"/>
    <w:rsid w:val="00E319D0"/>
    <w:rsid w:val="00E35978"/>
    <w:rsid w:val="00E4184A"/>
    <w:rsid w:val="00E43AE8"/>
    <w:rsid w:val="00E50255"/>
    <w:rsid w:val="00E575A1"/>
    <w:rsid w:val="00E71EEF"/>
    <w:rsid w:val="00E74B93"/>
    <w:rsid w:val="00E91D94"/>
    <w:rsid w:val="00E94AE1"/>
    <w:rsid w:val="00EA2C6F"/>
    <w:rsid w:val="00EB2480"/>
    <w:rsid w:val="00EB2BF8"/>
    <w:rsid w:val="00EC0347"/>
    <w:rsid w:val="00EC11F4"/>
    <w:rsid w:val="00ED1642"/>
    <w:rsid w:val="00EE2ACD"/>
    <w:rsid w:val="00EF7171"/>
    <w:rsid w:val="00F01B93"/>
    <w:rsid w:val="00F01F11"/>
    <w:rsid w:val="00F15FEA"/>
    <w:rsid w:val="00F25CD2"/>
    <w:rsid w:val="00F319BB"/>
    <w:rsid w:val="00F320B5"/>
    <w:rsid w:val="00F326CA"/>
    <w:rsid w:val="00F4064F"/>
    <w:rsid w:val="00F621AF"/>
    <w:rsid w:val="00FA34B7"/>
    <w:rsid w:val="00FC1F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CF38F"/>
  <w15:chartTrackingRefBased/>
  <w15:docId w15:val="{65FD4E9F-D3A8-4DAA-A38B-A108812CE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06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5E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75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53C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061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90615"/>
    <w:pPr>
      <w:ind w:left="720"/>
      <w:contextualSpacing/>
    </w:pPr>
  </w:style>
  <w:style w:type="character" w:styleId="PlaceholderText">
    <w:name w:val="Placeholder Text"/>
    <w:basedOn w:val="DefaultParagraphFont"/>
    <w:uiPriority w:val="99"/>
    <w:semiHidden/>
    <w:rsid w:val="00DA0D96"/>
    <w:rPr>
      <w:color w:val="808080"/>
    </w:rPr>
  </w:style>
  <w:style w:type="character" w:styleId="CommentReference">
    <w:name w:val="annotation reference"/>
    <w:basedOn w:val="DefaultParagraphFont"/>
    <w:uiPriority w:val="99"/>
    <w:semiHidden/>
    <w:unhideWhenUsed/>
    <w:rsid w:val="008C05B2"/>
    <w:rPr>
      <w:sz w:val="16"/>
      <w:szCs w:val="16"/>
    </w:rPr>
  </w:style>
  <w:style w:type="paragraph" w:styleId="CommentText">
    <w:name w:val="annotation text"/>
    <w:basedOn w:val="Normal"/>
    <w:link w:val="CommentTextChar"/>
    <w:uiPriority w:val="99"/>
    <w:unhideWhenUsed/>
    <w:rsid w:val="008C05B2"/>
    <w:pPr>
      <w:spacing w:line="240" w:lineRule="auto"/>
    </w:pPr>
    <w:rPr>
      <w:sz w:val="20"/>
      <w:szCs w:val="20"/>
    </w:rPr>
  </w:style>
  <w:style w:type="character" w:customStyle="1" w:styleId="CommentTextChar">
    <w:name w:val="Comment Text Char"/>
    <w:basedOn w:val="DefaultParagraphFont"/>
    <w:link w:val="CommentText"/>
    <w:uiPriority w:val="99"/>
    <w:rsid w:val="008C05B2"/>
    <w:rPr>
      <w:sz w:val="20"/>
      <w:szCs w:val="20"/>
    </w:rPr>
  </w:style>
  <w:style w:type="paragraph" w:styleId="CommentSubject">
    <w:name w:val="annotation subject"/>
    <w:basedOn w:val="CommentText"/>
    <w:next w:val="CommentText"/>
    <w:link w:val="CommentSubjectChar"/>
    <w:uiPriority w:val="99"/>
    <w:semiHidden/>
    <w:unhideWhenUsed/>
    <w:rsid w:val="008C05B2"/>
    <w:rPr>
      <w:b/>
      <w:bCs/>
    </w:rPr>
  </w:style>
  <w:style w:type="character" w:customStyle="1" w:styleId="CommentSubjectChar">
    <w:name w:val="Comment Subject Char"/>
    <w:basedOn w:val="CommentTextChar"/>
    <w:link w:val="CommentSubject"/>
    <w:uiPriority w:val="99"/>
    <w:semiHidden/>
    <w:rsid w:val="008C05B2"/>
    <w:rPr>
      <w:b/>
      <w:bCs/>
      <w:sz w:val="20"/>
      <w:szCs w:val="20"/>
    </w:rPr>
  </w:style>
  <w:style w:type="character" w:styleId="Hyperlink">
    <w:name w:val="Hyperlink"/>
    <w:basedOn w:val="DefaultParagraphFont"/>
    <w:uiPriority w:val="99"/>
    <w:unhideWhenUsed/>
    <w:rsid w:val="00A77AEC"/>
    <w:rPr>
      <w:color w:val="0563C1" w:themeColor="hyperlink"/>
      <w:u w:val="single"/>
    </w:rPr>
  </w:style>
  <w:style w:type="character" w:styleId="UnresolvedMention">
    <w:name w:val="Unresolved Mention"/>
    <w:basedOn w:val="DefaultParagraphFont"/>
    <w:uiPriority w:val="99"/>
    <w:semiHidden/>
    <w:unhideWhenUsed/>
    <w:rsid w:val="00A77AEC"/>
    <w:rPr>
      <w:color w:val="605E5C"/>
      <w:shd w:val="clear" w:color="auto" w:fill="E1DFDD"/>
    </w:rPr>
  </w:style>
  <w:style w:type="character" w:customStyle="1" w:styleId="Heading2Char">
    <w:name w:val="Heading 2 Char"/>
    <w:basedOn w:val="DefaultParagraphFont"/>
    <w:link w:val="Heading2"/>
    <w:uiPriority w:val="9"/>
    <w:rsid w:val="00735EBD"/>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A10F84"/>
    <w:pPr>
      <w:spacing w:after="0" w:line="240" w:lineRule="auto"/>
      <w:ind w:left="720" w:hanging="720"/>
    </w:pPr>
  </w:style>
  <w:style w:type="character" w:customStyle="1" w:styleId="Heading3Char">
    <w:name w:val="Heading 3 Char"/>
    <w:basedOn w:val="DefaultParagraphFont"/>
    <w:link w:val="Heading3"/>
    <w:uiPriority w:val="9"/>
    <w:rsid w:val="00E575A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809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53C76"/>
    <w:rPr>
      <w:rFonts w:asciiTheme="majorHAnsi" w:eastAsiaTheme="majorEastAsia" w:hAnsiTheme="majorHAnsi" w:cstheme="majorBidi"/>
      <w:i/>
      <w:iCs/>
      <w:color w:val="2F5496" w:themeColor="accent1" w:themeShade="BF"/>
    </w:rPr>
  </w:style>
  <w:style w:type="table" w:styleId="PlainTable5">
    <w:name w:val="Plain Table 5"/>
    <w:basedOn w:val="TableNormal"/>
    <w:uiPriority w:val="45"/>
    <w:rsid w:val="00EE2AC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470ED"/>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4011F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011F3"/>
    <w:rPr>
      <w:rFonts w:ascii="Times New Roman" w:hAnsi="Times New Roman" w:cs="Times New Roman"/>
      <w:sz w:val="18"/>
      <w:szCs w:val="18"/>
    </w:rPr>
  </w:style>
  <w:style w:type="paragraph" w:customStyle="1" w:styleId="c-bibliographic-informationcitation">
    <w:name w:val="c-bibliographic-information__citation"/>
    <w:basedOn w:val="Normal"/>
    <w:rsid w:val="00E359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lmstring-name">
    <w:name w:val="nlm_string-name"/>
    <w:basedOn w:val="DefaultParagraphFont"/>
    <w:rsid w:val="00E35978"/>
  </w:style>
  <w:style w:type="paragraph" w:styleId="Revision">
    <w:name w:val="Revision"/>
    <w:hidden/>
    <w:uiPriority w:val="99"/>
    <w:semiHidden/>
    <w:rsid w:val="00E35978"/>
    <w:pPr>
      <w:spacing w:after="0" w:line="240" w:lineRule="auto"/>
    </w:pPr>
  </w:style>
  <w:style w:type="character" w:styleId="Strong">
    <w:name w:val="Strong"/>
    <w:basedOn w:val="DefaultParagraphFont"/>
    <w:uiPriority w:val="22"/>
    <w:qFormat/>
    <w:rsid w:val="008717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1027">
      <w:bodyDiv w:val="1"/>
      <w:marLeft w:val="0"/>
      <w:marRight w:val="0"/>
      <w:marTop w:val="0"/>
      <w:marBottom w:val="0"/>
      <w:divBdr>
        <w:top w:val="none" w:sz="0" w:space="0" w:color="auto"/>
        <w:left w:val="none" w:sz="0" w:space="0" w:color="auto"/>
        <w:bottom w:val="none" w:sz="0" w:space="0" w:color="auto"/>
        <w:right w:val="none" w:sz="0" w:space="0" w:color="auto"/>
      </w:divBdr>
    </w:div>
    <w:div w:id="5983303">
      <w:bodyDiv w:val="1"/>
      <w:marLeft w:val="0"/>
      <w:marRight w:val="0"/>
      <w:marTop w:val="0"/>
      <w:marBottom w:val="0"/>
      <w:divBdr>
        <w:top w:val="none" w:sz="0" w:space="0" w:color="auto"/>
        <w:left w:val="none" w:sz="0" w:space="0" w:color="auto"/>
        <w:bottom w:val="none" w:sz="0" w:space="0" w:color="auto"/>
        <w:right w:val="none" w:sz="0" w:space="0" w:color="auto"/>
      </w:divBdr>
    </w:div>
    <w:div w:id="12611584">
      <w:bodyDiv w:val="1"/>
      <w:marLeft w:val="0"/>
      <w:marRight w:val="0"/>
      <w:marTop w:val="0"/>
      <w:marBottom w:val="0"/>
      <w:divBdr>
        <w:top w:val="none" w:sz="0" w:space="0" w:color="auto"/>
        <w:left w:val="none" w:sz="0" w:space="0" w:color="auto"/>
        <w:bottom w:val="none" w:sz="0" w:space="0" w:color="auto"/>
        <w:right w:val="none" w:sz="0" w:space="0" w:color="auto"/>
      </w:divBdr>
      <w:divsChild>
        <w:div w:id="1916357834">
          <w:marLeft w:val="480"/>
          <w:marRight w:val="0"/>
          <w:marTop w:val="0"/>
          <w:marBottom w:val="0"/>
          <w:divBdr>
            <w:top w:val="none" w:sz="0" w:space="0" w:color="auto"/>
            <w:left w:val="none" w:sz="0" w:space="0" w:color="auto"/>
            <w:bottom w:val="none" w:sz="0" w:space="0" w:color="auto"/>
            <w:right w:val="none" w:sz="0" w:space="0" w:color="auto"/>
          </w:divBdr>
        </w:div>
        <w:div w:id="1950232862">
          <w:marLeft w:val="480"/>
          <w:marRight w:val="0"/>
          <w:marTop w:val="0"/>
          <w:marBottom w:val="0"/>
          <w:divBdr>
            <w:top w:val="none" w:sz="0" w:space="0" w:color="auto"/>
            <w:left w:val="none" w:sz="0" w:space="0" w:color="auto"/>
            <w:bottom w:val="none" w:sz="0" w:space="0" w:color="auto"/>
            <w:right w:val="none" w:sz="0" w:space="0" w:color="auto"/>
          </w:divBdr>
        </w:div>
        <w:div w:id="1563710073">
          <w:marLeft w:val="480"/>
          <w:marRight w:val="0"/>
          <w:marTop w:val="0"/>
          <w:marBottom w:val="0"/>
          <w:divBdr>
            <w:top w:val="none" w:sz="0" w:space="0" w:color="auto"/>
            <w:left w:val="none" w:sz="0" w:space="0" w:color="auto"/>
            <w:bottom w:val="none" w:sz="0" w:space="0" w:color="auto"/>
            <w:right w:val="none" w:sz="0" w:space="0" w:color="auto"/>
          </w:divBdr>
        </w:div>
        <w:div w:id="357319623">
          <w:marLeft w:val="480"/>
          <w:marRight w:val="0"/>
          <w:marTop w:val="0"/>
          <w:marBottom w:val="0"/>
          <w:divBdr>
            <w:top w:val="none" w:sz="0" w:space="0" w:color="auto"/>
            <w:left w:val="none" w:sz="0" w:space="0" w:color="auto"/>
            <w:bottom w:val="none" w:sz="0" w:space="0" w:color="auto"/>
            <w:right w:val="none" w:sz="0" w:space="0" w:color="auto"/>
          </w:divBdr>
        </w:div>
        <w:div w:id="1176848495">
          <w:marLeft w:val="480"/>
          <w:marRight w:val="0"/>
          <w:marTop w:val="0"/>
          <w:marBottom w:val="0"/>
          <w:divBdr>
            <w:top w:val="none" w:sz="0" w:space="0" w:color="auto"/>
            <w:left w:val="none" w:sz="0" w:space="0" w:color="auto"/>
            <w:bottom w:val="none" w:sz="0" w:space="0" w:color="auto"/>
            <w:right w:val="none" w:sz="0" w:space="0" w:color="auto"/>
          </w:divBdr>
        </w:div>
        <w:div w:id="1760054894">
          <w:marLeft w:val="480"/>
          <w:marRight w:val="0"/>
          <w:marTop w:val="0"/>
          <w:marBottom w:val="0"/>
          <w:divBdr>
            <w:top w:val="none" w:sz="0" w:space="0" w:color="auto"/>
            <w:left w:val="none" w:sz="0" w:space="0" w:color="auto"/>
            <w:bottom w:val="none" w:sz="0" w:space="0" w:color="auto"/>
            <w:right w:val="none" w:sz="0" w:space="0" w:color="auto"/>
          </w:divBdr>
        </w:div>
        <w:div w:id="1702781232">
          <w:marLeft w:val="480"/>
          <w:marRight w:val="0"/>
          <w:marTop w:val="0"/>
          <w:marBottom w:val="0"/>
          <w:divBdr>
            <w:top w:val="none" w:sz="0" w:space="0" w:color="auto"/>
            <w:left w:val="none" w:sz="0" w:space="0" w:color="auto"/>
            <w:bottom w:val="none" w:sz="0" w:space="0" w:color="auto"/>
            <w:right w:val="none" w:sz="0" w:space="0" w:color="auto"/>
          </w:divBdr>
        </w:div>
        <w:div w:id="58136189">
          <w:marLeft w:val="480"/>
          <w:marRight w:val="0"/>
          <w:marTop w:val="0"/>
          <w:marBottom w:val="0"/>
          <w:divBdr>
            <w:top w:val="none" w:sz="0" w:space="0" w:color="auto"/>
            <w:left w:val="none" w:sz="0" w:space="0" w:color="auto"/>
            <w:bottom w:val="none" w:sz="0" w:space="0" w:color="auto"/>
            <w:right w:val="none" w:sz="0" w:space="0" w:color="auto"/>
          </w:divBdr>
        </w:div>
        <w:div w:id="1522164367">
          <w:marLeft w:val="480"/>
          <w:marRight w:val="0"/>
          <w:marTop w:val="0"/>
          <w:marBottom w:val="0"/>
          <w:divBdr>
            <w:top w:val="none" w:sz="0" w:space="0" w:color="auto"/>
            <w:left w:val="none" w:sz="0" w:space="0" w:color="auto"/>
            <w:bottom w:val="none" w:sz="0" w:space="0" w:color="auto"/>
            <w:right w:val="none" w:sz="0" w:space="0" w:color="auto"/>
          </w:divBdr>
        </w:div>
        <w:div w:id="709262271">
          <w:marLeft w:val="480"/>
          <w:marRight w:val="0"/>
          <w:marTop w:val="0"/>
          <w:marBottom w:val="0"/>
          <w:divBdr>
            <w:top w:val="none" w:sz="0" w:space="0" w:color="auto"/>
            <w:left w:val="none" w:sz="0" w:space="0" w:color="auto"/>
            <w:bottom w:val="none" w:sz="0" w:space="0" w:color="auto"/>
            <w:right w:val="none" w:sz="0" w:space="0" w:color="auto"/>
          </w:divBdr>
        </w:div>
        <w:div w:id="2131127978">
          <w:marLeft w:val="480"/>
          <w:marRight w:val="0"/>
          <w:marTop w:val="0"/>
          <w:marBottom w:val="0"/>
          <w:divBdr>
            <w:top w:val="none" w:sz="0" w:space="0" w:color="auto"/>
            <w:left w:val="none" w:sz="0" w:space="0" w:color="auto"/>
            <w:bottom w:val="none" w:sz="0" w:space="0" w:color="auto"/>
            <w:right w:val="none" w:sz="0" w:space="0" w:color="auto"/>
          </w:divBdr>
        </w:div>
        <w:div w:id="447893275">
          <w:marLeft w:val="480"/>
          <w:marRight w:val="0"/>
          <w:marTop w:val="0"/>
          <w:marBottom w:val="0"/>
          <w:divBdr>
            <w:top w:val="none" w:sz="0" w:space="0" w:color="auto"/>
            <w:left w:val="none" w:sz="0" w:space="0" w:color="auto"/>
            <w:bottom w:val="none" w:sz="0" w:space="0" w:color="auto"/>
            <w:right w:val="none" w:sz="0" w:space="0" w:color="auto"/>
          </w:divBdr>
        </w:div>
        <w:div w:id="1525441762">
          <w:marLeft w:val="480"/>
          <w:marRight w:val="0"/>
          <w:marTop w:val="0"/>
          <w:marBottom w:val="0"/>
          <w:divBdr>
            <w:top w:val="none" w:sz="0" w:space="0" w:color="auto"/>
            <w:left w:val="none" w:sz="0" w:space="0" w:color="auto"/>
            <w:bottom w:val="none" w:sz="0" w:space="0" w:color="auto"/>
            <w:right w:val="none" w:sz="0" w:space="0" w:color="auto"/>
          </w:divBdr>
        </w:div>
        <w:div w:id="1714766065">
          <w:marLeft w:val="480"/>
          <w:marRight w:val="0"/>
          <w:marTop w:val="0"/>
          <w:marBottom w:val="0"/>
          <w:divBdr>
            <w:top w:val="none" w:sz="0" w:space="0" w:color="auto"/>
            <w:left w:val="none" w:sz="0" w:space="0" w:color="auto"/>
            <w:bottom w:val="none" w:sz="0" w:space="0" w:color="auto"/>
            <w:right w:val="none" w:sz="0" w:space="0" w:color="auto"/>
          </w:divBdr>
        </w:div>
        <w:div w:id="14620216">
          <w:marLeft w:val="480"/>
          <w:marRight w:val="0"/>
          <w:marTop w:val="0"/>
          <w:marBottom w:val="0"/>
          <w:divBdr>
            <w:top w:val="none" w:sz="0" w:space="0" w:color="auto"/>
            <w:left w:val="none" w:sz="0" w:space="0" w:color="auto"/>
            <w:bottom w:val="none" w:sz="0" w:space="0" w:color="auto"/>
            <w:right w:val="none" w:sz="0" w:space="0" w:color="auto"/>
          </w:divBdr>
        </w:div>
        <w:div w:id="1832717538">
          <w:marLeft w:val="480"/>
          <w:marRight w:val="0"/>
          <w:marTop w:val="0"/>
          <w:marBottom w:val="0"/>
          <w:divBdr>
            <w:top w:val="none" w:sz="0" w:space="0" w:color="auto"/>
            <w:left w:val="none" w:sz="0" w:space="0" w:color="auto"/>
            <w:bottom w:val="none" w:sz="0" w:space="0" w:color="auto"/>
            <w:right w:val="none" w:sz="0" w:space="0" w:color="auto"/>
          </w:divBdr>
        </w:div>
        <w:div w:id="1029379124">
          <w:marLeft w:val="480"/>
          <w:marRight w:val="0"/>
          <w:marTop w:val="0"/>
          <w:marBottom w:val="0"/>
          <w:divBdr>
            <w:top w:val="none" w:sz="0" w:space="0" w:color="auto"/>
            <w:left w:val="none" w:sz="0" w:space="0" w:color="auto"/>
            <w:bottom w:val="none" w:sz="0" w:space="0" w:color="auto"/>
            <w:right w:val="none" w:sz="0" w:space="0" w:color="auto"/>
          </w:divBdr>
        </w:div>
        <w:div w:id="605506567">
          <w:marLeft w:val="480"/>
          <w:marRight w:val="0"/>
          <w:marTop w:val="0"/>
          <w:marBottom w:val="0"/>
          <w:divBdr>
            <w:top w:val="none" w:sz="0" w:space="0" w:color="auto"/>
            <w:left w:val="none" w:sz="0" w:space="0" w:color="auto"/>
            <w:bottom w:val="none" w:sz="0" w:space="0" w:color="auto"/>
            <w:right w:val="none" w:sz="0" w:space="0" w:color="auto"/>
          </w:divBdr>
        </w:div>
        <w:div w:id="1446925817">
          <w:marLeft w:val="480"/>
          <w:marRight w:val="0"/>
          <w:marTop w:val="0"/>
          <w:marBottom w:val="0"/>
          <w:divBdr>
            <w:top w:val="none" w:sz="0" w:space="0" w:color="auto"/>
            <w:left w:val="none" w:sz="0" w:space="0" w:color="auto"/>
            <w:bottom w:val="none" w:sz="0" w:space="0" w:color="auto"/>
            <w:right w:val="none" w:sz="0" w:space="0" w:color="auto"/>
          </w:divBdr>
        </w:div>
        <w:div w:id="1569077555">
          <w:marLeft w:val="480"/>
          <w:marRight w:val="0"/>
          <w:marTop w:val="0"/>
          <w:marBottom w:val="0"/>
          <w:divBdr>
            <w:top w:val="none" w:sz="0" w:space="0" w:color="auto"/>
            <w:left w:val="none" w:sz="0" w:space="0" w:color="auto"/>
            <w:bottom w:val="none" w:sz="0" w:space="0" w:color="auto"/>
            <w:right w:val="none" w:sz="0" w:space="0" w:color="auto"/>
          </w:divBdr>
        </w:div>
        <w:div w:id="1973050053">
          <w:marLeft w:val="480"/>
          <w:marRight w:val="0"/>
          <w:marTop w:val="0"/>
          <w:marBottom w:val="0"/>
          <w:divBdr>
            <w:top w:val="none" w:sz="0" w:space="0" w:color="auto"/>
            <w:left w:val="none" w:sz="0" w:space="0" w:color="auto"/>
            <w:bottom w:val="none" w:sz="0" w:space="0" w:color="auto"/>
            <w:right w:val="none" w:sz="0" w:space="0" w:color="auto"/>
          </w:divBdr>
        </w:div>
        <w:div w:id="1371686351">
          <w:marLeft w:val="480"/>
          <w:marRight w:val="0"/>
          <w:marTop w:val="0"/>
          <w:marBottom w:val="0"/>
          <w:divBdr>
            <w:top w:val="none" w:sz="0" w:space="0" w:color="auto"/>
            <w:left w:val="none" w:sz="0" w:space="0" w:color="auto"/>
            <w:bottom w:val="none" w:sz="0" w:space="0" w:color="auto"/>
            <w:right w:val="none" w:sz="0" w:space="0" w:color="auto"/>
          </w:divBdr>
        </w:div>
        <w:div w:id="1073770496">
          <w:marLeft w:val="480"/>
          <w:marRight w:val="0"/>
          <w:marTop w:val="0"/>
          <w:marBottom w:val="0"/>
          <w:divBdr>
            <w:top w:val="none" w:sz="0" w:space="0" w:color="auto"/>
            <w:left w:val="none" w:sz="0" w:space="0" w:color="auto"/>
            <w:bottom w:val="none" w:sz="0" w:space="0" w:color="auto"/>
            <w:right w:val="none" w:sz="0" w:space="0" w:color="auto"/>
          </w:divBdr>
        </w:div>
        <w:div w:id="1298996769">
          <w:marLeft w:val="480"/>
          <w:marRight w:val="0"/>
          <w:marTop w:val="0"/>
          <w:marBottom w:val="0"/>
          <w:divBdr>
            <w:top w:val="none" w:sz="0" w:space="0" w:color="auto"/>
            <w:left w:val="none" w:sz="0" w:space="0" w:color="auto"/>
            <w:bottom w:val="none" w:sz="0" w:space="0" w:color="auto"/>
            <w:right w:val="none" w:sz="0" w:space="0" w:color="auto"/>
          </w:divBdr>
        </w:div>
        <w:div w:id="1509710256">
          <w:marLeft w:val="480"/>
          <w:marRight w:val="0"/>
          <w:marTop w:val="0"/>
          <w:marBottom w:val="0"/>
          <w:divBdr>
            <w:top w:val="none" w:sz="0" w:space="0" w:color="auto"/>
            <w:left w:val="none" w:sz="0" w:space="0" w:color="auto"/>
            <w:bottom w:val="none" w:sz="0" w:space="0" w:color="auto"/>
            <w:right w:val="none" w:sz="0" w:space="0" w:color="auto"/>
          </w:divBdr>
        </w:div>
        <w:div w:id="1379355788">
          <w:marLeft w:val="480"/>
          <w:marRight w:val="0"/>
          <w:marTop w:val="0"/>
          <w:marBottom w:val="0"/>
          <w:divBdr>
            <w:top w:val="none" w:sz="0" w:space="0" w:color="auto"/>
            <w:left w:val="none" w:sz="0" w:space="0" w:color="auto"/>
            <w:bottom w:val="none" w:sz="0" w:space="0" w:color="auto"/>
            <w:right w:val="none" w:sz="0" w:space="0" w:color="auto"/>
          </w:divBdr>
        </w:div>
        <w:div w:id="1032146353">
          <w:marLeft w:val="480"/>
          <w:marRight w:val="0"/>
          <w:marTop w:val="0"/>
          <w:marBottom w:val="0"/>
          <w:divBdr>
            <w:top w:val="none" w:sz="0" w:space="0" w:color="auto"/>
            <w:left w:val="none" w:sz="0" w:space="0" w:color="auto"/>
            <w:bottom w:val="none" w:sz="0" w:space="0" w:color="auto"/>
            <w:right w:val="none" w:sz="0" w:space="0" w:color="auto"/>
          </w:divBdr>
        </w:div>
        <w:div w:id="345834535">
          <w:marLeft w:val="480"/>
          <w:marRight w:val="0"/>
          <w:marTop w:val="0"/>
          <w:marBottom w:val="0"/>
          <w:divBdr>
            <w:top w:val="none" w:sz="0" w:space="0" w:color="auto"/>
            <w:left w:val="none" w:sz="0" w:space="0" w:color="auto"/>
            <w:bottom w:val="none" w:sz="0" w:space="0" w:color="auto"/>
            <w:right w:val="none" w:sz="0" w:space="0" w:color="auto"/>
          </w:divBdr>
        </w:div>
        <w:div w:id="1488593838">
          <w:marLeft w:val="480"/>
          <w:marRight w:val="0"/>
          <w:marTop w:val="0"/>
          <w:marBottom w:val="0"/>
          <w:divBdr>
            <w:top w:val="none" w:sz="0" w:space="0" w:color="auto"/>
            <w:left w:val="none" w:sz="0" w:space="0" w:color="auto"/>
            <w:bottom w:val="none" w:sz="0" w:space="0" w:color="auto"/>
            <w:right w:val="none" w:sz="0" w:space="0" w:color="auto"/>
          </w:divBdr>
        </w:div>
        <w:div w:id="1359895181">
          <w:marLeft w:val="480"/>
          <w:marRight w:val="0"/>
          <w:marTop w:val="0"/>
          <w:marBottom w:val="0"/>
          <w:divBdr>
            <w:top w:val="none" w:sz="0" w:space="0" w:color="auto"/>
            <w:left w:val="none" w:sz="0" w:space="0" w:color="auto"/>
            <w:bottom w:val="none" w:sz="0" w:space="0" w:color="auto"/>
            <w:right w:val="none" w:sz="0" w:space="0" w:color="auto"/>
          </w:divBdr>
        </w:div>
        <w:div w:id="1836188132">
          <w:marLeft w:val="480"/>
          <w:marRight w:val="0"/>
          <w:marTop w:val="0"/>
          <w:marBottom w:val="0"/>
          <w:divBdr>
            <w:top w:val="none" w:sz="0" w:space="0" w:color="auto"/>
            <w:left w:val="none" w:sz="0" w:space="0" w:color="auto"/>
            <w:bottom w:val="none" w:sz="0" w:space="0" w:color="auto"/>
            <w:right w:val="none" w:sz="0" w:space="0" w:color="auto"/>
          </w:divBdr>
        </w:div>
      </w:divsChild>
    </w:div>
    <w:div w:id="13963558">
      <w:bodyDiv w:val="1"/>
      <w:marLeft w:val="0"/>
      <w:marRight w:val="0"/>
      <w:marTop w:val="0"/>
      <w:marBottom w:val="0"/>
      <w:divBdr>
        <w:top w:val="none" w:sz="0" w:space="0" w:color="auto"/>
        <w:left w:val="none" w:sz="0" w:space="0" w:color="auto"/>
        <w:bottom w:val="none" w:sz="0" w:space="0" w:color="auto"/>
        <w:right w:val="none" w:sz="0" w:space="0" w:color="auto"/>
      </w:divBdr>
    </w:div>
    <w:div w:id="14625276">
      <w:bodyDiv w:val="1"/>
      <w:marLeft w:val="0"/>
      <w:marRight w:val="0"/>
      <w:marTop w:val="0"/>
      <w:marBottom w:val="0"/>
      <w:divBdr>
        <w:top w:val="none" w:sz="0" w:space="0" w:color="auto"/>
        <w:left w:val="none" w:sz="0" w:space="0" w:color="auto"/>
        <w:bottom w:val="none" w:sz="0" w:space="0" w:color="auto"/>
        <w:right w:val="none" w:sz="0" w:space="0" w:color="auto"/>
      </w:divBdr>
    </w:div>
    <w:div w:id="52317513">
      <w:bodyDiv w:val="1"/>
      <w:marLeft w:val="0"/>
      <w:marRight w:val="0"/>
      <w:marTop w:val="0"/>
      <w:marBottom w:val="0"/>
      <w:divBdr>
        <w:top w:val="none" w:sz="0" w:space="0" w:color="auto"/>
        <w:left w:val="none" w:sz="0" w:space="0" w:color="auto"/>
        <w:bottom w:val="none" w:sz="0" w:space="0" w:color="auto"/>
        <w:right w:val="none" w:sz="0" w:space="0" w:color="auto"/>
      </w:divBdr>
    </w:div>
    <w:div w:id="53629445">
      <w:bodyDiv w:val="1"/>
      <w:marLeft w:val="0"/>
      <w:marRight w:val="0"/>
      <w:marTop w:val="0"/>
      <w:marBottom w:val="0"/>
      <w:divBdr>
        <w:top w:val="none" w:sz="0" w:space="0" w:color="auto"/>
        <w:left w:val="none" w:sz="0" w:space="0" w:color="auto"/>
        <w:bottom w:val="none" w:sz="0" w:space="0" w:color="auto"/>
        <w:right w:val="none" w:sz="0" w:space="0" w:color="auto"/>
      </w:divBdr>
    </w:div>
    <w:div w:id="60908157">
      <w:bodyDiv w:val="1"/>
      <w:marLeft w:val="0"/>
      <w:marRight w:val="0"/>
      <w:marTop w:val="0"/>
      <w:marBottom w:val="0"/>
      <w:divBdr>
        <w:top w:val="none" w:sz="0" w:space="0" w:color="auto"/>
        <w:left w:val="none" w:sz="0" w:space="0" w:color="auto"/>
        <w:bottom w:val="none" w:sz="0" w:space="0" w:color="auto"/>
        <w:right w:val="none" w:sz="0" w:space="0" w:color="auto"/>
      </w:divBdr>
    </w:div>
    <w:div w:id="62873292">
      <w:bodyDiv w:val="1"/>
      <w:marLeft w:val="0"/>
      <w:marRight w:val="0"/>
      <w:marTop w:val="0"/>
      <w:marBottom w:val="0"/>
      <w:divBdr>
        <w:top w:val="none" w:sz="0" w:space="0" w:color="auto"/>
        <w:left w:val="none" w:sz="0" w:space="0" w:color="auto"/>
        <w:bottom w:val="none" w:sz="0" w:space="0" w:color="auto"/>
        <w:right w:val="none" w:sz="0" w:space="0" w:color="auto"/>
      </w:divBdr>
      <w:divsChild>
        <w:div w:id="459804360">
          <w:marLeft w:val="480"/>
          <w:marRight w:val="0"/>
          <w:marTop w:val="0"/>
          <w:marBottom w:val="0"/>
          <w:divBdr>
            <w:top w:val="none" w:sz="0" w:space="0" w:color="auto"/>
            <w:left w:val="none" w:sz="0" w:space="0" w:color="auto"/>
            <w:bottom w:val="none" w:sz="0" w:space="0" w:color="auto"/>
            <w:right w:val="none" w:sz="0" w:space="0" w:color="auto"/>
          </w:divBdr>
        </w:div>
        <w:div w:id="312027985">
          <w:marLeft w:val="480"/>
          <w:marRight w:val="0"/>
          <w:marTop w:val="0"/>
          <w:marBottom w:val="0"/>
          <w:divBdr>
            <w:top w:val="none" w:sz="0" w:space="0" w:color="auto"/>
            <w:left w:val="none" w:sz="0" w:space="0" w:color="auto"/>
            <w:bottom w:val="none" w:sz="0" w:space="0" w:color="auto"/>
            <w:right w:val="none" w:sz="0" w:space="0" w:color="auto"/>
          </w:divBdr>
        </w:div>
        <w:div w:id="1562208825">
          <w:marLeft w:val="480"/>
          <w:marRight w:val="0"/>
          <w:marTop w:val="0"/>
          <w:marBottom w:val="0"/>
          <w:divBdr>
            <w:top w:val="none" w:sz="0" w:space="0" w:color="auto"/>
            <w:left w:val="none" w:sz="0" w:space="0" w:color="auto"/>
            <w:bottom w:val="none" w:sz="0" w:space="0" w:color="auto"/>
            <w:right w:val="none" w:sz="0" w:space="0" w:color="auto"/>
          </w:divBdr>
        </w:div>
        <w:div w:id="877550170">
          <w:marLeft w:val="480"/>
          <w:marRight w:val="0"/>
          <w:marTop w:val="0"/>
          <w:marBottom w:val="0"/>
          <w:divBdr>
            <w:top w:val="none" w:sz="0" w:space="0" w:color="auto"/>
            <w:left w:val="none" w:sz="0" w:space="0" w:color="auto"/>
            <w:bottom w:val="none" w:sz="0" w:space="0" w:color="auto"/>
            <w:right w:val="none" w:sz="0" w:space="0" w:color="auto"/>
          </w:divBdr>
        </w:div>
        <w:div w:id="1097486306">
          <w:marLeft w:val="480"/>
          <w:marRight w:val="0"/>
          <w:marTop w:val="0"/>
          <w:marBottom w:val="0"/>
          <w:divBdr>
            <w:top w:val="none" w:sz="0" w:space="0" w:color="auto"/>
            <w:left w:val="none" w:sz="0" w:space="0" w:color="auto"/>
            <w:bottom w:val="none" w:sz="0" w:space="0" w:color="auto"/>
            <w:right w:val="none" w:sz="0" w:space="0" w:color="auto"/>
          </w:divBdr>
        </w:div>
        <w:div w:id="1070074758">
          <w:marLeft w:val="480"/>
          <w:marRight w:val="0"/>
          <w:marTop w:val="0"/>
          <w:marBottom w:val="0"/>
          <w:divBdr>
            <w:top w:val="none" w:sz="0" w:space="0" w:color="auto"/>
            <w:left w:val="none" w:sz="0" w:space="0" w:color="auto"/>
            <w:bottom w:val="none" w:sz="0" w:space="0" w:color="auto"/>
            <w:right w:val="none" w:sz="0" w:space="0" w:color="auto"/>
          </w:divBdr>
        </w:div>
        <w:div w:id="816070193">
          <w:marLeft w:val="480"/>
          <w:marRight w:val="0"/>
          <w:marTop w:val="0"/>
          <w:marBottom w:val="0"/>
          <w:divBdr>
            <w:top w:val="none" w:sz="0" w:space="0" w:color="auto"/>
            <w:left w:val="none" w:sz="0" w:space="0" w:color="auto"/>
            <w:bottom w:val="none" w:sz="0" w:space="0" w:color="auto"/>
            <w:right w:val="none" w:sz="0" w:space="0" w:color="auto"/>
          </w:divBdr>
        </w:div>
        <w:div w:id="157503727">
          <w:marLeft w:val="480"/>
          <w:marRight w:val="0"/>
          <w:marTop w:val="0"/>
          <w:marBottom w:val="0"/>
          <w:divBdr>
            <w:top w:val="none" w:sz="0" w:space="0" w:color="auto"/>
            <w:left w:val="none" w:sz="0" w:space="0" w:color="auto"/>
            <w:bottom w:val="none" w:sz="0" w:space="0" w:color="auto"/>
            <w:right w:val="none" w:sz="0" w:space="0" w:color="auto"/>
          </w:divBdr>
        </w:div>
        <w:div w:id="100422659">
          <w:marLeft w:val="480"/>
          <w:marRight w:val="0"/>
          <w:marTop w:val="0"/>
          <w:marBottom w:val="0"/>
          <w:divBdr>
            <w:top w:val="none" w:sz="0" w:space="0" w:color="auto"/>
            <w:left w:val="none" w:sz="0" w:space="0" w:color="auto"/>
            <w:bottom w:val="none" w:sz="0" w:space="0" w:color="auto"/>
            <w:right w:val="none" w:sz="0" w:space="0" w:color="auto"/>
          </w:divBdr>
        </w:div>
        <w:div w:id="206990916">
          <w:marLeft w:val="480"/>
          <w:marRight w:val="0"/>
          <w:marTop w:val="0"/>
          <w:marBottom w:val="0"/>
          <w:divBdr>
            <w:top w:val="none" w:sz="0" w:space="0" w:color="auto"/>
            <w:left w:val="none" w:sz="0" w:space="0" w:color="auto"/>
            <w:bottom w:val="none" w:sz="0" w:space="0" w:color="auto"/>
            <w:right w:val="none" w:sz="0" w:space="0" w:color="auto"/>
          </w:divBdr>
        </w:div>
        <w:div w:id="1131048309">
          <w:marLeft w:val="480"/>
          <w:marRight w:val="0"/>
          <w:marTop w:val="0"/>
          <w:marBottom w:val="0"/>
          <w:divBdr>
            <w:top w:val="none" w:sz="0" w:space="0" w:color="auto"/>
            <w:left w:val="none" w:sz="0" w:space="0" w:color="auto"/>
            <w:bottom w:val="none" w:sz="0" w:space="0" w:color="auto"/>
            <w:right w:val="none" w:sz="0" w:space="0" w:color="auto"/>
          </w:divBdr>
        </w:div>
        <w:div w:id="1141380705">
          <w:marLeft w:val="480"/>
          <w:marRight w:val="0"/>
          <w:marTop w:val="0"/>
          <w:marBottom w:val="0"/>
          <w:divBdr>
            <w:top w:val="none" w:sz="0" w:space="0" w:color="auto"/>
            <w:left w:val="none" w:sz="0" w:space="0" w:color="auto"/>
            <w:bottom w:val="none" w:sz="0" w:space="0" w:color="auto"/>
            <w:right w:val="none" w:sz="0" w:space="0" w:color="auto"/>
          </w:divBdr>
        </w:div>
        <w:div w:id="262569866">
          <w:marLeft w:val="480"/>
          <w:marRight w:val="0"/>
          <w:marTop w:val="0"/>
          <w:marBottom w:val="0"/>
          <w:divBdr>
            <w:top w:val="none" w:sz="0" w:space="0" w:color="auto"/>
            <w:left w:val="none" w:sz="0" w:space="0" w:color="auto"/>
            <w:bottom w:val="none" w:sz="0" w:space="0" w:color="auto"/>
            <w:right w:val="none" w:sz="0" w:space="0" w:color="auto"/>
          </w:divBdr>
        </w:div>
        <w:div w:id="2081634632">
          <w:marLeft w:val="480"/>
          <w:marRight w:val="0"/>
          <w:marTop w:val="0"/>
          <w:marBottom w:val="0"/>
          <w:divBdr>
            <w:top w:val="none" w:sz="0" w:space="0" w:color="auto"/>
            <w:left w:val="none" w:sz="0" w:space="0" w:color="auto"/>
            <w:bottom w:val="none" w:sz="0" w:space="0" w:color="auto"/>
            <w:right w:val="none" w:sz="0" w:space="0" w:color="auto"/>
          </w:divBdr>
        </w:div>
        <w:div w:id="156310788">
          <w:marLeft w:val="480"/>
          <w:marRight w:val="0"/>
          <w:marTop w:val="0"/>
          <w:marBottom w:val="0"/>
          <w:divBdr>
            <w:top w:val="none" w:sz="0" w:space="0" w:color="auto"/>
            <w:left w:val="none" w:sz="0" w:space="0" w:color="auto"/>
            <w:bottom w:val="none" w:sz="0" w:space="0" w:color="auto"/>
            <w:right w:val="none" w:sz="0" w:space="0" w:color="auto"/>
          </w:divBdr>
        </w:div>
        <w:div w:id="1139687092">
          <w:marLeft w:val="480"/>
          <w:marRight w:val="0"/>
          <w:marTop w:val="0"/>
          <w:marBottom w:val="0"/>
          <w:divBdr>
            <w:top w:val="none" w:sz="0" w:space="0" w:color="auto"/>
            <w:left w:val="none" w:sz="0" w:space="0" w:color="auto"/>
            <w:bottom w:val="none" w:sz="0" w:space="0" w:color="auto"/>
            <w:right w:val="none" w:sz="0" w:space="0" w:color="auto"/>
          </w:divBdr>
        </w:div>
        <w:div w:id="483666070">
          <w:marLeft w:val="480"/>
          <w:marRight w:val="0"/>
          <w:marTop w:val="0"/>
          <w:marBottom w:val="0"/>
          <w:divBdr>
            <w:top w:val="none" w:sz="0" w:space="0" w:color="auto"/>
            <w:left w:val="none" w:sz="0" w:space="0" w:color="auto"/>
            <w:bottom w:val="none" w:sz="0" w:space="0" w:color="auto"/>
            <w:right w:val="none" w:sz="0" w:space="0" w:color="auto"/>
          </w:divBdr>
        </w:div>
        <w:div w:id="332605373">
          <w:marLeft w:val="480"/>
          <w:marRight w:val="0"/>
          <w:marTop w:val="0"/>
          <w:marBottom w:val="0"/>
          <w:divBdr>
            <w:top w:val="none" w:sz="0" w:space="0" w:color="auto"/>
            <w:left w:val="none" w:sz="0" w:space="0" w:color="auto"/>
            <w:bottom w:val="none" w:sz="0" w:space="0" w:color="auto"/>
            <w:right w:val="none" w:sz="0" w:space="0" w:color="auto"/>
          </w:divBdr>
        </w:div>
        <w:div w:id="2126151552">
          <w:marLeft w:val="480"/>
          <w:marRight w:val="0"/>
          <w:marTop w:val="0"/>
          <w:marBottom w:val="0"/>
          <w:divBdr>
            <w:top w:val="none" w:sz="0" w:space="0" w:color="auto"/>
            <w:left w:val="none" w:sz="0" w:space="0" w:color="auto"/>
            <w:bottom w:val="none" w:sz="0" w:space="0" w:color="auto"/>
            <w:right w:val="none" w:sz="0" w:space="0" w:color="auto"/>
          </w:divBdr>
        </w:div>
      </w:divsChild>
    </w:div>
    <w:div w:id="65078410">
      <w:bodyDiv w:val="1"/>
      <w:marLeft w:val="0"/>
      <w:marRight w:val="0"/>
      <w:marTop w:val="0"/>
      <w:marBottom w:val="0"/>
      <w:divBdr>
        <w:top w:val="none" w:sz="0" w:space="0" w:color="auto"/>
        <w:left w:val="none" w:sz="0" w:space="0" w:color="auto"/>
        <w:bottom w:val="none" w:sz="0" w:space="0" w:color="auto"/>
        <w:right w:val="none" w:sz="0" w:space="0" w:color="auto"/>
      </w:divBdr>
    </w:div>
    <w:div w:id="73283281">
      <w:bodyDiv w:val="1"/>
      <w:marLeft w:val="0"/>
      <w:marRight w:val="0"/>
      <w:marTop w:val="0"/>
      <w:marBottom w:val="0"/>
      <w:divBdr>
        <w:top w:val="none" w:sz="0" w:space="0" w:color="auto"/>
        <w:left w:val="none" w:sz="0" w:space="0" w:color="auto"/>
        <w:bottom w:val="none" w:sz="0" w:space="0" w:color="auto"/>
        <w:right w:val="none" w:sz="0" w:space="0" w:color="auto"/>
      </w:divBdr>
    </w:div>
    <w:div w:id="74130608">
      <w:bodyDiv w:val="1"/>
      <w:marLeft w:val="0"/>
      <w:marRight w:val="0"/>
      <w:marTop w:val="0"/>
      <w:marBottom w:val="0"/>
      <w:divBdr>
        <w:top w:val="none" w:sz="0" w:space="0" w:color="auto"/>
        <w:left w:val="none" w:sz="0" w:space="0" w:color="auto"/>
        <w:bottom w:val="none" w:sz="0" w:space="0" w:color="auto"/>
        <w:right w:val="none" w:sz="0" w:space="0" w:color="auto"/>
      </w:divBdr>
      <w:divsChild>
        <w:div w:id="717048754">
          <w:marLeft w:val="480"/>
          <w:marRight w:val="0"/>
          <w:marTop w:val="0"/>
          <w:marBottom w:val="0"/>
          <w:divBdr>
            <w:top w:val="none" w:sz="0" w:space="0" w:color="auto"/>
            <w:left w:val="none" w:sz="0" w:space="0" w:color="auto"/>
            <w:bottom w:val="none" w:sz="0" w:space="0" w:color="auto"/>
            <w:right w:val="none" w:sz="0" w:space="0" w:color="auto"/>
          </w:divBdr>
        </w:div>
        <w:div w:id="481847048">
          <w:marLeft w:val="480"/>
          <w:marRight w:val="0"/>
          <w:marTop w:val="0"/>
          <w:marBottom w:val="0"/>
          <w:divBdr>
            <w:top w:val="none" w:sz="0" w:space="0" w:color="auto"/>
            <w:left w:val="none" w:sz="0" w:space="0" w:color="auto"/>
            <w:bottom w:val="none" w:sz="0" w:space="0" w:color="auto"/>
            <w:right w:val="none" w:sz="0" w:space="0" w:color="auto"/>
          </w:divBdr>
        </w:div>
        <w:div w:id="868835494">
          <w:marLeft w:val="480"/>
          <w:marRight w:val="0"/>
          <w:marTop w:val="0"/>
          <w:marBottom w:val="0"/>
          <w:divBdr>
            <w:top w:val="none" w:sz="0" w:space="0" w:color="auto"/>
            <w:left w:val="none" w:sz="0" w:space="0" w:color="auto"/>
            <w:bottom w:val="none" w:sz="0" w:space="0" w:color="auto"/>
            <w:right w:val="none" w:sz="0" w:space="0" w:color="auto"/>
          </w:divBdr>
        </w:div>
        <w:div w:id="1876918061">
          <w:marLeft w:val="480"/>
          <w:marRight w:val="0"/>
          <w:marTop w:val="0"/>
          <w:marBottom w:val="0"/>
          <w:divBdr>
            <w:top w:val="none" w:sz="0" w:space="0" w:color="auto"/>
            <w:left w:val="none" w:sz="0" w:space="0" w:color="auto"/>
            <w:bottom w:val="none" w:sz="0" w:space="0" w:color="auto"/>
            <w:right w:val="none" w:sz="0" w:space="0" w:color="auto"/>
          </w:divBdr>
        </w:div>
        <w:div w:id="483815546">
          <w:marLeft w:val="480"/>
          <w:marRight w:val="0"/>
          <w:marTop w:val="0"/>
          <w:marBottom w:val="0"/>
          <w:divBdr>
            <w:top w:val="none" w:sz="0" w:space="0" w:color="auto"/>
            <w:left w:val="none" w:sz="0" w:space="0" w:color="auto"/>
            <w:bottom w:val="none" w:sz="0" w:space="0" w:color="auto"/>
            <w:right w:val="none" w:sz="0" w:space="0" w:color="auto"/>
          </w:divBdr>
        </w:div>
        <w:div w:id="571090016">
          <w:marLeft w:val="480"/>
          <w:marRight w:val="0"/>
          <w:marTop w:val="0"/>
          <w:marBottom w:val="0"/>
          <w:divBdr>
            <w:top w:val="none" w:sz="0" w:space="0" w:color="auto"/>
            <w:left w:val="none" w:sz="0" w:space="0" w:color="auto"/>
            <w:bottom w:val="none" w:sz="0" w:space="0" w:color="auto"/>
            <w:right w:val="none" w:sz="0" w:space="0" w:color="auto"/>
          </w:divBdr>
        </w:div>
        <w:div w:id="288125456">
          <w:marLeft w:val="480"/>
          <w:marRight w:val="0"/>
          <w:marTop w:val="0"/>
          <w:marBottom w:val="0"/>
          <w:divBdr>
            <w:top w:val="none" w:sz="0" w:space="0" w:color="auto"/>
            <w:left w:val="none" w:sz="0" w:space="0" w:color="auto"/>
            <w:bottom w:val="none" w:sz="0" w:space="0" w:color="auto"/>
            <w:right w:val="none" w:sz="0" w:space="0" w:color="auto"/>
          </w:divBdr>
        </w:div>
        <w:div w:id="1821072931">
          <w:marLeft w:val="480"/>
          <w:marRight w:val="0"/>
          <w:marTop w:val="0"/>
          <w:marBottom w:val="0"/>
          <w:divBdr>
            <w:top w:val="none" w:sz="0" w:space="0" w:color="auto"/>
            <w:left w:val="none" w:sz="0" w:space="0" w:color="auto"/>
            <w:bottom w:val="none" w:sz="0" w:space="0" w:color="auto"/>
            <w:right w:val="none" w:sz="0" w:space="0" w:color="auto"/>
          </w:divBdr>
        </w:div>
        <w:div w:id="17851681">
          <w:marLeft w:val="480"/>
          <w:marRight w:val="0"/>
          <w:marTop w:val="0"/>
          <w:marBottom w:val="0"/>
          <w:divBdr>
            <w:top w:val="none" w:sz="0" w:space="0" w:color="auto"/>
            <w:left w:val="none" w:sz="0" w:space="0" w:color="auto"/>
            <w:bottom w:val="none" w:sz="0" w:space="0" w:color="auto"/>
            <w:right w:val="none" w:sz="0" w:space="0" w:color="auto"/>
          </w:divBdr>
        </w:div>
        <w:div w:id="1527016714">
          <w:marLeft w:val="480"/>
          <w:marRight w:val="0"/>
          <w:marTop w:val="0"/>
          <w:marBottom w:val="0"/>
          <w:divBdr>
            <w:top w:val="none" w:sz="0" w:space="0" w:color="auto"/>
            <w:left w:val="none" w:sz="0" w:space="0" w:color="auto"/>
            <w:bottom w:val="none" w:sz="0" w:space="0" w:color="auto"/>
            <w:right w:val="none" w:sz="0" w:space="0" w:color="auto"/>
          </w:divBdr>
        </w:div>
        <w:div w:id="1256860956">
          <w:marLeft w:val="480"/>
          <w:marRight w:val="0"/>
          <w:marTop w:val="0"/>
          <w:marBottom w:val="0"/>
          <w:divBdr>
            <w:top w:val="none" w:sz="0" w:space="0" w:color="auto"/>
            <w:left w:val="none" w:sz="0" w:space="0" w:color="auto"/>
            <w:bottom w:val="none" w:sz="0" w:space="0" w:color="auto"/>
            <w:right w:val="none" w:sz="0" w:space="0" w:color="auto"/>
          </w:divBdr>
        </w:div>
        <w:div w:id="703484218">
          <w:marLeft w:val="480"/>
          <w:marRight w:val="0"/>
          <w:marTop w:val="0"/>
          <w:marBottom w:val="0"/>
          <w:divBdr>
            <w:top w:val="none" w:sz="0" w:space="0" w:color="auto"/>
            <w:left w:val="none" w:sz="0" w:space="0" w:color="auto"/>
            <w:bottom w:val="none" w:sz="0" w:space="0" w:color="auto"/>
            <w:right w:val="none" w:sz="0" w:space="0" w:color="auto"/>
          </w:divBdr>
        </w:div>
        <w:div w:id="975404565">
          <w:marLeft w:val="480"/>
          <w:marRight w:val="0"/>
          <w:marTop w:val="0"/>
          <w:marBottom w:val="0"/>
          <w:divBdr>
            <w:top w:val="none" w:sz="0" w:space="0" w:color="auto"/>
            <w:left w:val="none" w:sz="0" w:space="0" w:color="auto"/>
            <w:bottom w:val="none" w:sz="0" w:space="0" w:color="auto"/>
            <w:right w:val="none" w:sz="0" w:space="0" w:color="auto"/>
          </w:divBdr>
        </w:div>
        <w:div w:id="694426966">
          <w:marLeft w:val="480"/>
          <w:marRight w:val="0"/>
          <w:marTop w:val="0"/>
          <w:marBottom w:val="0"/>
          <w:divBdr>
            <w:top w:val="none" w:sz="0" w:space="0" w:color="auto"/>
            <w:left w:val="none" w:sz="0" w:space="0" w:color="auto"/>
            <w:bottom w:val="none" w:sz="0" w:space="0" w:color="auto"/>
            <w:right w:val="none" w:sz="0" w:space="0" w:color="auto"/>
          </w:divBdr>
        </w:div>
        <w:div w:id="1987471134">
          <w:marLeft w:val="480"/>
          <w:marRight w:val="0"/>
          <w:marTop w:val="0"/>
          <w:marBottom w:val="0"/>
          <w:divBdr>
            <w:top w:val="none" w:sz="0" w:space="0" w:color="auto"/>
            <w:left w:val="none" w:sz="0" w:space="0" w:color="auto"/>
            <w:bottom w:val="none" w:sz="0" w:space="0" w:color="auto"/>
            <w:right w:val="none" w:sz="0" w:space="0" w:color="auto"/>
          </w:divBdr>
        </w:div>
        <w:div w:id="217056828">
          <w:marLeft w:val="480"/>
          <w:marRight w:val="0"/>
          <w:marTop w:val="0"/>
          <w:marBottom w:val="0"/>
          <w:divBdr>
            <w:top w:val="none" w:sz="0" w:space="0" w:color="auto"/>
            <w:left w:val="none" w:sz="0" w:space="0" w:color="auto"/>
            <w:bottom w:val="none" w:sz="0" w:space="0" w:color="auto"/>
            <w:right w:val="none" w:sz="0" w:space="0" w:color="auto"/>
          </w:divBdr>
        </w:div>
        <w:div w:id="945888481">
          <w:marLeft w:val="480"/>
          <w:marRight w:val="0"/>
          <w:marTop w:val="0"/>
          <w:marBottom w:val="0"/>
          <w:divBdr>
            <w:top w:val="none" w:sz="0" w:space="0" w:color="auto"/>
            <w:left w:val="none" w:sz="0" w:space="0" w:color="auto"/>
            <w:bottom w:val="none" w:sz="0" w:space="0" w:color="auto"/>
            <w:right w:val="none" w:sz="0" w:space="0" w:color="auto"/>
          </w:divBdr>
        </w:div>
        <w:div w:id="1955476841">
          <w:marLeft w:val="480"/>
          <w:marRight w:val="0"/>
          <w:marTop w:val="0"/>
          <w:marBottom w:val="0"/>
          <w:divBdr>
            <w:top w:val="none" w:sz="0" w:space="0" w:color="auto"/>
            <w:left w:val="none" w:sz="0" w:space="0" w:color="auto"/>
            <w:bottom w:val="none" w:sz="0" w:space="0" w:color="auto"/>
            <w:right w:val="none" w:sz="0" w:space="0" w:color="auto"/>
          </w:divBdr>
        </w:div>
        <w:div w:id="319815893">
          <w:marLeft w:val="480"/>
          <w:marRight w:val="0"/>
          <w:marTop w:val="0"/>
          <w:marBottom w:val="0"/>
          <w:divBdr>
            <w:top w:val="none" w:sz="0" w:space="0" w:color="auto"/>
            <w:left w:val="none" w:sz="0" w:space="0" w:color="auto"/>
            <w:bottom w:val="none" w:sz="0" w:space="0" w:color="auto"/>
            <w:right w:val="none" w:sz="0" w:space="0" w:color="auto"/>
          </w:divBdr>
        </w:div>
        <w:div w:id="1899632547">
          <w:marLeft w:val="480"/>
          <w:marRight w:val="0"/>
          <w:marTop w:val="0"/>
          <w:marBottom w:val="0"/>
          <w:divBdr>
            <w:top w:val="none" w:sz="0" w:space="0" w:color="auto"/>
            <w:left w:val="none" w:sz="0" w:space="0" w:color="auto"/>
            <w:bottom w:val="none" w:sz="0" w:space="0" w:color="auto"/>
            <w:right w:val="none" w:sz="0" w:space="0" w:color="auto"/>
          </w:divBdr>
        </w:div>
        <w:div w:id="1184519752">
          <w:marLeft w:val="480"/>
          <w:marRight w:val="0"/>
          <w:marTop w:val="0"/>
          <w:marBottom w:val="0"/>
          <w:divBdr>
            <w:top w:val="none" w:sz="0" w:space="0" w:color="auto"/>
            <w:left w:val="none" w:sz="0" w:space="0" w:color="auto"/>
            <w:bottom w:val="none" w:sz="0" w:space="0" w:color="auto"/>
            <w:right w:val="none" w:sz="0" w:space="0" w:color="auto"/>
          </w:divBdr>
        </w:div>
        <w:div w:id="1002003638">
          <w:marLeft w:val="480"/>
          <w:marRight w:val="0"/>
          <w:marTop w:val="0"/>
          <w:marBottom w:val="0"/>
          <w:divBdr>
            <w:top w:val="none" w:sz="0" w:space="0" w:color="auto"/>
            <w:left w:val="none" w:sz="0" w:space="0" w:color="auto"/>
            <w:bottom w:val="none" w:sz="0" w:space="0" w:color="auto"/>
            <w:right w:val="none" w:sz="0" w:space="0" w:color="auto"/>
          </w:divBdr>
        </w:div>
        <w:div w:id="1372538015">
          <w:marLeft w:val="480"/>
          <w:marRight w:val="0"/>
          <w:marTop w:val="0"/>
          <w:marBottom w:val="0"/>
          <w:divBdr>
            <w:top w:val="none" w:sz="0" w:space="0" w:color="auto"/>
            <w:left w:val="none" w:sz="0" w:space="0" w:color="auto"/>
            <w:bottom w:val="none" w:sz="0" w:space="0" w:color="auto"/>
            <w:right w:val="none" w:sz="0" w:space="0" w:color="auto"/>
          </w:divBdr>
        </w:div>
        <w:div w:id="834498004">
          <w:marLeft w:val="480"/>
          <w:marRight w:val="0"/>
          <w:marTop w:val="0"/>
          <w:marBottom w:val="0"/>
          <w:divBdr>
            <w:top w:val="none" w:sz="0" w:space="0" w:color="auto"/>
            <w:left w:val="none" w:sz="0" w:space="0" w:color="auto"/>
            <w:bottom w:val="none" w:sz="0" w:space="0" w:color="auto"/>
            <w:right w:val="none" w:sz="0" w:space="0" w:color="auto"/>
          </w:divBdr>
        </w:div>
        <w:div w:id="388773050">
          <w:marLeft w:val="480"/>
          <w:marRight w:val="0"/>
          <w:marTop w:val="0"/>
          <w:marBottom w:val="0"/>
          <w:divBdr>
            <w:top w:val="none" w:sz="0" w:space="0" w:color="auto"/>
            <w:left w:val="none" w:sz="0" w:space="0" w:color="auto"/>
            <w:bottom w:val="none" w:sz="0" w:space="0" w:color="auto"/>
            <w:right w:val="none" w:sz="0" w:space="0" w:color="auto"/>
          </w:divBdr>
        </w:div>
        <w:div w:id="1507943648">
          <w:marLeft w:val="480"/>
          <w:marRight w:val="0"/>
          <w:marTop w:val="0"/>
          <w:marBottom w:val="0"/>
          <w:divBdr>
            <w:top w:val="none" w:sz="0" w:space="0" w:color="auto"/>
            <w:left w:val="none" w:sz="0" w:space="0" w:color="auto"/>
            <w:bottom w:val="none" w:sz="0" w:space="0" w:color="auto"/>
            <w:right w:val="none" w:sz="0" w:space="0" w:color="auto"/>
          </w:divBdr>
        </w:div>
        <w:div w:id="391855662">
          <w:marLeft w:val="480"/>
          <w:marRight w:val="0"/>
          <w:marTop w:val="0"/>
          <w:marBottom w:val="0"/>
          <w:divBdr>
            <w:top w:val="none" w:sz="0" w:space="0" w:color="auto"/>
            <w:left w:val="none" w:sz="0" w:space="0" w:color="auto"/>
            <w:bottom w:val="none" w:sz="0" w:space="0" w:color="auto"/>
            <w:right w:val="none" w:sz="0" w:space="0" w:color="auto"/>
          </w:divBdr>
        </w:div>
        <w:div w:id="403988347">
          <w:marLeft w:val="480"/>
          <w:marRight w:val="0"/>
          <w:marTop w:val="0"/>
          <w:marBottom w:val="0"/>
          <w:divBdr>
            <w:top w:val="none" w:sz="0" w:space="0" w:color="auto"/>
            <w:left w:val="none" w:sz="0" w:space="0" w:color="auto"/>
            <w:bottom w:val="none" w:sz="0" w:space="0" w:color="auto"/>
            <w:right w:val="none" w:sz="0" w:space="0" w:color="auto"/>
          </w:divBdr>
        </w:div>
        <w:div w:id="666400607">
          <w:marLeft w:val="480"/>
          <w:marRight w:val="0"/>
          <w:marTop w:val="0"/>
          <w:marBottom w:val="0"/>
          <w:divBdr>
            <w:top w:val="none" w:sz="0" w:space="0" w:color="auto"/>
            <w:left w:val="none" w:sz="0" w:space="0" w:color="auto"/>
            <w:bottom w:val="none" w:sz="0" w:space="0" w:color="auto"/>
            <w:right w:val="none" w:sz="0" w:space="0" w:color="auto"/>
          </w:divBdr>
        </w:div>
        <w:div w:id="756098268">
          <w:marLeft w:val="480"/>
          <w:marRight w:val="0"/>
          <w:marTop w:val="0"/>
          <w:marBottom w:val="0"/>
          <w:divBdr>
            <w:top w:val="none" w:sz="0" w:space="0" w:color="auto"/>
            <w:left w:val="none" w:sz="0" w:space="0" w:color="auto"/>
            <w:bottom w:val="none" w:sz="0" w:space="0" w:color="auto"/>
            <w:right w:val="none" w:sz="0" w:space="0" w:color="auto"/>
          </w:divBdr>
        </w:div>
        <w:div w:id="307323320">
          <w:marLeft w:val="480"/>
          <w:marRight w:val="0"/>
          <w:marTop w:val="0"/>
          <w:marBottom w:val="0"/>
          <w:divBdr>
            <w:top w:val="none" w:sz="0" w:space="0" w:color="auto"/>
            <w:left w:val="none" w:sz="0" w:space="0" w:color="auto"/>
            <w:bottom w:val="none" w:sz="0" w:space="0" w:color="auto"/>
            <w:right w:val="none" w:sz="0" w:space="0" w:color="auto"/>
          </w:divBdr>
        </w:div>
      </w:divsChild>
    </w:div>
    <w:div w:id="74326625">
      <w:bodyDiv w:val="1"/>
      <w:marLeft w:val="0"/>
      <w:marRight w:val="0"/>
      <w:marTop w:val="0"/>
      <w:marBottom w:val="0"/>
      <w:divBdr>
        <w:top w:val="none" w:sz="0" w:space="0" w:color="auto"/>
        <w:left w:val="none" w:sz="0" w:space="0" w:color="auto"/>
        <w:bottom w:val="none" w:sz="0" w:space="0" w:color="auto"/>
        <w:right w:val="none" w:sz="0" w:space="0" w:color="auto"/>
      </w:divBdr>
    </w:div>
    <w:div w:id="84812096">
      <w:bodyDiv w:val="1"/>
      <w:marLeft w:val="0"/>
      <w:marRight w:val="0"/>
      <w:marTop w:val="0"/>
      <w:marBottom w:val="0"/>
      <w:divBdr>
        <w:top w:val="none" w:sz="0" w:space="0" w:color="auto"/>
        <w:left w:val="none" w:sz="0" w:space="0" w:color="auto"/>
        <w:bottom w:val="none" w:sz="0" w:space="0" w:color="auto"/>
        <w:right w:val="none" w:sz="0" w:space="0" w:color="auto"/>
      </w:divBdr>
      <w:divsChild>
        <w:div w:id="1171141475">
          <w:marLeft w:val="480"/>
          <w:marRight w:val="0"/>
          <w:marTop w:val="0"/>
          <w:marBottom w:val="0"/>
          <w:divBdr>
            <w:top w:val="none" w:sz="0" w:space="0" w:color="auto"/>
            <w:left w:val="none" w:sz="0" w:space="0" w:color="auto"/>
            <w:bottom w:val="none" w:sz="0" w:space="0" w:color="auto"/>
            <w:right w:val="none" w:sz="0" w:space="0" w:color="auto"/>
          </w:divBdr>
        </w:div>
        <w:div w:id="1996179383">
          <w:marLeft w:val="480"/>
          <w:marRight w:val="0"/>
          <w:marTop w:val="0"/>
          <w:marBottom w:val="0"/>
          <w:divBdr>
            <w:top w:val="none" w:sz="0" w:space="0" w:color="auto"/>
            <w:left w:val="none" w:sz="0" w:space="0" w:color="auto"/>
            <w:bottom w:val="none" w:sz="0" w:space="0" w:color="auto"/>
            <w:right w:val="none" w:sz="0" w:space="0" w:color="auto"/>
          </w:divBdr>
        </w:div>
        <w:div w:id="1481389762">
          <w:marLeft w:val="480"/>
          <w:marRight w:val="0"/>
          <w:marTop w:val="0"/>
          <w:marBottom w:val="0"/>
          <w:divBdr>
            <w:top w:val="none" w:sz="0" w:space="0" w:color="auto"/>
            <w:left w:val="none" w:sz="0" w:space="0" w:color="auto"/>
            <w:bottom w:val="none" w:sz="0" w:space="0" w:color="auto"/>
            <w:right w:val="none" w:sz="0" w:space="0" w:color="auto"/>
          </w:divBdr>
        </w:div>
        <w:div w:id="1370031571">
          <w:marLeft w:val="480"/>
          <w:marRight w:val="0"/>
          <w:marTop w:val="0"/>
          <w:marBottom w:val="0"/>
          <w:divBdr>
            <w:top w:val="none" w:sz="0" w:space="0" w:color="auto"/>
            <w:left w:val="none" w:sz="0" w:space="0" w:color="auto"/>
            <w:bottom w:val="none" w:sz="0" w:space="0" w:color="auto"/>
            <w:right w:val="none" w:sz="0" w:space="0" w:color="auto"/>
          </w:divBdr>
        </w:div>
        <w:div w:id="2097627569">
          <w:marLeft w:val="480"/>
          <w:marRight w:val="0"/>
          <w:marTop w:val="0"/>
          <w:marBottom w:val="0"/>
          <w:divBdr>
            <w:top w:val="none" w:sz="0" w:space="0" w:color="auto"/>
            <w:left w:val="none" w:sz="0" w:space="0" w:color="auto"/>
            <w:bottom w:val="none" w:sz="0" w:space="0" w:color="auto"/>
            <w:right w:val="none" w:sz="0" w:space="0" w:color="auto"/>
          </w:divBdr>
        </w:div>
        <w:div w:id="797341516">
          <w:marLeft w:val="480"/>
          <w:marRight w:val="0"/>
          <w:marTop w:val="0"/>
          <w:marBottom w:val="0"/>
          <w:divBdr>
            <w:top w:val="none" w:sz="0" w:space="0" w:color="auto"/>
            <w:left w:val="none" w:sz="0" w:space="0" w:color="auto"/>
            <w:bottom w:val="none" w:sz="0" w:space="0" w:color="auto"/>
            <w:right w:val="none" w:sz="0" w:space="0" w:color="auto"/>
          </w:divBdr>
        </w:div>
        <w:div w:id="1048458431">
          <w:marLeft w:val="480"/>
          <w:marRight w:val="0"/>
          <w:marTop w:val="0"/>
          <w:marBottom w:val="0"/>
          <w:divBdr>
            <w:top w:val="none" w:sz="0" w:space="0" w:color="auto"/>
            <w:left w:val="none" w:sz="0" w:space="0" w:color="auto"/>
            <w:bottom w:val="none" w:sz="0" w:space="0" w:color="auto"/>
            <w:right w:val="none" w:sz="0" w:space="0" w:color="auto"/>
          </w:divBdr>
        </w:div>
        <w:div w:id="549878682">
          <w:marLeft w:val="480"/>
          <w:marRight w:val="0"/>
          <w:marTop w:val="0"/>
          <w:marBottom w:val="0"/>
          <w:divBdr>
            <w:top w:val="none" w:sz="0" w:space="0" w:color="auto"/>
            <w:left w:val="none" w:sz="0" w:space="0" w:color="auto"/>
            <w:bottom w:val="none" w:sz="0" w:space="0" w:color="auto"/>
            <w:right w:val="none" w:sz="0" w:space="0" w:color="auto"/>
          </w:divBdr>
        </w:div>
        <w:div w:id="1843932364">
          <w:marLeft w:val="480"/>
          <w:marRight w:val="0"/>
          <w:marTop w:val="0"/>
          <w:marBottom w:val="0"/>
          <w:divBdr>
            <w:top w:val="none" w:sz="0" w:space="0" w:color="auto"/>
            <w:left w:val="none" w:sz="0" w:space="0" w:color="auto"/>
            <w:bottom w:val="none" w:sz="0" w:space="0" w:color="auto"/>
            <w:right w:val="none" w:sz="0" w:space="0" w:color="auto"/>
          </w:divBdr>
        </w:div>
        <w:div w:id="625619961">
          <w:marLeft w:val="480"/>
          <w:marRight w:val="0"/>
          <w:marTop w:val="0"/>
          <w:marBottom w:val="0"/>
          <w:divBdr>
            <w:top w:val="none" w:sz="0" w:space="0" w:color="auto"/>
            <w:left w:val="none" w:sz="0" w:space="0" w:color="auto"/>
            <w:bottom w:val="none" w:sz="0" w:space="0" w:color="auto"/>
            <w:right w:val="none" w:sz="0" w:space="0" w:color="auto"/>
          </w:divBdr>
        </w:div>
        <w:div w:id="2118988929">
          <w:marLeft w:val="480"/>
          <w:marRight w:val="0"/>
          <w:marTop w:val="0"/>
          <w:marBottom w:val="0"/>
          <w:divBdr>
            <w:top w:val="none" w:sz="0" w:space="0" w:color="auto"/>
            <w:left w:val="none" w:sz="0" w:space="0" w:color="auto"/>
            <w:bottom w:val="none" w:sz="0" w:space="0" w:color="auto"/>
            <w:right w:val="none" w:sz="0" w:space="0" w:color="auto"/>
          </w:divBdr>
        </w:div>
        <w:div w:id="1586105940">
          <w:marLeft w:val="480"/>
          <w:marRight w:val="0"/>
          <w:marTop w:val="0"/>
          <w:marBottom w:val="0"/>
          <w:divBdr>
            <w:top w:val="none" w:sz="0" w:space="0" w:color="auto"/>
            <w:left w:val="none" w:sz="0" w:space="0" w:color="auto"/>
            <w:bottom w:val="none" w:sz="0" w:space="0" w:color="auto"/>
            <w:right w:val="none" w:sz="0" w:space="0" w:color="auto"/>
          </w:divBdr>
        </w:div>
        <w:div w:id="1203445895">
          <w:marLeft w:val="480"/>
          <w:marRight w:val="0"/>
          <w:marTop w:val="0"/>
          <w:marBottom w:val="0"/>
          <w:divBdr>
            <w:top w:val="none" w:sz="0" w:space="0" w:color="auto"/>
            <w:left w:val="none" w:sz="0" w:space="0" w:color="auto"/>
            <w:bottom w:val="none" w:sz="0" w:space="0" w:color="auto"/>
            <w:right w:val="none" w:sz="0" w:space="0" w:color="auto"/>
          </w:divBdr>
        </w:div>
        <w:div w:id="1985811333">
          <w:marLeft w:val="480"/>
          <w:marRight w:val="0"/>
          <w:marTop w:val="0"/>
          <w:marBottom w:val="0"/>
          <w:divBdr>
            <w:top w:val="none" w:sz="0" w:space="0" w:color="auto"/>
            <w:left w:val="none" w:sz="0" w:space="0" w:color="auto"/>
            <w:bottom w:val="none" w:sz="0" w:space="0" w:color="auto"/>
            <w:right w:val="none" w:sz="0" w:space="0" w:color="auto"/>
          </w:divBdr>
        </w:div>
        <w:div w:id="1627002743">
          <w:marLeft w:val="480"/>
          <w:marRight w:val="0"/>
          <w:marTop w:val="0"/>
          <w:marBottom w:val="0"/>
          <w:divBdr>
            <w:top w:val="none" w:sz="0" w:space="0" w:color="auto"/>
            <w:left w:val="none" w:sz="0" w:space="0" w:color="auto"/>
            <w:bottom w:val="none" w:sz="0" w:space="0" w:color="auto"/>
            <w:right w:val="none" w:sz="0" w:space="0" w:color="auto"/>
          </w:divBdr>
        </w:div>
        <w:div w:id="1161967497">
          <w:marLeft w:val="480"/>
          <w:marRight w:val="0"/>
          <w:marTop w:val="0"/>
          <w:marBottom w:val="0"/>
          <w:divBdr>
            <w:top w:val="none" w:sz="0" w:space="0" w:color="auto"/>
            <w:left w:val="none" w:sz="0" w:space="0" w:color="auto"/>
            <w:bottom w:val="none" w:sz="0" w:space="0" w:color="auto"/>
            <w:right w:val="none" w:sz="0" w:space="0" w:color="auto"/>
          </w:divBdr>
        </w:div>
        <w:div w:id="223683740">
          <w:marLeft w:val="480"/>
          <w:marRight w:val="0"/>
          <w:marTop w:val="0"/>
          <w:marBottom w:val="0"/>
          <w:divBdr>
            <w:top w:val="none" w:sz="0" w:space="0" w:color="auto"/>
            <w:left w:val="none" w:sz="0" w:space="0" w:color="auto"/>
            <w:bottom w:val="none" w:sz="0" w:space="0" w:color="auto"/>
            <w:right w:val="none" w:sz="0" w:space="0" w:color="auto"/>
          </w:divBdr>
        </w:div>
        <w:div w:id="362707228">
          <w:marLeft w:val="480"/>
          <w:marRight w:val="0"/>
          <w:marTop w:val="0"/>
          <w:marBottom w:val="0"/>
          <w:divBdr>
            <w:top w:val="none" w:sz="0" w:space="0" w:color="auto"/>
            <w:left w:val="none" w:sz="0" w:space="0" w:color="auto"/>
            <w:bottom w:val="none" w:sz="0" w:space="0" w:color="auto"/>
            <w:right w:val="none" w:sz="0" w:space="0" w:color="auto"/>
          </w:divBdr>
        </w:div>
        <w:div w:id="1195538899">
          <w:marLeft w:val="480"/>
          <w:marRight w:val="0"/>
          <w:marTop w:val="0"/>
          <w:marBottom w:val="0"/>
          <w:divBdr>
            <w:top w:val="none" w:sz="0" w:space="0" w:color="auto"/>
            <w:left w:val="none" w:sz="0" w:space="0" w:color="auto"/>
            <w:bottom w:val="none" w:sz="0" w:space="0" w:color="auto"/>
            <w:right w:val="none" w:sz="0" w:space="0" w:color="auto"/>
          </w:divBdr>
        </w:div>
        <w:div w:id="883103028">
          <w:marLeft w:val="480"/>
          <w:marRight w:val="0"/>
          <w:marTop w:val="0"/>
          <w:marBottom w:val="0"/>
          <w:divBdr>
            <w:top w:val="none" w:sz="0" w:space="0" w:color="auto"/>
            <w:left w:val="none" w:sz="0" w:space="0" w:color="auto"/>
            <w:bottom w:val="none" w:sz="0" w:space="0" w:color="auto"/>
            <w:right w:val="none" w:sz="0" w:space="0" w:color="auto"/>
          </w:divBdr>
        </w:div>
        <w:div w:id="2012754980">
          <w:marLeft w:val="480"/>
          <w:marRight w:val="0"/>
          <w:marTop w:val="0"/>
          <w:marBottom w:val="0"/>
          <w:divBdr>
            <w:top w:val="none" w:sz="0" w:space="0" w:color="auto"/>
            <w:left w:val="none" w:sz="0" w:space="0" w:color="auto"/>
            <w:bottom w:val="none" w:sz="0" w:space="0" w:color="auto"/>
            <w:right w:val="none" w:sz="0" w:space="0" w:color="auto"/>
          </w:divBdr>
        </w:div>
        <w:div w:id="1769034148">
          <w:marLeft w:val="480"/>
          <w:marRight w:val="0"/>
          <w:marTop w:val="0"/>
          <w:marBottom w:val="0"/>
          <w:divBdr>
            <w:top w:val="none" w:sz="0" w:space="0" w:color="auto"/>
            <w:left w:val="none" w:sz="0" w:space="0" w:color="auto"/>
            <w:bottom w:val="none" w:sz="0" w:space="0" w:color="auto"/>
            <w:right w:val="none" w:sz="0" w:space="0" w:color="auto"/>
          </w:divBdr>
        </w:div>
        <w:div w:id="756484842">
          <w:marLeft w:val="480"/>
          <w:marRight w:val="0"/>
          <w:marTop w:val="0"/>
          <w:marBottom w:val="0"/>
          <w:divBdr>
            <w:top w:val="none" w:sz="0" w:space="0" w:color="auto"/>
            <w:left w:val="none" w:sz="0" w:space="0" w:color="auto"/>
            <w:bottom w:val="none" w:sz="0" w:space="0" w:color="auto"/>
            <w:right w:val="none" w:sz="0" w:space="0" w:color="auto"/>
          </w:divBdr>
        </w:div>
        <w:div w:id="840659252">
          <w:marLeft w:val="480"/>
          <w:marRight w:val="0"/>
          <w:marTop w:val="0"/>
          <w:marBottom w:val="0"/>
          <w:divBdr>
            <w:top w:val="none" w:sz="0" w:space="0" w:color="auto"/>
            <w:left w:val="none" w:sz="0" w:space="0" w:color="auto"/>
            <w:bottom w:val="none" w:sz="0" w:space="0" w:color="auto"/>
            <w:right w:val="none" w:sz="0" w:space="0" w:color="auto"/>
          </w:divBdr>
        </w:div>
        <w:div w:id="186480816">
          <w:marLeft w:val="480"/>
          <w:marRight w:val="0"/>
          <w:marTop w:val="0"/>
          <w:marBottom w:val="0"/>
          <w:divBdr>
            <w:top w:val="none" w:sz="0" w:space="0" w:color="auto"/>
            <w:left w:val="none" w:sz="0" w:space="0" w:color="auto"/>
            <w:bottom w:val="none" w:sz="0" w:space="0" w:color="auto"/>
            <w:right w:val="none" w:sz="0" w:space="0" w:color="auto"/>
          </w:divBdr>
        </w:div>
        <w:div w:id="884634947">
          <w:marLeft w:val="480"/>
          <w:marRight w:val="0"/>
          <w:marTop w:val="0"/>
          <w:marBottom w:val="0"/>
          <w:divBdr>
            <w:top w:val="none" w:sz="0" w:space="0" w:color="auto"/>
            <w:left w:val="none" w:sz="0" w:space="0" w:color="auto"/>
            <w:bottom w:val="none" w:sz="0" w:space="0" w:color="auto"/>
            <w:right w:val="none" w:sz="0" w:space="0" w:color="auto"/>
          </w:divBdr>
        </w:div>
        <w:div w:id="836000825">
          <w:marLeft w:val="480"/>
          <w:marRight w:val="0"/>
          <w:marTop w:val="0"/>
          <w:marBottom w:val="0"/>
          <w:divBdr>
            <w:top w:val="none" w:sz="0" w:space="0" w:color="auto"/>
            <w:left w:val="none" w:sz="0" w:space="0" w:color="auto"/>
            <w:bottom w:val="none" w:sz="0" w:space="0" w:color="auto"/>
            <w:right w:val="none" w:sz="0" w:space="0" w:color="auto"/>
          </w:divBdr>
        </w:div>
        <w:div w:id="556942426">
          <w:marLeft w:val="480"/>
          <w:marRight w:val="0"/>
          <w:marTop w:val="0"/>
          <w:marBottom w:val="0"/>
          <w:divBdr>
            <w:top w:val="none" w:sz="0" w:space="0" w:color="auto"/>
            <w:left w:val="none" w:sz="0" w:space="0" w:color="auto"/>
            <w:bottom w:val="none" w:sz="0" w:space="0" w:color="auto"/>
            <w:right w:val="none" w:sz="0" w:space="0" w:color="auto"/>
          </w:divBdr>
        </w:div>
        <w:div w:id="1610967466">
          <w:marLeft w:val="480"/>
          <w:marRight w:val="0"/>
          <w:marTop w:val="0"/>
          <w:marBottom w:val="0"/>
          <w:divBdr>
            <w:top w:val="none" w:sz="0" w:space="0" w:color="auto"/>
            <w:left w:val="none" w:sz="0" w:space="0" w:color="auto"/>
            <w:bottom w:val="none" w:sz="0" w:space="0" w:color="auto"/>
            <w:right w:val="none" w:sz="0" w:space="0" w:color="auto"/>
          </w:divBdr>
        </w:div>
        <w:div w:id="1270165217">
          <w:marLeft w:val="480"/>
          <w:marRight w:val="0"/>
          <w:marTop w:val="0"/>
          <w:marBottom w:val="0"/>
          <w:divBdr>
            <w:top w:val="none" w:sz="0" w:space="0" w:color="auto"/>
            <w:left w:val="none" w:sz="0" w:space="0" w:color="auto"/>
            <w:bottom w:val="none" w:sz="0" w:space="0" w:color="auto"/>
            <w:right w:val="none" w:sz="0" w:space="0" w:color="auto"/>
          </w:divBdr>
        </w:div>
        <w:div w:id="365910857">
          <w:marLeft w:val="480"/>
          <w:marRight w:val="0"/>
          <w:marTop w:val="0"/>
          <w:marBottom w:val="0"/>
          <w:divBdr>
            <w:top w:val="none" w:sz="0" w:space="0" w:color="auto"/>
            <w:left w:val="none" w:sz="0" w:space="0" w:color="auto"/>
            <w:bottom w:val="none" w:sz="0" w:space="0" w:color="auto"/>
            <w:right w:val="none" w:sz="0" w:space="0" w:color="auto"/>
          </w:divBdr>
        </w:div>
        <w:div w:id="493424444">
          <w:marLeft w:val="480"/>
          <w:marRight w:val="0"/>
          <w:marTop w:val="0"/>
          <w:marBottom w:val="0"/>
          <w:divBdr>
            <w:top w:val="none" w:sz="0" w:space="0" w:color="auto"/>
            <w:left w:val="none" w:sz="0" w:space="0" w:color="auto"/>
            <w:bottom w:val="none" w:sz="0" w:space="0" w:color="auto"/>
            <w:right w:val="none" w:sz="0" w:space="0" w:color="auto"/>
          </w:divBdr>
        </w:div>
      </w:divsChild>
    </w:div>
    <w:div w:id="99958227">
      <w:bodyDiv w:val="1"/>
      <w:marLeft w:val="0"/>
      <w:marRight w:val="0"/>
      <w:marTop w:val="0"/>
      <w:marBottom w:val="0"/>
      <w:divBdr>
        <w:top w:val="none" w:sz="0" w:space="0" w:color="auto"/>
        <w:left w:val="none" w:sz="0" w:space="0" w:color="auto"/>
        <w:bottom w:val="none" w:sz="0" w:space="0" w:color="auto"/>
        <w:right w:val="none" w:sz="0" w:space="0" w:color="auto"/>
      </w:divBdr>
    </w:div>
    <w:div w:id="109670854">
      <w:bodyDiv w:val="1"/>
      <w:marLeft w:val="0"/>
      <w:marRight w:val="0"/>
      <w:marTop w:val="0"/>
      <w:marBottom w:val="0"/>
      <w:divBdr>
        <w:top w:val="none" w:sz="0" w:space="0" w:color="auto"/>
        <w:left w:val="none" w:sz="0" w:space="0" w:color="auto"/>
        <w:bottom w:val="none" w:sz="0" w:space="0" w:color="auto"/>
        <w:right w:val="none" w:sz="0" w:space="0" w:color="auto"/>
      </w:divBdr>
      <w:divsChild>
        <w:div w:id="1453787703">
          <w:marLeft w:val="480"/>
          <w:marRight w:val="0"/>
          <w:marTop w:val="0"/>
          <w:marBottom w:val="0"/>
          <w:divBdr>
            <w:top w:val="none" w:sz="0" w:space="0" w:color="auto"/>
            <w:left w:val="none" w:sz="0" w:space="0" w:color="auto"/>
            <w:bottom w:val="none" w:sz="0" w:space="0" w:color="auto"/>
            <w:right w:val="none" w:sz="0" w:space="0" w:color="auto"/>
          </w:divBdr>
        </w:div>
        <w:div w:id="1643274139">
          <w:marLeft w:val="480"/>
          <w:marRight w:val="0"/>
          <w:marTop w:val="0"/>
          <w:marBottom w:val="0"/>
          <w:divBdr>
            <w:top w:val="none" w:sz="0" w:space="0" w:color="auto"/>
            <w:left w:val="none" w:sz="0" w:space="0" w:color="auto"/>
            <w:bottom w:val="none" w:sz="0" w:space="0" w:color="auto"/>
            <w:right w:val="none" w:sz="0" w:space="0" w:color="auto"/>
          </w:divBdr>
        </w:div>
        <w:div w:id="1586375212">
          <w:marLeft w:val="480"/>
          <w:marRight w:val="0"/>
          <w:marTop w:val="0"/>
          <w:marBottom w:val="0"/>
          <w:divBdr>
            <w:top w:val="none" w:sz="0" w:space="0" w:color="auto"/>
            <w:left w:val="none" w:sz="0" w:space="0" w:color="auto"/>
            <w:bottom w:val="none" w:sz="0" w:space="0" w:color="auto"/>
            <w:right w:val="none" w:sz="0" w:space="0" w:color="auto"/>
          </w:divBdr>
        </w:div>
        <w:div w:id="1754663122">
          <w:marLeft w:val="480"/>
          <w:marRight w:val="0"/>
          <w:marTop w:val="0"/>
          <w:marBottom w:val="0"/>
          <w:divBdr>
            <w:top w:val="none" w:sz="0" w:space="0" w:color="auto"/>
            <w:left w:val="none" w:sz="0" w:space="0" w:color="auto"/>
            <w:bottom w:val="none" w:sz="0" w:space="0" w:color="auto"/>
            <w:right w:val="none" w:sz="0" w:space="0" w:color="auto"/>
          </w:divBdr>
        </w:div>
        <w:div w:id="1530529405">
          <w:marLeft w:val="480"/>
          <w:marRight w:val="0"/>
          <w:marTop w:val="0"/>
          <w:marBottom w:val="0"/>
          <w:divBdr>
            <w:top w:val="none" w:sz="0" w:space="0" w:color="auto"/>
            <w:left w:val="none" w:sz="0" w:space="0" w:color="auto"/>
            <w:bottom w:val="none" w:sz="0" w:space="0" w:color="auto"/>
            <w:right w:val="none" w:sz="0" w:space="0" w:color="auto"/>
          </w:divBdr>
        </w:div>
        <w:div w:id="1945070515">
          <w:marLeft w:val="480"/>
          <w:marRight w:val="0"/>
          <w:marTop w:val="0"/>
          <w:marBottom w:val="0"/>
          <w:divBdr>
            <w:top w:val="none" w:sz="0" w:space="0" w:color="auto"/>
            <w:left w:val="none" w:sz="0" w:space="0" w:color="auto"/>
            <w:bottom w:val="none" w:sz="0" w:space="0" w:color="auto"/>
            <w:right w:val="none" w:sz="0" w:space="0" w:color="auto"/>
          </w:divBdr>
        </w:div>
        <w:div w:id="1288244629">
          <w:marLeft w:val="480"/>
          <w:marRight w:val="0"/>
          <w:marTop w:val="0"/>
          <w:marBottom w:val="0"/>
          <w:divBdr>
            <w:top w:val="none" w:sz="0" w:space="0" w:color="auto"/>
            <w:left w:val="none" w:sz="0" w:space="0" w:color="auto"/>
            <w:bottom w:val="none" w:sz="0" w:space="0" w:color="auto"/>
            <w:right w:val="none" w:sz="0" w:space="0" w:color="auto"/>
          </w:divBdr>
        </w:div>
        <w:div w:id="394356592">
          <w:marLeft w:val="480"/>
          <w:marRight w:val="0"/>
          <w:marTop w:val="0"/>
          <w:marBottom w:val="0"/>
          <w:divBdr>
            <w:top w:val="none" w:sz="0" w:space="0" w:color="auto"/>
            <w:left w:val="none" w:sz="0" w:space="0" w:color="auto"/>
            <w:bottom w:val="none" w:sz="0" w:space="0" w:color="auto"/>
            <w:right w:val="none" w:sz="0" w:space="0" w:color="auto"/>
          </w:divBdr>
        </w:div>
        <w:div w:id="1789814144">
          <w:marLeft w:val="480"/>
          <w:marRight w:val="0"/>
          <w:marTop w:val="0"/>
          <w:marBottom w:val="0"/>
          <w:divBdr>
            <w:top w:val="none" w:sz="0" w:space="0" w:color="auto"/>
            <w:left w:val="none" w:sz="0" w:space="0" w:color="auto"/>
            <w:bottom w:val="none" w:sz="0" w:space="0" w:color="auto"/>
            <w:right w:val="none" w:sz="0" w:space="0" w:color="auto"/>
          </w:divBdr>
        </w:div>
        <w:div w:id="2086956490">
          <w:marLeft w:val="480"/>
          <w:marRight w:val="0"/>
          <w:marTop w:val="0"/>
          <w:marBottom w:val="0"/>
          <w:divBdr>
            <w:top w:val="none" w:sz="0" w:space="0" w:color="auto"/>
            <w:left w:val="none" w:sz="0" w:space="0" w:color="auto"/>
            <w:bottom w:val="none" w:sz="0" w:space="0" w:color="auto"/>
            <w:right w:val="none" w:sz="0" w:space="0" w:color="auto"/>
          </w:divBdr>
        </w:div>
        <w:div w:id="2002728913">
          <w:marLeft w:val="480"/>
          <w:marRight w:val="0"/>
          <w:marTop w:val="0"/>
          <w:marBottom w:val="0"/>
          <w:divBdr>
            <w:top w:val="none" w:sz="0" w:space="0" w:color="auto"/>
            <w:left w:val="none" w:sz="0" w:space="0" w:color="auto"/>
            <w:bottom w:val="none" w:sz="0" w:space="0" w:color="auto"/>
            <w:right w:val="none" w:sz="0" w:space="0" w:color="auto"/>
          </w:divBdr>
        </w:div>
        <w:div w:id="1430738189">
          <w:marLeft w:val="480"/>
          <w:marRight w:val="0"/>
          <w:marTop w:val="0"/>
          <w:marBottom w:val="0"/>
          <w:divBdr>
            <w:top w:val="none" w:sz="0" w:space="0" w:color="auto"/>
            <w:left w:val="none" w:sz="0" w:space="0" w:color="auto"/>
            <w:bottom w:val="none" w:sz="0" w:space="0" w:color="auto"/>
            <w:right w:val="none" w:sz="0" w:space="0" w:color="auto"/>
          </w:divBdr>
        </w:div>
        <w:div w:id="1735272897">
          <w:marLeft w:val="480"/>
          <w:marRight w:val="0"/>
          <w:marTop w:val="0"/>
          <w:marBottom w:val="0"/>
          <w:divBdr>
            <w:top w:val="none" w:sz="0" w:space="0" w:color="auto"/>
            <w:left w:val="none" w:sz="0" w:space="0" w:color="auto"/>
            <w:bottom w:val="none" w:sz="0" w:space="0" w:color="auto"/>
            <w:right w:val="none" w:sz="0" w:space="0" w:color="auto"/>
          </w:divBdr>
        </w:div>
        <w:div w:id="1619026575">
          <w:marLeft w:val="480"/>
          <w:marRight w:val="0"/>
          <w:marTop w:val="0"/>
          <w:marBottom w:val="0"/>
          <w:divBdr>
            <w:top w:val="none" w:sz="0" w:space="0" w:color="auto"/>
            <w:left w:val="none" w:sz="0" w:space="0" w:color="auto"/>
            <w:bottom w:val="none" w:sz="0" w:space="0" w:color="auto"/>
            <w:right w:val="none" w:sz="0" w:space="0" w:color="auto"/>
          </w:divBdr>
        </w:div>
        <w:div w:id="986202670">
          <w:marLeft w:val="480"/>
          <w:marRight w:val="0"/>
          <w:marTop w:val="0"/>
          <w:marBottom w:val="0"/>
          <w:divBdr>
            <w:top w:val="none" w:sz="0" w:space="0" w:color="auto"/>
            <w:left w:val="none" w:sz="0" w:space="0" w:color="auto"/>
            <w:bottom w:val="none" w:sz="0" w:space="0" w:color="auto"/>
            <w:right w:val="none" w:sz="0" w:space="0" w:color="auto"/>
          </w:divBdr>
        </w:div>
        <w:div w:id="2025008297">
          <w:marLeft w:val="480"/>
          <w:marRight w:val="0"/>
          <w:marTop w:val="0"/>
          <w:marBottom w:val="0"/>
          <w:divBdr>
            <w:top w:val="none" w:sz="0" w:space="0" w:color="auto"/>
            <w:left w:val="none" w:sz="0" w:space="0" w:color="auto"/>
            <w:bottom w:val="none" w:sz="0" w:space="0" w:color="auto"/>
            <w:right w:val="none" w:sz="0" w:space="0" w:color="auto"/>
          </w:divBdr>
        </w:div>
        <w:div w:id="1526945713">
          <w:marLeft w:val="480"/>
          <w:marRight w:val="0"/>
          <w:marTop w:val="0"/>
          <w:marBottom w:val="0"/>
          <w:divBdr>
            <w:top w:val="none" w:sz="0" w:space="0" w:color="auto"/>
            <w:left w:val="none" w:sz="0" w:space="0" w:color="auto"/>
            <w:bottom w:val="none" w:sz="0" w:space="0" w:color="auto"/>
            <w:right w:val="none" w:sz="0" w:space="0" w:color="auto"/>
          </w:divBdr>
        </w:div>
        <w:div w:id="1260984071">
          <w:marLeft w:val="480"/>
          <w:marRight w:val="0"/>
          <w:marTop w:val="0"/>
          <w:marBottom w:val="0"/>
          <w:divBdr>
            <w:top w:val="none" w:sz="0" w:space="0" w:color="auto"/>
            <w:left w:val="none" w:sz="0" w:space="0" w:color="auto"/>
            <w:bottom w:val="none" w:sz="0" w:space="0" w:color="auto"/>
            <w:right w:val="none" w:sz="0" w:space="0" w:color="auto"/>
          </w:divBdr>
        </w:div>
        <w:div w:id="63602193">
          <w:marLeft w:val="480"/>
          <w:marRight w:val="0"/>
          <w:marTop w:val="0"/>
          <w:marBottom w:val="0"/>
          <w:divBdr>
            <w:top w:val="none" w:sz="0" w:space="0" w:color="auto"/>
            <w:left w:val="none" w:sz="0" w:space="0" w:color="auto"/>
            <w:bottom w:val="none" w:sz="0" w:space="0" w:color="auto"/>
            <w:right w:val="none" w:sz="0" w:space="0" w:color="auto"/>
          </w:divBdr>
        </w:div>
      </w:divsChild>
    </w:div>
    <w:div w:id="113448135">
      <w:bodyDiv w:val="1"/>
      <w:marLeft w:val="0"/>
      <w:marRight w:val="0"/>
      <w:marTop w:val="0"/>
      <w:marBottom w:val="0"/>
      <w:divBdr>
        <w:top w:val="none" w:sz="0" w:space="0" w:color="auto"/>
        <w:left w:val="none" w:sz="0" w:space="0" w:color="auto"/>
        <w:bottom w:val="none" w:sz="0" w:space="0" w:color="auto"/>
        <w:right w:val="none" w:sz="0" w:space="0" w:color="auto"/>
      </w:divBdr>
    </w:div>
    <w:div w:id="123280762">
      <w:bodyDiv w:val="1"/>
      <w:marLeft w:val="0"/>
      <w:marRight w:val="0"/>
      <w:marTop w:val="0"/>
      <w:marBottom w:val="0"/>
      <w:divBdr>
        <w:top w:val="none" w:sz="0" w:space="0" w:color="auto"/>
        <w:left w:val="none" w:sz="0" w:space="0" w:color="auto"/>
        <w:bottom w:val="none" w:sz="0" w:space="0" w:color="auto"/>
        <w:right w:val="none" w:sz="0" w:space="0" w:color="auto"/>
      </w:divBdr>
    </w:div>
    <w:div w:id="126552362">
      <w:bodyDiv w:val="1"/>
      <w:marLeft w:val="0"/>
      <w:marRight w:val="0"/>
      <w:marTop w:val="0"/>
      <w:marBottom w:val="0"/>
      <w:divBdr>
        <w:top w:val="none" w:sz="0" w:space="0" w:color="auto"/>
        <w:left w:val="none" w:sz="0" w:space="0" w:color="auto"/>
        <w:bottom w:val="none" w:sz="0" w:space="0" w:color="auto"/>
        <w:right w:val="none" w:sz="0" w:space="0" w:color="auto"/>
      </w:divBdr>
    </w:div>
    <w:div w:id="134106989">
      <w:bodyDiv w:val="1"/>
      <w:marLeft w:val="0"/>
      <w:marRight w:val="0"/>
      <w:marTop w:val="0"/>
      <w:marBottom w:val="0"/>
      <w:divBdr>
        <w:top w:val="none" w:sz="0" w:space="0" w:color="auto"/>
        <w:left w:val="none" w:sz="0" w:space="0" w:color="auto"/>
        <w:bottom w:val="none" w:sz="0" w:space="0" w:color="auto"/>
        <w:right w:val="none" w:sz="0" w:space="0" w:color="auto"/>
      </w:divBdr>
      <w:divsChild>
        <w:div w:id="1854569339">
          <w:marLeft w:val="480"/>
          <w:marRight w:val="0"/>
          <w:marTop w:val="0"/>
          <w:marBottom w:val="0"/>
          <w:divBdr>
            <w:top w:val="none" w:sz="0" w:space="0" w:color="auto"/>
            <w:left w:val="none" w:sz="0" w:space="0" w:color="auto"/>
            <w:bottom w:val="none" w:sz="0" w:space="0" w:color="auto"/>
            <w:right w:val="none" w:sz="0" w:space="0" w:color="auto"/>
          </w:divBdr>
        </w:div>
        <w:div w:id="1177774282">
          <w:marLeft w:val="480"/>
          <w:marRight w:val="0"/>
          <w:marTop w:val="0"/>
          <w:marBottom w:val="0"/>
          <w:divBdr>
            <w:top w:val="none" w:sz="0" w:space="0" w:color="auto"/>
            <w:left w:val="none" w:sz="0" w:space="0" w:color="auto"/>
            <w:bottom w:val="none" w:sz="0" w:space="0" w:color="auto"/>
            <w:right w:val="none" w:sz="0" w:space="0" w:color="auto"/>
          </w:divBdr>
        </w:div>
        <w:div w:id="641889846">
          <w:marLeft w:val="480"/>
          <w:marRight w:val="0"/>
          <w:marTop w:val="0"/>
          <w:marBottom w:val="0"/>
          <w:divBdr>
            <w:top w:val="none" w:sz="0" w:space="0" w:color="auto"/>
            <w:left w:val="none" w:sz="0" w:space="0" w:color="auto"/>
            <w:bottom w:val="none" w:sz="0" w:space="0" w:color="auto"/>
            <w:right w:val="none" w:sz="0" w:space="0" w:color="auto"/>
          </w:divBdr>
        </w:div>
        <w:div w:id="771512620">
          <w:marLeft w:val="480"/>
          <w:marRight w:val="0"/>
          <w:marTop w:val="0"/>
          <w:marBottom w:val="0"/>
          <w:divBdr>
            <w:top w:val="none" w:sz="0" w:space="0" w:color="auto"/>
            <w:left w:val="none" w:sz="0" w:space="0" w:color="auto"/>
            <w:bottom w:val="none" w:sz="0" w:space="0" w:color="auto"/>
            <w:right w:val="none" w:sz="0" w:space="0" w:color="auto"/>
          </w:divBdr>
        </w:div>
        <w:div w:id="59210725">
          <w:marLeft w:val="480"/>
          <w:marRight w:val="0"/>
          <w:marTop w:val="0"/>
          <w:marBottom w:val="0"/>
          <w:divBdr>
            <w:top w:val="none" w:sz="0" w:space="0" w:color="auto"/>
            <w:left w:val="none" w:sz="0" w:space="0" w:color="auto"/>
            <w:bottom w:val="none" w:sz="0" w:space="0" w:color="auto"/>
            <w:right w:val="none" w:sz="0" w:space="0" w:color="auto"/>
          </w:divBdr>
        </w:div>
        <w:div w:id="1017267085">
          <w:marLeft w:val="480"/>
          <w:marRight w:val="0"/>
          <w:marTop w:val="0"/>
          <w:marBottom w:val="0"/>
          <w:divBdr>
            <w:top w:val="none" w:sz="0" w:space="0" w:color="auto"/>
            <w:left w:val="none" w:sz="0" w:space="0" w:color="auto"/>
            <w:bottom w:val="none" w:sz="0" w:space="0" w:color="auto"/>
            <w:right w:val="none" w:sz="0" w:space="0" w:color="auto"/>
          </w:divBdr>
        </w:div>
      </w:divsChild>
    </w:div>
    <w:div w:id="136076324">
      <w:bodyDiv w:val="1"/>
      <w:marLeft w:val="0"/>
      <w:marRight w:val="0"/>
      <w:marTop w:val="0"/>
      <w:marBottom w:val="0"/>
      <w:divBdr>
        <w:top w:val="none" w:sz="0" w:space="0" w:color="auto"/>
        <w:left w:val="none" w:sz="0" w:space="0" w:color="auto"/>
        <w:bottom w:val="none" w:sz="0" w:space="0" w:color="auto"/>
        <w:right w:val="none" w:sz="0" w:space="0" w:color="auto"/>
      </w:divBdr>
    </w:div>
    <w:div w:id="141584161">
      <w:bodyDiv w:val="1"/>
      <w:marLeft w:val="0"/>
      <w:marRight w:val="0"/>
      <w:marTop w:val="0"/>
      <w:marBottom w:val="0"/>
      <w:divBdr>
        <w:top w:val="none" w:sz="0" w:space="0" w:color="auto"/>
        <w:left w:val="none" w:sz="0" w:space="0" w:color="auto"/>
        <w:bottom w:val="none" w:sz="0" w:space="0" w:color="auto"/>
        <w:right w:val="none" w:sz="0" w:space="0" w:color="auto"/>
      </w:divBdr>
    </w:div>
    <w:div w:id="149323525">
      <w:bodyDiv w:val="1"/>
      <w:marLeft w:val="0"/>
      <w:marRight w:val="0"/>
      <w:marTop w:val="0"/>
      <w:marBottom w:val="0"/>
      <w:divBdr>
        <w:top w:val="none" w:sz="0" w:space="0" w:color="auto"/>
        <w:left w:val="none" w:sz="0" w:space="0" w:color="auto"/>
        <w:bottom w:val="none" w:sz="0" w:space="0" w:color="auto"/>
        <w:right w:val="none" w:sz="0" w:space="0" w:color="auto"/>
      </w:divBdr>
    </w:div>
    <w:div w:id="154616500">
      <w:bodyDiv w:val="1"/>
      <w:marLeft w:val="0"/>
      <w:marRight w:val="0"/>
      <w:marTop w:val="0"/>
      <w:marBottom w:val="0"/>
      <w:divBdr>
        <w:top w:val="none" w:sz="0" w:space="0" w:color="auto"/>
        <w:left w:val="none" w:sz="0" w:space="0" w:color="auto"/>
        <w:bottom w:val="none" w:sz="0" w:space="0" w:color="auto"/>
        <w:right w:val="none" w:sz="0" w:space="0" w:color="auto"/>
      </w:divBdr>
      <w:divsChild>
        <w:div w:id="227766989">
          <w:marLeft w:val="480"/>
          <w:marRight w:val="0"/>
          <w:marTop w:val="0"/>
          <w:marBottom w:val="0"/>
          <w:divBdr>
            <w:top w:val="none" w:sz="0" w:space="0" w:color="auto"/>
            <w:left w:val="none" w:sz="0" w:space="0" w:color="auto"/>
            <w:bottom w:val="none" w:sz="0" w:space="0" w:color="auto"/>
            <w:right w:val="none" w:sz="0" w:space="0" w:color="auto"/>
          </w:divBdr>
        </w:div>
        <w:div w:id="1251310690">
          <w:marLeft w:val="480"/>
          <w:marRight w:val="0"/>
          <w:marTop w:val="0"/>
          <w:marBottom w:val="0"/>
          <w:divBdr>
            <w:top w:val="none" w:sz="0" w:space="0" w:color="auto"/>
            <w:left w:val="none" w:sz="0" w:space="0" w:color="auto"/>
            <w:bottom w:val="none" w:sz="0" w:space="0" w:color="auto"/>
            <w:right w:val="none" w:sz="0" w:space="0" w:color="auto"/>
          </w:divBdr>
        </w:div>
        <w:div w:id="1561281233">
          <w:marLeft w:val="480"/>
          <w:marRight w:val="0"/>
          <w:marTop w:val="0"/>
          <w:marBottom w:val="0"/>
          <w:divBdr>
            <w:top w:val="none" w:sz="0" w:space="0" w:color="auto"/>
            <w:left w:val="none" w:sz="0" w:space="0" w:color="auto"/>
            <w:bottom w:val="none" w:sz="0" w:space="0" w:color="auto"/>
            <w:right w:val="none" w:sz="0" w:space="0" w:color="auto"/>
          </w:divBdr>
        </w:div>
        <w:div w:id="1854492964">
          <w:marLeft w:val="480"/>
          <w:marRight w:val="0"/>
          <w:marTop w:val="0"/>
          <w:marBottom w:val="0"/>
          <w:divBdr>
            <w:top w:val="none" w:sz="0" w:space="0" w:color="auto"/>
            <w:left w:val="none" w:sz="0" w:space="0" w:color="auto"/>
            <w:bottom w:val="none" w:sz="0" w:space="0" w:color="auto"/>
            <w:right w:val="none" w:sz="0" w:space="0" w:color="auto"/>
          </w:divBdr>
        </w:div>
        <w:div w:id="2090155769">
          <w:marLeft w:val="480"/>
          <w:marRight w:val="0"/>
          <w:marTop w:val="0"/>
          <w:marBottom w:val="0"/>
          <w:divBdr>
            <w:top w:val="none" w:sz="0" w:space="0" w:color="auto"/>
            <w:left w:val="none" w:sz="0" w:space="0" w:color="auto"/>
            <w:bottom w:val="none" w:sz="0" w:space="0" w:color="auto"/>
            <w:right w:val="none" w:sz="0" w:space="0" w:color="auto"/>
          </w:divBdr>
        </w:div>
        <w:div w:id="2081444959">
          <w:marLeft w:val="480"/>
          <w:marRight w:val="0"/>
          <w:marTop w:val="0"/>
          <w:marBottom w:val="0"/>
          <w:divBdr>
            <w:top w:val="none" w:sz="0" w:space="0" w:color="auto"/>
            <w:left w:val="none" w:sz="0" w:space="0" w:color="auto"/>
            <w:bottom w:val="none" w:sz="0" w:space="0" w:color="auto"/>
            <w:right w:val="none" w:sz="0" w:space="0" w:color="auto"/>
          </w:divBdr>
        </w:div>
        <w:div w:id="1701082983">
          <w:marLeft w:val="480"/>
          <w:marRight w:val="0"/>
          <w:marTop w:val="0"/>
          <w:marBottom w:val="0"/>
          <w:divBdr>
            <w:top w:val="none" w:sz="0" w:space="0" w:color="auto"/>
            <w:left w:val="none" w:sz="0" w:space="0" w:color="auto"/>
            <w:bottom w:val="none" w:sz="0" w:space="0" w:color="auto"/>
            <w:right w:val="none" w:sz="0" w:space="0" w:color="auto"/>
          </w:divBdr>
        </w:div>
        <w:div w:id="1740129688">
          <w:marLeft w:val="480"/>
          <w:marRight w:val="0"/>
          <w:marTop w:val="0"/>
          <w:marBottom w:val="0"/>
          <w:divBdr>
            <w:top w:val="none" w:sz="0" w:space="0" w:color="auto"/>
            <w:left w:val="none" w:sz="0" w:space="0" w:color="auto"/>
            <w:bottom w:val="none" w:sz="0" w:space="0" w:color="auto"/>
            <w:right w:val="none" w:sz="0" w:space="0" w:color="auto"/>
          </w:divBdr>
        </w:div>
        <w:div w:id="1821311587">
          <w:marLeft w:val="480"/>
          <w:marRight w:val="0"/>
          <w:marTop w:val="0"/>
          <w:marBottom w:val="0"/>
          <w:divBdr>
            <w:top w:val="none" w:sz="0" w:space="0" w:color="auto"/>
            <w:left w:val="none" w:sz="0" w:space="0" w:color="auto"/>
            <w:bottom w:val="none" w:sz="0" w:space="0" w:color="auto"/>
            <w:right w:val="none" w:sz="0" w:space="0" w:color="auto"/>
          </w:divBdr>
        </w:div>
        <w:div w:id="712654129">
          <w:marLeft w:val="480"/>
          <w:marRight w:val="0"/>
          <w:marTop w:val="0"/>
          <w:marBottom w:val="0"/>
          <w:divBdr>
            <w:top w:val="none" w:sz="0" w:space="0" w:color="auto"/>
            <w:left w:val="none" w:sz="0" w:space="0" w:color="auto"/>
            <w:bottom w:val="none" w:sz="0" w:space="0" w:color="auto"/>
            <w:right w:val="none" w:sz="0" w:space="0" w:color="auto"/>
          </w:divBdr>
        </w:div>
        <w:div w:id="614361213">
          <w:marLeft w:val="480"/>
          <w:marRight w:val="0"/>
          <w:marTop w:val="0"/>
          <w:marBottom w:val="0"/>
          <w:divBdr>
            <w:top w:val="none" w:sz="0" w:space="0" w:color="auto"/>
            <w:left w:val="none" w:sz="0" w:space="0" w:color="auto"/>
            <w:bottom w:val="none" w:sz="0" w:space="0" w:color="auto"/>
            <w:right w:val="none" w:sz="0" w:space="0" w:color="auto"/>
          </w:divBdr>
        </w:div>
        <w:div w:id="1034036603">
          <w:marLeft w:val="480"/>
          <w:marRight w:val="0"/>
          <w:marTop w:val="0"/>
          <w:marBottom w:val="0"/>
          <w:divBdr>
            <w:top w:val="none" w:sz="0" w:space="0" w:color="auto"/>
            <w:left w:val="none" w:sz="0" w:space="0" w:color="auto"/>
            <w:bottom w:val="none" w:sz="0" w:space="0" w:color="auto"/>
            <w:right w:val="none" w:sz="0" w:space="0" w:color="auto"/>
          </w:divBdr>
        </w:div>
        <w:div w:id="1801340215">
          <w:marLeft w:val="480"/>
          <w:marRight w:val="0"/>
          <w:marTop w:val="0"/>
          <w:marBottom w:val="0"/>
          <w:divBdr>
            <w:top w:val="none" w:sz="0" w:space="0" w:color="auto"/>
            <w:left w:val="none" w:sz="0" w:space="0" w:color="auto"/>
            <w:bottom w:val="none" w:sz="0" w:space="0" w:color="auto"/>
            <w:right w:val="none" w:sz="0" w:space="0" w:color="auto"/>
          </w:divBdr>
        </w:div>
        <w:div w:id="1565337266">
          <w:marLeft w:val="480"/>
          <w:marRight w:val="0"/>
          <w:marTop w:val="0"/>
          <w:marBottom w:val="0"/>
          <w:divBdr>
            <w:top w:val="none" w:sz="0" w:space="0" w:color="auto"/>
            <w:left w:val="none" w:sz="0" w:space="0" w:color="auto"/>
            <w:bottom w:val="none" w:sz="0" w:space="0" w:color="auto"/>
            <w:right w:val="none" w:sz="0" w:space="0" w:color="auto"/>
          </w:divBdr>
        </w:div>
        <w:div w:id="417018441">
          <w:marLeft w:val="480"/>
          <w:marRight w:val="0"/>
          <w:marTop w:val="0"/>
          <w:marBottom w:val="0"/>
          <w:divBdr>
            <w:top w:val="none" w:sz="0" w:space="0" w:color="auto"/>
            <w:left w:val="none" w:sz="0" w:space="0" w:color="auto"/>
            <w:bottom w:val="none" w:sz="0" w:space="0" w:color="auto"/>
            <w:right w:val="none" w:sz="0" w:space="0" w:color="auto"/>
          </w:divBdr>
        </w:div>
        <w:div w:id="929198990">
          <w:marLeft w:val="480"/>
          <w:marRight w:val="0"/>
          <w:marTop w:val="0"/>
          <w:marBottom w:val="0"/>
          <w:divBdr>
            <w:top w:val="none" w:sz="0" w:space="0" w:color="auto"/>
            <w:left w:val="none" w:sz="0" w:space="0" w:color="auto"/>
            <w:bottom w:val="none" w:sz="0" w:space="0" w:color="auto"/>
            <w:right w:val="none" w:sz="0" w:space="0" w:color="auto"/>
          </w:divBdr>
        </w:div>
        <w:div w:id="818115506">
          <w:marLeft w:val="480"/>
          <w:marRight w:val="0"/>
          <w:marTop w:val="0"/>
          <w:marBottom w:val="0"/>
          <w:divBdr>
            <w:top w:val="none" w:sz="0" w:space="0" w:color="auto"/>
            <w:left w:val="none" w:sz="0" w:space="0" w:color="auto"/>
            <w:bottom w:val="none" w:sz="0" w:space="0" w:color="auto"/>
            <w:right w:val="none" w:sz="0" w:space="0" w:color="auto"/>
          </w:divBdr>
        </w:div>
        <w:div w:id="566649266">
          <w:marLeft w:val="480"/>
          <w:marRight w:val="0"/>
          <w:marTop w:val="0"/>
          <w:marBottom w:val="0"/>
          <w:divBdr>
            <w:top w:val="none" w:sz="0" w:space="0" w:color="auto"/>
            <w:left w:val="none" w:sz="0" w:space="0" w:color="auto"/>
            <w:bottom w:val="none" w:sz="0" w:space="0" w:color="auto"/>
            <w:right w:val="none" w:sz="0" w:space="0" w:color="auto"/>
          </w:divBdr>
        </w:div>
        <w:div w:id="413626256">
          <w:marLeft w:val="480"/>
          <w:marRight w:val="0"/>
          <w:marTop w:val="0"/>
          <w:marBottom w:val="0"/>
          <w:divBdr>
            <w:top w:val="none" w:sz="0" w:space="0" w:color="auto"/>
            <w:left w:val="none" w:sz="0" w:space="0" w:color="auto"/>
            <w:bottom w:val="none" w:sz="0" w:space="0" w:color="auto"/>
            <w:right w:val="none" w:sz="0" w:space="0" w:color="auto"/>
          </w:divBdr>
        </w:div>
        <w:div w:id="216627603">
          <w:marLeft w:val="480"/>
          <w:marRight w:val="0"/>
          <w:marTop w:val="0"/>
          <w:marBottom w:val="0"/>
          <w:divBdr>
            <w:top w:val="none" w:sz="0" w:space="0" w:color="auto"/>
            <w:left w:val="none" w:sz="0" w:space="0" w:color="auto"/>
            <w:bottom w:val="none" w:sz="0" w:space="0" w:color="auto"/>
            <w:right w:val="none" w:sz="0" w:space="0" w:color="auto"/>
          </w:divBdr>
        </w:div>
        <w:div w:id="538981688">
          <w:marLeft w:val="480"/>
          <w:marRight w:val="0"/>
          <w:marTop w:val="0"/>
          <w:marBottom w:val="0"/>
          <w:divBdr>
            <w:top w:val="none" w:sz="0" w:space="0" w:color="auto"/>
            <w:left w:val="none" w:sz="0" w:space="0" w:color="auto"/>
            <w:bottom w:val="none" w:sz="0" w:space="0" w:color="auto"/>
            <w:right w:val="none" w:sz="0" w:space="0" w:color="auto"/>
          </w:divBdr>
        </w:div>
        <w:div w:id="716663370">
          <w:marLeft w:val="480"/>
          <w:marRight w:val="0"/>
          <w:marTop w:val="0"/>
          <w:marBottom w:val="0"/>
          <w:divBdr>
            <w:top w:val="none" w:sz="0" w:space="0" w:color="auto"/>
            <w:left w:val="none" w:sz="0" w:space="0" w:color="auto"/>
            <w:bottom w:val="none" w:sz="0" w:space="0" w:color="auto"/>
            <w:right w:val="none" w:sz="0" w:space="0" w:color="auto"/>
          </w:divBdr>
        </w:div>
        <w:div w:id="1217544291">
          <w:marLeft w:val="480"/>
          <w:marRight w:val="0"/>
          <w:marTop w:val="0"/>
          <w:marBottom w:val="0"/>
          <w:divBdr>
            <w:top w:val="none" w:sz="0" w:space="0" w:color="auto"/>
            <w:left w:val="none" w:sz="0" w:space="0" w:color="auto"/>
            <w:bottom w:val="none" w:sz="0" w:space="0" w:color="auto"/>
            <w:right w:val="none" w:sz="0" w:space="0" w:color="auto"/>
          </w:divBdr>
        </w:div>
        <w:div w:id="681708456">
          <w:marLeft w:val="480"/>
          <w:marRight w:val="0"/>
          <w:marTop w:val="0"/>
          <w:marBottom w:val="0"/>
          <w:divBdr>
            <w:top w:val="none" w:sz="0" w:space="0" w:color="auto"/>
            <w:left w:val="none" w:sz="0" w:space="0" w:color="auto"/>
            <w:bottom w:val="none" w:sz="0" w:space="0" w:color="auto"/>
            <w:right w:val="none" w:sz="0" w:space="0" w:color="auto"/>
          </w:divBdr>
        </w:div>
        <w:div w:id="1002851054">
          <w:marLeft w:val="480"/>
          <w:marRight w:val="0"/>
          <w:marTop w:val="0"/>
          <w:marBottom w:val="0"/>
          <w:divBdr>
            <w:top w:val="none" w:sz="0" w:space="0" w:color="auto"/>
            <w:left w:val="none" w:sz="0" w:space="0" w:color="auto"/>
            <w:bottom w:val="none" w:sz="0" w:space="0" w:color="auto"/>
            <w:right w:val="none" w:sz="0" w:space="0" w:color="auto"/>
          </w:divBdr>
        </w:div>
        <w:div w:id="535316089">
          <w:marLeft w:val="480"/>
          <w:marRight w:val="0"/>
          <w:marTop w:val="0"/>
          <w:marBottom w:val="0"/>
          <w:divBdr>
            <w:top w:val="none" w:sz="0" w:space="0" w:color="auto"/>
            <w:left w:val="none" w:sz="0" w:space="0" w:color="auto"/>
            <w:bottom w:val="none" w:sz="0" w:space="0" w:color="auto"/>
            <w:right w:val="none" w:sz="0" w:space="0" w:color="auto"/>
          </w:divBdr>
        </w:div>
        <w:div w:id="480077099">
          <w:marLeft w:val="480"/>
          <w:marRight w:val="0"/>
          <w:marTop w:val="0"/>
          <w:marBottom w:val="0"/>
          <w:divBdr>
            <w:top w:val="none" w:sz="0" w:space="0" w:color="auto"/>
            <w:left w:val="none" w:sz="0" w:space="0" w:color="auto"/>
            <w:bottom w:val="none" w:sz="0" w:space="0" w:color="auto"/>
            <w:right w:val="none" w:sz="0" w:space="0" w:color="auto"/>
          </w:divBdr>
        </w:div>
        <w:div w:id="1512184858">
          <w:marLeft w:val="480"/>
          <w:marRight w:val="0"/>
          <w:marTop w:val="0"/>
          <w:marBottom w:val="0"/>
          <w:divBdr>
            <w:top w:val="none" w:sz="0" w:space="0" w:color="auto"/>
            <w:left w:val="none" w:sz="0" w:space="0" w:color="auto"/>
            <w:bottom w:val="none" w:sz="0" w:space="0" w:color="auto"/>
            <w:right w:val="none" w:sz="0" w:space="0" w:color="auto"/>
          </w:divBdr>
        </w:div>
        <w:div w:id="859125680">
          <w:marLeft w:val="480"/>
          <w:marRight w:val="0"/>
          <w:marTop w:val="0"/>
          <w:marBottom w:val="0"/>
          <w:divBdr>
            <w:top w:val="none" w:sz="0" w:space="0" w:color="auto"/>
            <w:left w:val="none" w:sz="0" w:space="0" w:color="auto"/>
            <w:bottom w:val="none" w:sz="0" w:space="0" w:color="auto"/>
            <w:right w:val="none" w:sz="0" w:space="0" w:color="auto"/>
          </w:divBdr>
        </w:div>
        <w:div w:id="2038038552">
          <w:marLeft w:val="480"/>
          <w:marRight w:val="0"/>
          <w:marTop w:val="0"/>
          <w:marBottom w:val="0"/>
          <w:divBdr>
            <w:top w:val="none" w:sz="0" w:space="0" w:color="auto"/>
            <w:left w:val="none" w:sz="0" w:space="0" w:color="auto"/>
            <w:bottom w:val="none" w:sz="0" w:space="0" w:color="auto"/>
            <w:right w:val="none" w:sz="0" w:space="0" w:color="auto"/>
          </w:divBdr>
        </w:div>
        <w:div w:id="634872963">
          <w:marLeft w:val="480"/>
          <w:marRight w:val="0"/>
          <w:marTop w:val="0"/>
          <w:marBottom w:val="0"/>
          <w:divBdr>
            <w:top w:val="none" w:sz="0" w:space="0" w:color="auto"/>
            <w:left w:val="none" w:sz="0" w:space="0" w:color="auto"/>
            <w:bottom w:val="none" w:sz="0" w:space="0" w:color="auto"/>
            <w:right w:val="none" w:sz="0" w:space="0" w:color="auto"/>
          </w:divBdr>
        </w:div>
      </w:divsChild>
    </w:div>
    <w:div w:id="157498767">
      <w:bodyDiv w:val="1"/>
      <w:marLeft w:val="0"/>
      <w:marRight w:val="0"/>
      <w:marTop w:val="0"/>
      <w:marBottom w:val="0"/>
      <w:divBdr>
        <w:top w:val="none" w:sz="0" w:space="0" w:color="auto"/>
        <w:left w:val="none" w:sz="0" w:space="0" w:color="auto"/>
        <w:bottom w:val="none" w:sz="0" w:space="0" w:color="auto"/>
        <w:right w:val="none" w:sz="0" w:space="0" w:color="auto"/>
      </w:divBdr>
      <w:divsChild>
        <w:div w:id="1005400240">
          <w:marLeft w:val="480"/>
          <w:marRight w:val="0"/>
          <w:marTop w:val="0"/>
          <w:marBottom w:val="0"/>
          <w:divBdr>
            <w:top w:val="none" w:sz="0" w:space="0" w:color="auto"/>
            <w:left w:val="none" w:sz="0" w:space="0" w:color="auto"/>
            <w:bottom w:val="none" w:sz="0" w:space="0" w:color="auto"/>
            <w:right w:val="none" w:sz="0" w:space="0" w:color="auto"/>
          </w:divBdr>
        </w:div>
        <w:div w:id="1608081605">
          <w:marLeft w:val="480"/>
          <w:marRight w:val="0"/>
          <w:marTop w:val="0"/>
          <w:marBottom w:val="0"/>
          <w:divBdr>
            <w:top w:val="none" w:sz="0" w:space="0" w:color="auto"/>
            <w:left w:val="none" w:sz="0" w:space="0" w:color="auto"/>
            <w:bottom w:val="none" w:sz="0" w:space="0" w:color="auto"/>
            <w:right w:val="none" w:sz="0" w:space="0" w:color="auto"/>
          </w:divBdr>
        </w:div>
        <w:div w:id="487943106">
          <w:marLeft w:val="480"/>
          <w:marRight w:val="0"/>
          <w:marTop w:val="0"/>
          <w:marBottom w:val="0"/>
          <w:divBdr>
            <w:top w:val="none" w:sz="0" w:space="0" w:color="auto"/>
            <w:left w:val="none" w:sz="0" w:space="0" w:color="auto"/>
            <w:bottom w:val="none" w:sz="0" w:space="0" w:color="auto"/>
            <w:right w:val="none" w:sz="0" w:space="0" w:color="auto"/>
          </w:divBdr>
        </w:div>
        <w:div w:id="130904425">
          <w:marLeft w:val="480"/>
          <w:marRight w:val="0"/>
          <w:marTop w:val="0"/>
          <w:marBottom w:val="0"/>
          <w:divBdr>
            <w:top w:val="none" w:sz="0" w:space="0" w:color="auto"/>
            <w:left w:val="none" w:sz="0" w:space="0" w:color="auto"/>
            <w:bottom w:val="none" w:sz="0" w:space="0" w:color="auto"/>
            <w:right w:val="none" w:sz="0" w:space="0" w:color="auto"/>
          </w:divBdr>
        </w:div>
        <w:div w:id="1740441927">
          <w:marLeft w:val="480"/>
          <w:marRight w:val="0"/>
          <w:marTop w:val="0"/>
          <w:marBottom w:val="0"/>
          <w:divBdr>
            <w:top w:val="none" w:sz="0" w:space="0" w:color="auto"/>
            <w:left w:val="none" w:sz="0" w:space="0" w:color="auto"/>
            <w:bottom w:val="none" w:sz="0" w:space="0" w:color="auto"/>
            <w:right w:val="none" w:sz="0" w:space="0" w:color="auto"/>
          </w:divBdr>
        </w:div>
        <w:div w:id="1938829734">
          <w:marLeft w:val="480"/>
          <w:marRight w:val="0"/>
          <w:marTop w:val="0"/>
          <w:marBottom w:val="0"/>
          <w:divBdr>
            <w:top w:val="none" w:sz="0" w:space="0" w:color="auto"/>
            <w:left w:val="none" w:sz="0" w:space="0" w:color="auto"/>
            <w:bottom w:val="none" w:sz="0" w:space="0" w:color="auto"/>
            <w:right w:val="none" w:sz="0" w:space="0" w:color="auto"/>
          </w:divBdr>
        </w:div>
        <w:div w:id="1226144604">
          <w:marLeft w:val="480"/>
          <w:marRight w:val="0"/>
          <w:marTop w:val="0"/>
          <w:marBottom w:val="0"/>
          <w:divBdr>
            <w:top w:val="none" w:sz="0" w:space="0" w:color="auto"/>
            <w:left w:val="none" w:sz="0" w:space="0" w:color="auto"/>
            <w:bottom w:val="none" w:sz="0" w:space="0" w:color="auto"/>
            <w:right w:val="none" w:sz="0" w:space="0" w:color="auto"/>
          </w:divBdr>
        </w:div>
        <w:div w:id="913973119">
          <w:marLeft w:val="480"/>
          <w:marRight w:val="0"/>
          <w:marTop w:val="0"/>
          <w:marBottom w:val="0"/>
          <w:divBdr>
            <w:top w:val="none" w:sz="0" w:space="0" w:color="auto"/>
            <w:left w:val="none" w:sz="0" w:space="0" w:color="auto"/>
            <w:bottom w:val="none" w:sz="0" w:space="0" w:color="auto"/>
            <w:right w:val="none" w:sz="0" w:space="0" w:color="auto"/>
          </w:divBdr>
        </w:div>
        <w:div w:id="1787581187">
          <w:marLeft w:val="480"/>
          <w:marRight w:val="0"/>
          <w:marTop w:val="0"/>
          <w:marBottom w:val="0"/>
          <w:divBdr>
            <w:top w:val="none" w:sz="0" w:space="0" w:color="auto"/>
            <w:left w:val="none" w:sz="0" w:space="0" w:color="auto"/>
            <w:bottom w:val="none" w:sz="0" w:space="0" w:color="auto"/>
            <w:right w:val="none" w:sz="0" w:space="0" w:color="auto"/>
          </w:divBdr>
        </w:div>
        <w:div w:id="1128359445">
          <w:marLeft w:val="480"/>
          <w:marRight w:val="0"/>
          <w:marTop w:val="0"/>
          <w:marBottom w:val="0"/>
          <w:divBdr>
            <w:top w:val="none" w:sz="0" w:space="0" w:color="auto"/>
            <w:left w:val="none" w:sz="0" w:space="0" w:color="auto"/>
            <w:bottom w:val="none" w:sz="0" w:space="0" w:color="auto"/>
            <w:right w:val="none" w:sz="0" w:space="0" w:color="auto"/>
          </w:divBdr>
        </w:div>
        <w:div w:id="1653636660">
          <w:marLeft w:val="480"/>
          <w:marRight w:val="0"/>
          <w:marTop w:val="0"/>
          <w:marBottom w:val="0"/>
          <w:divBdr>
            <w:top w:val="none" w:sz="0" w:space="0" w:color="auto"/>
            <w:left w:val="none" w:sz="0" w:space="0" w:color="auto"/>
            <w:bottom w:val="none" w:sz="0" w:space="0" w:color="auto"/>
            <w:right w:val="none" w:sz="0" w:space="0" w:color="auto"/>
          </w:divBdr>
        </w:div>
        <w:div w:id="765736830">
          <w:marLeft w:val="480"/>
          <w:marRight w:val="0"/>
          <w:marTop w:val="0"/>
          <w:marBottom w:val="0"/>
          <w:divBdr>
            <w:top w:val="none" w:sz="0" w:space="0" w:color="auto"/>
            <w:left w:val="none" w:sz="0" w:space="0" w:color="auto"/>
            <w:bottom w:val="none" w:sz="0" w:space="0" w:color="auto"/>
            <w:right w:val="none" w:sz="0" w:space="0" w:color="auto"/>
          </w:divBdr>
        </w:div>
        <w:div w:id="1705590399">
          <w:marLeft w:val="480"/>
          <w:marRight w:val="0"/>
          <w:marTop w:val="0"/>
          <w:marBottom w:val="0"/>
          <w:divBdr>
            <w:top w:val="none" w:sz="0" w:space="0" w:color="auto"/>
            <w:left w:val="none" w:sz="0" w:space="0" w:color="auto"/>
            <w:bottom w:val="none" w:sz="0" w:space="0" w:color="auto"/>
            <w:right w:val="none" w:sz="0" w:space="0" w:color="auto"/>
          </w:divBdr>
        </w:div>
        <w:div w:id="510222371">
          <w:marLeft w:val="480"/>
          <w:marRight w:val="0"/>
          <w:marTop w:val="0"/>
          <w:marBottom w:val="0"/>
          <w:divBdr>
            <w:top w:val="none" w:sz="0" w:space="0" w:color="auto"/>
            <w:left w:val="none" w:sz="0" w:space="0" w:color="auto"/>
            <w:bottom w:val="none" w:sz="0" w:space="0" w:color="auto"/>
            <w:right w:val="none" w:sz="0" w:space="0" w:color="auto"/>
          </w:divBdr>
        </w:div>
        <w:div w:id="1250238060">
          <w:marLeft w:val="480"/>
          <w:marRight w:val="0"/>
          <w:marTop w:val="0"/>
          <w:marBottom w:val="0"/>
          <w:divBdr>
            <w:top w:val="none" w:sz="0" w:space="0" w:color="auto"/>
            <w:left w:val="none" w:sz="0" w:space="0" w:color="auto"/>
            <w:bottom w:val="none" w:sz="0" w:space="0" w:color="auto"/>
            <w:right w:val="none" w:sz="0" w:space="0" w:color="auto"/>
          </w:divBdr>
        </w:div>
        <w:div w:id="582879601">
          <w:marLeft w:val="480"/>
          <w:marRight w:val="0"/>
          <w:marTop w:val="0"/>
          <w:marBottom w:val="0"/>
          <w:divBdr>
            <w:top w:val="none" w:sz="0" w:space="0" w:color="auto"/>
            <w:left w:val="none" w:sz="0" w:space="0" w:color="auto"/>
            <w:bottom w:val="none" w:sz="0" w:space="0" w:color="auto"/>
            <w:right w:val="none" w:sz="0" w:space="0" w:color="auto"/>
          </w:divBdr>
        </w:div>
        <w:div w:id="865287606">
          <w:marLeft w:val="480"/>
          <w:marRight w:val="0"/>
          <w:marTop w:val="0"/>
          <w:marBottom w:val="0"/>
          <w:divBdr>
            <w:top w:val="none" w:sz="0" w:space="0" w:color="auto"/>
            <w:left w:val="none" w:sz="0" w:space="0" w:color="auto"/>
            <w:bottom w:val="none" w:sz="0" w:space="0" w:color="auto"/>
            <w:right w:val="none" w:sz="0" w:space="0" w:color="auto"/>
          </w:divBdr>
        </w:div>
        <w:div w:id="437914324">
          <w:marLeft w:val="480"/>
          <w:marRight w:val="0"/>
          <w:marTop w:val="0"/>
          <w:marBottom w:val="0"/>
          <w:divBdr>
            <w:top w:val="none" w:sz="0" w:space="0" w:color="auto"/>
            <w:left w:val="none" w:sz="0" w:space="0" w:color="auto"/>
            <w:bottom w:val="none" w:sz="0" w:space="0" w:color="auto"/>
            <w:right w:val="none" w:sz="0" w:space="0" w:color="auto"/>
          </w:divBdr>
        </w:div>
        <w:div w:id="1897817667">
          <w:marLeft w:val="480"/>
          <w:marRight w:val="0"/>
          <w:marTop w:val="0"/>
          <w:marBottom w:val="0"/>
          <w:divBdr>
            <w:top w:val="none" w:sz="0" w:space="0" w:color="auto"/>
            <w:left w:val="none" w:sz="0" w:space="0" w:color="auto"/>
            <w:bottom w:val="none" w:sz="0" w:space="0" w:color="auto"/>
            <w:right w:val="none" w:sz="0" w:space="0" w:color="auto"/>
          </w:divBdr>
        </w:div>
        <w:div w:id="851262605">
          <w:marLeft w:val="480"/>
          <w:marRight w:val="0"/>
          <w:marTop w:val="0"/>
          <w:marBottom w:val="0"/>
          <w:divBdr>
            <w:top w:val="none" w:sz="0" w:space="0" w:color="auto"/>
            <w:left w:val="none" w:sz="0" w:space="0" w:color="auto"/>
            <w:bottom w:val="none" w:sz="0" w:space="0" w:color="auto"/>
            <w:right w:val="none" w:sz="0" w:space="0" w:color="auto"/>
          </w:divBdr>
        </w:div>
        <w:div w:id="104465022">
          <w:marLeft w:val="480"/>
          <w:marRight w:val="0"/>
          <w:marTop w:val="0"/>
          <w:marBottom w:val="0"/>
          <w:divBdr>
            <w:top w:val="none" w:sz="0" w:space="0" w:color="auto"/>
            <w:left w:val="none" w:sz="0" w:space="0" w:color="auto"/>
            <w:bottom w:val="none" w:sz="0" w:space="0" w:color="auto"/>
            <w:right w:val="none" w:sz="0" w:space="0" w:color="auto"/>
          </w:divBdr>
        </w:div>
        <w:div w:id="377820691">
          <w:marLeft w:val="480"/>
          <w:marRight w:val="0"/>
          <w:marTop w:val="0"/>
          <w:marBottom w:val="0"/>
          <w:divBdr>
            <w:top w:val="none" w:sz="0" w:space="0" w:color="auto"/>
            <w:left w:val="none" w:sz="0" w:space="0" w:color="auto"/>
            <w:bottom w:val="none" w:sz="0" w:space="0" w:color="auto"/>
            <w:right w:val="none" w:sz="0" w:space="0" w:color="auto"/>
          </w:divBdr>
        </w:div>
        <w:div w:id="1385645032">
          <w:marLeft w:val="480"/>
          <w:marRight w:val="0"/>
          <w:marTop w:val="0"/>
          <w:marBottom w:val="0"/>
          <w:divBdr>
            <w:top w:val="none" w:sz="0" w:space="0" w:color="auto"/>
            <w:left w:val="none" w:sz="0" w:space="0" w:color="auto"/>
            <w:bottom w:val="none" w:sz="0" w:space="0" w:color="auto"/>
            <w:right w:val="none" w:sz="0" w:space="0" w:color="auto"/>
          </w:divBdr>
        </w:div>
        <w:div w:id="1210613131">
          <w:marLeft w:val="480"/>
          <w:marRight w:val="0"/>
          <w:marTop w:val="0"/>
          <w:marBottom w:val="0"/>
          <w:divBdr>
            <w:top w:val="none" w:sz="0" w:space="0" w:color="auto"/>
            <w:left w:val="none" w:sz="0" w:space="0" w:color="auto"/>
            <w:bottom w:val="none" w:sz="0" w:space="0" w:color="auto"/>
            <w:right w:val="none" w:sz="0" w:space="0" w:color="auto"/>
          </w:divBdr>
        </w:div>
        <w:div w:id="1854607246">
          <w:marLeft w:val="480"/>
          <w:marRight w:val="0"/>
          <w:marTop w:val="0"/>
          <w:marBottom w:val="0"/>
          <w:divBdr>
            <w:top w:val="none" w:sz="0" w:space="0" w:color="auto"/>
            <w:left w:val="none" w:sz="0" w:space="0" w:color="auto"/>
            <w:bottom w:val="none" w:sz="0" w:space="0" w:color="auto"/>
            <w:right w:val="none" w:sz="0" w:space="0" w:color="auto"/>
          </w:divBdr>
        </w:div>
        <w:div w:id="1288000992">
          <w:marLeft w:val="480"/>
          <w:marRight w:val="0"/>
          <w:marTop w:val="0"/>
          <w:marBottom w:val="0"/>
          <w:divBdr>
            <w:top w:val="none" w:sz="0" w:space="0" w:color="auto"/>
            <w:left w:val="none" w:sz="0" w:space="0" w:color="auto"/>
            <w:bottom w:val="none" w:sz="0" w:space="0" w:color="auto"/>
            <w:right w:val="none" w:sz="0" w:space="0" w:color="auto"/>
          </w:divBdr>
        </w:div>
        <w:div w:id="216164207">
          <w:marLeft w:val="480"/>
          <w:marRight w:val="0"/>
          <w:marTop w:val="0"/>
          <w:marBottom w:val="0"/>
          <w:divBdr>
            <w:top w:val="none" w:sz="0" w:space="0" w:color="auto"/>
            <w:left w:val="none" w:sz="0" w:space="0" w:color="auto"/>
            <w:bottom w:val="none" w:sz="0" w:space="0" w:color="auto"/>
            <w:right w:val="none" w:sz="0" w:space="0" w:color="auto"/>
          </w:divBdr>
        </w:div>
        <w:div w:id="647592327">
          <w:marLeft w:val="480"/>
          <w:marRight w:val="0"/>
          <w:marTop w:val="0"/>
          <w:marBottom w:val="0"/>
          <w:divBdr>
            <w:top w:val="none" w:sz="0" w:space="0" w:color="auto"/>
            <w:left w:val="none" w:sz="0" w:space="0" w:color="auto"/>
            <w:bottom w:val="none" w:sz="0" w:space="0" w:color="auto"/>
            <w:right w:val="none" w:sz="0" w:space="0" w:color="auto"/>
          </w:divBdr>
        </w:div>
        <w:div w:id="1498422858">
          <w:marLeft w:val="480"/>
          <w:marRight w:val="0"/>
          <w:marTop w:val="0"/>
          <w:marBottom w:val="0"/>
          <w:divBdr>
            <w:top w:val="none" w:sz="0" w:space="0" w:color="auto"/>
            <w:left w:val="none" w:sz="0" w:space="0" w:color="auto"/>
            <w:bottom w:val="none" w:sz="0" w:space="0" w:color="auto"/>
            <w:right w:val="none" w:sz="0" w:space="0" w:color="auto"/>
          </w:divBdr>
        </w:div>
        <w:div w:id="97675532">
          <w:marLeft w:val="480"/>
          <w:marRight w:val="0"/>
          <w:marTop w:val="0"/>
          <w:marBottom w:val="0"/>
          <w:divBdr>
            <w:top w:val="none" w:sz="0" w:space="0" w:color="auto"/>
            <w:left w:val="none" w:sz="0" w:space="0" w:color="auto"/>
            <w:bottom w:val="none" w:sz="0" w:space="0" w:color="auto"/>
            <w:right w:val="none" w:sz="0" w:space="0" w:color="auto"/>
          </w:divBdr>
        </w:div>
        <w:div w:id="669212595">
          <w:marLeft w:val="480"/>
          <w:marRight w:val="0"/>
          <w:marTop w:val="0"/>
          <w:marBottom w:val="0"/>
          <w:divBdr>
            <w:top w:val="none" w:sz="0" w:space="0" w:color="auto"/>
            <w:left w:val="none" w:sz="0" w:space="0" w:color="auto"/>
            <w:bottom w:val="none" w:sz="0" w:space="0" w:color="auto"/>
            <w:right w:val="none" w:sz="0" w:space="0" w:color="auto"/>
          </w:divBdr>
        </w:div>
      </w:divsChild>
    </w:div>
    <w:div w:id="159543406">
      <w:bodyDiv w:val="1"/>
      <w:marLeft w:val="0"/>
      <w:marRight w:val="0"/>
      <w:marTop w:val="0"/>
      <w:marBottom w:val="0"/>
      <w:divBdr>
        <w:top w:val="none" w:sz="0" w:space="0" w:color="auto"/>
        <w:left w:val="none" w:sz="0" w:space="0" w:color="auto"/>
        <w:bottom w:val="none" w:sz="0" w:space="0" w:color="auto"/>
        <w:right w:val="none" w:sz="0" w:space="0" w:color="auto"/>
      </w:divBdr>
    </w:div>
    <w:div w:id="165676542">
      <w:bodyDiv w:val="1"/>
      <w:marLeft w:val="0"/>
      <w:marRight w:val="0"/>
      <w:marTop w:val="0"/>
      <w:marBottom w:val="0"/>
      <w:divBdr>
        <w:top w:val="none" w:sz="0" w:space="0" w:color="auto"/>
        <w:left w:val="none" w:sz="0" w:space="0" w:color="auto"/>
        <w:bottom w:val="none" w:sz="0" w:space="0" w:color="auto"/>
        <w:right w:val="none" w:sz="0" w:space="0" w:color="auto"/>
      </w:divBdr>
      <w:divsChild>
        <w:div w:id="70464829">
          <w:marLeft w:val="480"/>
          <w:marRight w:val="0"/>
          <w:marTop w:val="0"/>
          <w:marBottom w:val="0"/>
          <w:divBdr>
            <w:top w:val="none" w:sz="0" w:space="0" w:color="auto"/>
            <w:left w:val="none" w:sz="0" w:space="0" w:color="auto"/>
            <w:bottom w:val="none" w:sz="0" w:space="0" w:color="auto"/>
            <w:right w:val="none" w:sz="0" w:space="0" w:color="auto"/>
          </w:divBdr>
        </w:div>
        <w:div w:id="2020500809">
          <w:marLeft w:val="480"/>
          <w:marRight w:val="0"/>
          <w:marTop w:val="0"/>
          <w:marBottom w:val="0"/>
          <w:divBdr>
            <w:top w:val="none" w:sz="0" w:space="0" w:color="auto"/>
            <w:left w:val="none" w:sz="0" w:space="0" w:color="auto"/>
            <w:bottom w:val="none" w:sz="0" w:space="0" w:color="auto"/>
            <w:right w:val="none" w:sz="0" w:space="0" w:color="auto"/>
          </w:divBdr>
        </w:div>
        <w:div w:id="1002440272">
          <w:marLeft w:val="480"/>
          <w:marRight w:val="0"/>
          <w:marTop w:val="0"/>
          <w:marBottom w:val="0"/>
          <w:divBdr>
            <w:top w:val="none" w:sz="0" w:space="0" w:color="auto"/>
            <w:left w:val="none" w:sz="0" w:space="0" w:color="auto"/>
            <w:bottom w:val="none" w:sz="0" w:space="0" w:color="auto"/>
            <w:right w:val="none" w:sz="0" w:space="0" w:color="auto"/>
          </w:divBdr>
        </w:div>
        <w:div w:id="1092169397">
          <w:marLeft w:val="480"/>
          <w:marRight w:val="0"/>
          <w:marTop w:val="0"/>
          <w:marBottom w:val="0"/>
          <w:divBdr>
            <w:top w:val="none" w:sz="0" w:space="0" w:color="auto"/>
            <w:left w:val="none" w:sz="0" w:space="0" w:color="auto"/>
            <w:bottom w:val="none" w:sz="0" w:space="0" w:color="auto"/>
            <w:right w:val="none" w:sz="0" w:space="0" w:color="auto"/>
          </w:divBdr>
        </w:div>
        <w:div w:id="2079470687">
          <w:marLeft w:val="480"/>
          <w:marRight w:val="0"/>
          <w:marTop w:val="0"/>
          <w:marBottom w:val="0"/>
          <w:divBdr>
            <w:top w:val="none" w:sz="0" w:space="0" w:color="auto"/>
            <w:left w:val="none" w:sz="0" w:space="0" w:color="auto"/>
            <w:bottom w:val="none" w:sz="0" w:space="0" w:color="auto"/>
            <w:right w:val="none" w:sz="0" w:space="0" w:color="auto"/>
          </w:divBdr>
        </w:div>
        <w:div w:id="1061247929">
          <w:marLeft w:val="480"/>
          <w:marRight w:val="0"/>
          <w:marTop w:val="0"/>
          <w:marBottom w:val="0"/>
          <w:divBdr>
            <w:top w:val="none" w:sz="0" w:space="0" w:color="auto"/>
            <w:left w:val="none" w:sz="0" w:space="0" w:color="auto"/>
            <w:bottom w:val="none" w:sz="0" w:space="0" w:color="auto"/>
            <w:right w:val="none" w:sz="0" w:space="0" w:color="auto"/>
          </w:divBdr>
        </w:div>
        <w:div w:id="2054499634">
          <w:marLeft w:val="480"/>
          <w:marRight w:val="0"/>
          <w:marTop w:val="0"/>
          <w:marBottom w:val="0"/>
          <w:divBdr>
            <w:top w:val="none" w:sz="0" w:space="0" w:color="auto"/>
            <w:left w:val="none" w:sz="0" w:space="0" w:color="auto"/>
            <w:bottom w:val="none" w:sz="0" w:space="0" w:color="auto"/>
            <w:right w:val="none" w:sz="0" w:space="0" w:color="auto"/>
          </w:divBdr>
        </w:div>
        <w:div w:id="1705978624">
          <w:marLeft w:val="480"/>
          <w:marRight w:val="0"/>
          <w:marTop w:val="0"/>
          <w:marBottom w:val="0"/>
          <w:divBdr>
            <w:top w:val="none" w:sz="0" w:space="0" w:color="auto"/>
            <w:left w:val="none" w:sz="0" w:space="0" w:color="auto"/>
            <w:bottom w:val="none" w:sz="0" w:space="0" w:color="auto"/>
            <w:right w:val="none" w:sz="0" w:space="0" w:color="auto"/>
          </w:divBdr>
        </w:div>
        <w:div w:id="925190552">
          <w:marLeft w:val="480"/>
          <w:marRight w:val="0"/>
          <w:marTop w:val="0"/>
          <w:marBottom w:val="0"/>
          <w:divBdr>
            <w:top w:val="none" w:sz="0" w:space="0" w:color="auto"/>
            <w:left w:val="none" w:sz="0" w:space="0" w:color="auto"/>
            <w:bottom w:val="none" w:sz="0" w:space="0" w:color="auto"/>
            <w:right w:val="none" w:sz="0" w:space="0" w:color="auto"/>
          </w:divBdr>
        </w:div>
        <w:div w:id="1538932948">
          <w:marLeft w:val="480"/>
          <w:marRight w:val="0"/>
          <w:marTop w:val="0"/>
          <w:marBottom w:val="0"/>
          <w:divBdr>
            <w:top w:val="none" w:sz="0" w:space="0" w:color="auto"/>
            <w:left w:val="none" w:sz="0" w:space="0" w:color="auto"/>
            <w:bottom w:val="none" w:sz="0" w:space="0" w:color="auto"/>
            <w:right w:val="none" w:sz="0" w:space="0" w:color="auto"/>
          </w:divBdr>
        </w:div>
        <w:div w:id="502740185">
          <w:marLeft w:val="480"/>
          <w:marRight w:val="0"/>
          <w:marTop w:val="0"/>
          <w:marBottom w:val="0"/>
          <w:divBdr>
            <w:top w:val="none" w:sz="0" w:space="0" w:color="auto"/>
            <w:left w:val="none" w:sz="0" w:space="0" w:color="auto"/>
            <w:bottom w:val="none" w:sz="0" w:space="0" w:color="auto"/>
            <w:right w:val="none" w:sz="0" w:space="0" w:color="auto"/>
          </w:divBdr>
        </w:div>
        <w:div w:id="2122796283">
          <w:marLeft w:val="480"/>
          <w:marRight w:val="0"/>
          <w:marTop w:val="0"/>
          <w:marBottom w:val="0"/>
          <w:divBdr>
            <w:top w:val="none" w:sz="0" w:space="0" w:color="auto"/>
            <w:left w:val="none" w:sz="0" w:space="0" w:color="auto"/>
            <w:bottom w:val="none" w:sz="0" w:space="0" w:color="auto"/>
            <w:right w:val="none" w:sz="0" w:space="0" w:color="auto"/>
          </w:divBdr>
        </w:div>
        <w:div w:id="1254240127">
          <w:marLeft w:val="480"/>
          <w:marRight w:val="0"/>
          <w:marTop w:val="0"/>
          <w:marBottom w:val="0"/>
          <w:divBdr>
            <w:top w:val="none" w:sz="0" w:space="0" w:color="auto"/>
            <w:left w:val="none" w:sz="0" w:space="0" w:color="auto"/>
            <w:bottom w:val="none" w:sz="0" w:space="0" w:color="auto"/>
            <w:right w:val="none" w:sz="0" w:space="0" w:color="auto"/>
          </w:divBdr>
        </w:div>
        <w:div w:id="869957377">
          <w:marLeft w:val="480"/>
          <w:marRight w:val="0"/>
          <w:marTop w:val="0"/>
          <w:marBottom w:val="0"/>
          <w:divBdr>
            <w:top w:val="none" w:sz="0" w:space="0" w:color="auto"/>
            <w:left w:val="none" w:sz="0" w:space="0" w:color="auto"/>
            <w:bottom w:val="none" w:sz="0" w:space="0" w:color="auto"/>
            <w:right w:val="none" w:sz="0" w:space="0" w:color="auto"/>
          </w:divBdr>
        </w:div>
        <w:div w:id="32312502">
          <w:marLeft w:val="480"/>
          <w:marRight w:val="0"/>
          <w:marTop w:val="0"/>
          <w:marBottom w:val="0"/>
          <w:divBdr>
            <w:top w:val="none" w:sz="0" w:space="0" w:color="auto"/>
            <w:left w:val="none" w:sz="0" w:space="0" w:color="auto"/>
            <w:bottom w:val="none" w:sz="0" w:space="0" w:color="auto"/>
            <w:right w:val="none" w:sz="0" w:space="0" w:color="auto"/>
          </w:divBdr>
        </w:div>
        <w:div w:id="1009063553">
          <w:marLeft w:val="480"/>
          <w:marRight w:val="0"/>
          <w:marTop w:val="0"/>
          <w:marBottom w:val="0"/>
          <w:divBdr>
            <w:top w:val="none" w:sz="0" w:space="0" w:color="auto"/>
            <w:left w:val="none" w:sz="0" w:space="0" w:color="auto"/>
            <w:bottom w:val="none" w:sz="0" w:space="0" w:color="auto"/>
            <w:right w:val="none" w:sz="0" w:space="0" w:color="auto"/>
          </w:divBdr>
        </w:div>
        <w:div w:id="1469665525">
          <w:marLeft w:val="480"/>
          <w:marRight w:val="0"/>
          <w:marTop w:val="0"/>
          <w:marBottom w:val="0"/>
          <w:divBdr>
            <w:top w:val="none" w:sz="0" w:space="0" w:color="auto"/>
            <w:left w:val="none" w:sz="0" w:space="0" w:color="auto"/>
            <w:bottom w:val="none" w:sz="0" w:space="0" w:color="auto"/>
            <w:right w:val="none" w:sz="0" w:space="0" w:color="auto"/>
          </w:divBdr>
        </w:div>
        <w:div w:id="1442265996">
          <w:marLeft w:val="480"/>
          <w:marRight w:val="0"/>
          <w:marTop w:val="0"/>
          <w:marBottom w:val="0"/>
          <w:divBdr>
            <w:top w:val="none" w:sz="0" w:space="0" w:color="auto"/>
            <w:left w:val="none" w:sz="0" w:space="0" w:color="auto"/>
            <w:bottom w:val="none" w:sz="0" w:space="0" w:color="auto"/>
            <w:right w:val="none" w:sz="0" w:space="0" w:color="auto"/>
          </w:divBdr>
        </w:div>
      </w:divsChild>
    </w:div>
    <w:div w:id="166412125">
      <w:bodyDiv w:val="1"/>
      <w:marLeft w:val="0"/>
      <w:marRight w:val="0"/>
      <w:marTop w:val="0"/>
      <w:marBottom w:val="0"/>
      <w:divBdr>
        <w:top w:val="none" w:sz="0" w:space="0" w:color="auto"/>
        <w:left w:val="none" w:sz="0" w:space="0" w:color="auto"/>
        <w:bottom w:val="none" w:sz="0" w:space="0" w:color="auto"/>
        <w:right w:val="none" w:sz="0" w:space="0" w:color="auto"/>
      </w:divBdr>
    </w:div>
    <w:div w:id="178592846">
      <w:bodyDiv w:val="1"/>
      <w:marLeft w:val="0"/>
      <w:marRight w:val="0"/>
      <w:marTop w:val="0"/>
      <w:marBottom w:val="0"/>
      <w:divBdr>
        <w:top w:val="none" w:sz="0" w:space="0" w:color="auto"/>
        <w:left w:val="none" w:sz="0" w:space="0" w:color="auto"/>
        <w:bottom w:val="none" w:sz="0" w:space="0" w:color="auto"/>
        <w:right w:val="none" w:sz="0" w:space="0" w:color="auto"/>
      </w:divBdr>
    </w:div>
    <w:div w:id="179441692">
      <w:bodyDiv w:val="1"/>
      <w:marLeft w:val="0"/>
      <w:marRight w:val="0"/>
      <w:marTop w:val="0"/>
      <w:marBottom w:val="0"/>
      <w:divBdr>
        <w:top w:val="none" w:sz="0" w:space="0" w:color="auto"/>
        <w:left w:val="none" w:sz="0" w:space="0" w:color="auto"/>
        <w:bottom w:val="none" w:sz="0" w:space="0" w:color="auto"/>
        <w:right w:val="none" w:sz="0" w:space="0" w:color="auto"/>
      </w:divBdr>
      <w:divsChild>
        <w:div w:id="1848132755">
          <w:marLeft w:val="480"/>
          <w:marRight w:val="0"/>
          <w:marTop w:val="0"/>
          <w:marBottom w:val="0"/>
          <w:divBdr>
            <w:top w:val="none" w:sz="0" w:space="0" w:color="auto"/>
            <w:left w:val="none" w:sz="0" w:space="0" w:color="auto"/>
            <w:bottom w:val="none" w:sz="0" w:space="0" w:color="auto"/>
            <w:right w:val="none" w:sz="0" w:space="0" w:color="auto"/>
          </w:divBdr>
        </w:div>
        <w:div w:id="1444227807">
          <w:marLeft w:val="480"/>
          <w:marRight w:val="0"/>
          <w:marTop w:val="0"/>
          <w:marBottom w:val="0"/>
          <w:divBdr>
            <w:top w:val="none" w:sz="0" w:space="0" w:color="auto"/>
            <w:left w:val="none" w:sz="0" w:space="0" w:color="auto"/>
            <w:bottom w:val="none" w:sz="0" w:space="0" w:color="auto"/>
            <w:right w:val="none" w:sz="0" w:space="0" w:color="auto"/>
          </w:divBdr>
        </w:div>
        <w:div w:id="1269585374">
          <w:marLeft w:val="480"/>
          <w:marRight w:val="0"/>
          <w:marTop w:val="0"/>
          <w:marBottom w:val="0"/>
          <w:divBdr>
            <w:top w:val="none" w:sz="0" w:space="0" w:color="auto"/>
            <w:left w:val="none" w:sz="0" w:space="0" w:color="auto"/>
            <w:bottom w:val="none" w:sz="0" w:space="0" w:color="auto"/>
            <w:right w:val="none" w:sz="0" w:space="0" w:color="auto"/>
          </w:divBdr>
        </w:div>
        <w:div w:id="1499691597">
          <w:marLeft w:val="480"/>
          <w:marRight w:val="0"/>
          <w:marTop w:val="0"/>
          <w:marBottom w:val="0"/>
          <w:divBdr>
            <w:top w:val="none" w:sz="0" w:space="0" w:color="auto"/>
            <w:left w:val="none" w:sz="0" w:space="0" w:color="auto"/>
            <w:bottom w:val="none" w:sz="0" w:space="0" w:color="auto"/>
            <w:right w:val="none" w:sz="0" w:space="0" w:color="auto"/>
          </w:divBdr>
        </w:div>
        <w:div w:id="1977568699">
          <w:marLeft w:val="480"/>
          <w:marRight w:val="0"/>
          <w:marTop w:val="0"/>
          <w:marBottom w:val="0"/>
          <w:divBdr>
            <w:top w:val="none" w:sz="0" w:space="0" w:color="auto"/>
            <w:left w:val="none" w:sz="0" w:space="0" w:color="auto"/>
            <w:bottom w:val="none" w:sz="0" w:space="0" w:color="auto"/>
            <w:right w:val="none" w:sz="0" w:space="0" w:color="auto"/>
          </w:divBdr>
        </w:div>
        <w:div w:id="662667021">
          <w:marLeft w:val="480"/>
          <w:marRight w:val="0"/>
          <w:marTop w:val="0"/>
          <w:marBottom w:val="0"/>
          <w:divBdr>
            <w:top w:val="none" w:sz="0" w:space="0" w:color="auto"/>
            <w:left w:val="none" w:sz="0" w:space="0" w:color="auto"/>
            <w:bottom w:val="none" w:sz="0" w:space="0" w:color="auto"/>
            <w:right w:val="none" w:sz="0" w:space="0" w:color="auto"/>
          </w:divBdr>
        </w:div>
        <w:div w:id="1427456868">
          <w:marLeft w:val="480"/>
          <w:marRight w:val="0"/>
          <w:marTop w:val="0"/>
          <w:marBottom w:val="0"/>
          <w:divBdr>
            <w:top w:val="none" w:sz="0" w:space="0" w:color="auto"/>
            <w:left w:val="none" w:sz="0" w:space="0" w:color="auto"/>
            <w:bottom w:val="none" w:sz="0" w:space="0" w:color="auto"/>
            <w:right w:val="none" w:sz="0" w:space="0" w:color="auto"/>
          </w:divBdr>
        </w:div>
        <w:div w:id="6832784">
          <w:marLeft w:val="480"/>
          <w:marRight w:val="0"/>
          <w:marTop w:val="0"/>
          <w:marBottom w:val="0"/>
          <w:divBdr>
            <w:top w:val="none" w:sz="0" w:space="0" w:color="auto"/>
            <w:left w:val="none" w:sz="0" w:space="0" w:color="auto"/>
            <w:bottom w:val="none" w:sz="0" w:space="0" w:color="auto"/>
            <w:right w:val="none" w:sz="0" w:space="0" w:color="auto"/>
          </w:divBdr>
        </w:div>
        <w:div w:id="675770820">
          <w:marLeft w:val="480"/>
          <w:marRight w:val="0"/>
          <w:marTop w:val="0"/>
          <w:marBottom w:val="0"/>
          <w:divBdr>
            <w:top w:val="none" w:sz="0" w:space="0" w:color="auto"/>
            <w:left w:val="none" w:sz="0" w:space="0" w:color="auto"/>
            <w:bottom w:val="none" w:sz="0" w:space="0" w:color="auto"/>
            <w:right w:val="none" w:sz="0" w:space="0" w:color="auto"/>
          </w:divBdr>
        </w:div>
        <w:div w:id="82848730">
          <w:marLeft w:val="480"/>
          <w:marRight w:val="0"/>
          <w:marTop w:val="0"/>
          <w:marBottom w:val="0"/>
          <w:divBdr>
            <w:top w:val="none" w:sz="0" w:space="0" w:color="auto"/>
            <w:left w:val="none" w:sz="0" w:space="0" w:color="auto"/>
            <w:bottom w:val="none" w:sz="0" w:space="0" w:color="auto"/>
            <w:right w:val="none" w:sz="0" w:space="0" w:color="auto"/>
          </w:divBdr>
        </w:div>
        <w:div w:id="1416391544">
          <w:marLeft w:val="480"/>
          <w:marRight w:val="0"/>
          <w:marTop w:val="0"/>
          <w:marBottom w:val="0"/>
          <w:divBdr>
            <w:top w:val="none" w:sz="0" w:space="0" w:color="auto"/>
            <w:left w:val="none" w:sz="0" w:space="0" w:color="auto"/>
            <w:bottom w:val="none" w:sz="0" w:space="0" w:color="auto"/>
            <w:right w:val="none" w:sz="0" w:space="0" w:color="auto"/>
          </w:divBdr>
        </w:div>
        <w:div w:id="332496372">
          <w:marLeft w:val="480"/>
          <w:marRight w:val="0"/>
          <w:marTop w:val="0"/>
          <w:marBottom w:val="0"/>
          <w:divBdr>
            <w:top w:val="none" w:sz="0" w:space="0" w:color="auto"/>
            <w:left w:val="none" w:sz="0" w:space="0" w:color="auto"/>
            <w:bottom w:val="none" w:sz="0" w:space="0" w:color="auto"/>
            <w:right w:val="none" w:sz="0" w:space="0" w:color="auto"/>
          </w:divBdr>
        </w:div>
        <w:div w:id="676271107">
          <w:marLeft w:val="480"/>
          <w:marRight w:val="0"/>
          <w:marTop w:val="0"/>
          <w:marBottom w:val="0"/>
          <w:divBdr>
            <w:top w:val="none" w:sz="0" w:space="0" w:color="auto"/>
            <w:left w:val="none" w:sz="0" w:space="0" w:color="auto"/>
            <w:bottom w:val="none" w:sz="0" w:space="0" w:color="auto"/>
            <w:right w:val="none" w:sz="0" w:space="0" w:color="auto"/>
          </w:divBdr>
        </w:div>
        <w:div w:id="1126049665">
          <w:marLeft w:val="480"/>
          <w:marRight w:val="0"/>
          <w:marTop w:val="0"/>
          <w:marBottom w:val="0"/>
          <w:divBdr>
            <w:top w:val="none" w:sz="0" w:space="0" w:color="auto"/>
            <w:left w:val="none" w:sz="0" w:space="0" w:color="auto"/>
            <w:bottom w:val="none" w:sz="0" w:space="0" w:color="auto"/>
            <w:right w:val="none" w:sz="0" w:space="0" w:color="auto"/>
          </w:divBdr>
        </w:div>
        <w:div w:id="426662205">
          <w:marLeft w:val="480"/>
          <w:marRight w:val="0"/>
          <w:marTop w:val="0"/>
          <w:marBottom w:val="0"/>
          <w:divBdr>
            <w:top w:val="none" w:sz="0" w:space="0" w:color="auto"/>
            <w:left w:val="none" w:sz="0" w:space="0" w:color="auto"/>
            <w:bottom w:val="none" w:sz="0" w:space="0" w:color="auto"/>
            <w:right w:val="none" w:sz="0" w:space="0" w:color="auto"/>
          </w:divBdr>
        </w:div>
        <w:div w:id="230508175">
          <w:marLeft w:val="480"/>
          <w:marRight w:val="0"/>
          <w:marTop w:val="0"/>
          <w:marBottom w:val="0"/>
          <w:divBdr>
            <w:top w:val="none" w:sz="0" w:space="0" w:color="auto"/>
            <w:left w:val="none" w:sz="0" w:space="0" w:color="auto"/>
            <w:bottom w:val="none" w:sz="0" w:space="0" w:color="auto"/>
            <w:right w:val="none" w:sz="0" w:space="0" w:color="auto"/>
          </w:divBdr>
        </w:div>
        <w:div w:id="28724033">
          <w:marLeft w:val="480"/>
          <w:marRight w:val="0"/>
          <w:marTop w:val="0"/>
          <w:marBottom w:val="0"/>
          <w:divBdr>
            <w:top w:val="none" w:sz="0" w:space="0" w:color="auto"/>
            <w:left w:val="none" w:sz="0" w:space="0" w:color="auto"/>
            <w:bottom w:val="none" w:sz="0" w:space="0" w:color="auto"/>
            <w:right w:val="none" w:sz="0" w:space="0" w:color="auto"/>
          </w:divBdr>
        </w:div>
        <w:div w:id="538519094">
          <w:marLeft w:val="480"/>
          <w:marRight w:val="0"/>
          <w:marTop w:val="0"/>
          <w:marBottom w:val="0"/>
          <w:divBdr>
            <w:top w:val="none" w:sz="0" w:space="0" w:color="auto"/>
            <w:left w:val="none" w:sz="0" w:space="0" w:color="auto"/>
            <w:bottom w:val="none" w:sz="0" w:space="0" w:color="auto"/>
            <w:right w:val="none" w:sz="0" w:space="0" w:color="auto"/>
          </w:divBdr>
        </w:div>
        <w:div w:id="2107647050">
          <w:marLeft w:val="480"/>
          <w:marRight w:val="0"/>
          <w:marTop w:val="0"/>
          <w:marBottom w:val="0"/>
          <w:divBdr>
            <w:top w:val="none" w:sz="0" w:space="0" w:color="auto"/>
            <w:left w:val="none" w:sz="0" w:space="0" w:color="auto"/>
            <w:bottom w:val="none" w:sz="0" w:space="0" w:color="auto"/>
            <w:right w:val="none" w:sz="0" w:space="0" w:color="auto"/>
          </w:divBdr>
        </w:div>
        <w:div w:id="1140077625">
          <w:marLeft w:val="480"/>
          <w:marRight w:val="0"/>
          <w:marTop w:val="0"/>
          <w:marBottom w:val="0"/>
          <w:divBdr>
            <w:top w:val="none" w:sz="0" w:space="0" w:color="auto"/>
            <w:left w:val="none" w:sz="0" w:space="0" w:color="auto"/>
            <w:bottom w:val="none" w:sz="0" w:space="0" w:color="auto"/>
            <w:right w:val="none" w:sz="0" w:space="0" w:color="auto"/>
          </w:divBdr>
        </w:div>
        <w:div w:id="1966232928">
          <w:marLeft w:val="480"/>
          <w:marRight w:val="0"/>
          <w:marTop w:val="0"/>
          <w:marBottom w:val="0"/>
          <w:divBdr>
            <w:top w:val="none" w:sz="0" w:space="0" w:color="auto"/>
            <w:left w:val="none" w:sz="0" w:space="0" w:color="auto"/>
            <w:bottom w:val="none" w:sz="0" w:space="0" w:color="auto"/>
            <w:right w:val="none" w:sz="0" w:space="0" w:color="auto"/>
          </w:divBdr>
        </w:div>
        <w:div w:id="1811704749">
          <w:marLeft w:val="480"/>
          <w:marRight w:val="0"/>
          <w:marTop w:val="0"/>
          <w:marBottom w:val="0"/>
          <w:divBdr>
            <w:top w:val="none" w:sz="0" w:space="0" w:color="auto"/>
            <w:left w:val="none" w:sz="0" w:space="0" w:color="auto"/>
            <w:bottom w:val="none" w:sz="0" w:space="0" w:color="auto"/>
            <w:right w:val="none" w:sz="0" w:space="0" w:color="auto"/>
          </w:divBdr>
        </w:div>
        <w:div w:id="1750417380">
          <w:marLeft w:val="480"/>
          <w:marRight w:val="0"/>
          <w:marTop w:val="0"/>
          <w:marBottom w:val="0"/>
          <w:divBdr>
            <w:top w:val="none" w:sz="0" w:space="0" w:color="auto"/>
            <w:left w:val="none" w:sz="0" w:space="0" w:color="auto"/>
            <w:bottom w:val="none" w:sz="0" w:space="0" w:color="auto"/>
            <w:right w:val="none" w:sz="0" w:space="0" w:color="auto"/>
          </w:divBdr>
        </w:div>
        <w:div w:id="515266931">
          <w:marLeft w:val="480"/>
          <w:marRight w:val="0"/>
          <w:marTop w:val="0"/>
          <w:marBottom w:val="0"/>
          <w:divBdr>
            <w:top w:val="none" w:sz="0" w:space="0" w:color="auto"/>
            <w:left w:val="none" w:sz="0" w:space="0" w:color="auto"/>
            <w:bottom w:val="none" w:sz="0" w:space="0" w:color="auto"/>
            <w:right w:val="none" w:sz="0" w:space="0" w:color="auto"/>
          </w:divBdr>
        </w:div>
        <w:div w:id="1173644333">
          <w:marLeft w:val="480"/>
          <w:marRight w:val="0"/>
          <w:marTop w:val="0"/>
          <w:marBottom w:val="0"/>
          <w:divBdr>
            <w:top w:val="none" w:sz="0" w:space="0" w:color="auto"/>
            <w:left w:val="none" w:sz="0" w:space="0" w:color="auto"/>
            <w:bottom w:val="none" w:sz="0" w:space="0" w:color="auto"/>
            <w:right w:val="none" w:sz="0" w:space="0" w:color="auto"/>
          </w:divBdr>
        </w:div>
        <w:div w:id="925574872">
          <w:marLeft w:val="480"/>
          <w:marRight w:val="0"/>
          <w:marTop w:val="0"/>
          <w:marBottom w:val="0"/>
          <w:divBdr>
            <w:top w:val="none" w:sz="0" w:space="0" w:color="auto"/>
            <w:left w:val="none" w:sz="0" w:space="0" w:color="auto"/>
            <w:bottom w:val="none" w:sz="0" w:space="0" w:color="auto"/>
            <w:right w:val="none" w:sz="0" w:space="0" w:color="auto"/>
          </w:divBdr>
        </w:div>
        <w:div w:id="1277828504">
          <w:marLeft w:val="480"/>
          <w:marRight w:val="0"/>
          <w:marTop w:val="0"/>
          <w:marBottom w:val="0"/>
          <w:divBdr>
            <w:top w:val="none" w:sz="0" w:space="0" w:color="auto"/>
            <w:left w:val="none" w:sz="0" w:space="0" w:color="auto"/>
            <w:bottom w:val="none" w:sz="0" w:space="0" w:color="auto"/>
            <w:right w:val="none" w:sz="0" w:space="0" w:color="auto"/>
          </w:divBdr>
        </w:div>
        <w:div w:id="1511287641">
          <w:marLeft w:val="480"/>
          <w:marRight w:val="0"/>
          <w:marTop w:val="0"/>
          <w:marBottom w:val="0"/>
          <w:divBdr>
            <w:top w:val="none" w:sz="0" w:space="0" w:color="auto"/>
            <w:left w:val="none" w:sz="0" w:space="0" w:color="auto"/>
            <w:bottom w:val="none" w:sz="0" w:space="0" w:color="auto"/>
            <w:right w:val="none" w:sz="0" w:space="0" w:color="auto"/>
          </w:divBdr>
        </w:div>
        <w:div w:id="1636325261">
          <w:marLeft w:val="480"/>
          <w:marRight w:val="0"/>
          <w:marTop w:val="0"/>
          <w:marBottom w:val="0"/>
          <w:divBdr>
            <w:top w:val="none" w:sz="0" w:space="0" w:color="auto"/>
            <w:left w:val="none" w:sz="0" w:space="0" w:color="auto"/>
            <w:bottom w:val="none" w:sz="0" w:space="0" w:color="auto"/>
            <w:right w:val="none" w:sz="0" w:space="0" w:color="auto"/>
          </w:divBdr>
        </w:div>
        <w:div w:id="1473449732">
          <w:marLeft w:val="480"/>
          <w:marRight w:val="0"/>
          <w:marTop w:val="0"/>
          <w:marBottom w:val="0"/>
          <w:divBdr>
            <w:top w:val="none" w:sz="0" w:space="0" w:color="auto"/>
            <w:left w:val="none" w:sz="0" w:space="0" w:color="auto"/>
            <w:bottom w:val="none" w:sz="0" w:space="0" w:color="auto"/>
            <w:right w:val="none" w:sz="0" w:space="0" w:color="auto"/>
          </w:divBdr>
        </w:div>
      </w:divsChild>
    </w:div>
    <w:div w:id="180824324">
      <w:bodyDiv w:val="1"/>
      <w:marLeft w:val="0"/>
      <w:marRight w:val="0"/>
      <w:marTop w:val="0"/>
      <w:marBottom w:val="0"/>
      <w:divBdr>
        <w:top w:val="none" w:sz="0" w:space="0" w:color="auto"/>
        <w:left w:val="none" w:sz="0" w:space="0" w:color="auto"/>
        <w:bottom w:val="none" w:sz="0" w:space="0" w:color="auto"/>
        <w:right w:val="none" w:sz="0" w:space="0" w:color="auto"/>
      </w:divBdr>
    </w:div>
    <w:div w:id="194782296">
      <w:bodyDiv w:val="1"/>
      <w:marLeft w:val="0"/>
      <w:marRight w:val="0"/>
      <w:marTop w:val="0"/>
      <w:marBottom w:val="0"/>
      <w:divBdr>
        <w:top w:val="none" w:sz="0" w:space="0" w:color="auto"/>
        <w:left w:val="none" w:sz="0" w:space="0" w:color="auto"/>
        <w:bottom w:val="none" w:sz="0" w:space="0" w:color="auto"/>
        <w:right w:val="none" w:sz="0" w:space="0" w:color="auto"/>
      </w:divBdr>
    </w:div>
    <w:div w:id="205916827">
      <w:bodyDiv w:val="1"/>
      <w:marLeft w:val="0"/>
      <w:marRight w:val="0"/>
      <w:marTop w:val="0"/>
      <w:marBottom w:val="0"/>
      <w:divBdr>
        <w:top w:val="none" w:sz="0" w:space="0" w:color="auto"/>
        <w:left w:val="none" w:sz="0" w:space="0" w:color="auto"/>
        <w:bottom w:val="none" w:sz="0" w:space="0" w:color="auto"/>
        <w:right w:val="none" w:sz="0" w:space="0" w:color="auto"/>
      </w:divBdr>
    </w:div>
    <w:div w:id="211039817">
      <w:bodyDiv w:val="1"/>
      <w:marLeft w:val="0"/>
      <w:marRight w:val="0"/>
      <w:marTop w:val="0"/>
      <w:marBottom w:val="0"/>
      <w:divBdr>
        <w:top w:val="none" w:sz="0" w:space="0" w:color="auto"/>
        <w:left w:val="none" w:sz="0" w:space="0" w:color="auto"/>
        <w:bottom w:val="none" w:sz="0" w:space="0" w:color="auto"/>
        <w:right w:val="none" w:sz="0" w:space="0" w:color="auto"/>
      </w:divBdr>
      <w:divsChild>
        <w:div w:id="239411821">
          <w:marLeft w:val="480"/>
          <w:marRight w:val="0"/>
          <w:marTop w:val="0"/>
          <w:marBottom w:val="0"/>
          <w:divBdr>
            <w:top w:val="none" w:sz="0" w:space="0" w:color="auto"/>
            <w:left w:val="none" w:sz="0" w:space="0" w:color="auto"/>
            <w:bottom w:val="none" w:sz="0" w:space="0" w:color="auto"/>
            <w:right w:val="none" w:sz="0" w:space="0" w:color="auto"/>
          </w:divBdr>
        </w:div>
        <w:div w:id="1019548742">
          <w:marLeft w:val="480"/>
          <w:marRight w:val="0"/>
          <w:marTop w:val="0"/>
          <w:marBottom w:val="0"/>
          <w:divBdr>
            <w:top w:val="none" w:sz="0" w:space="0" w:color="auto"/>
            <w:left w:val="none" w:sz="0" w:space="0" w:color="auto"/>
            <w:bottom w:val="none" w:sz="0" w:space="0" w:color="auto"/>
            <w:right w:val="none" w:sz="0" w:space="0" w:color="auto"/>
          </w:divBdr>
        </w:div>
        <w:div w:id="1416434477">
          <w:marLeft w:val="480"/>
          <w:marRight w:val="0"/>
          <w:marTop w:val="0"/>
          <w:marBottom w:val="0"/>
          <w:divBdr>
            <w:top w:val="none" w:sz="0" w:space="0" w:color="auto"/>
            <w:left w:val="none" w:sz="0" w:space="0" w:color="auto"/>
            <w:bottom w:val="none" w:sz="0" w:space="0" w:color="auto"/>
            <w:right w:val="none" w:sz="0" w:space="0" w:color="auto"/>
          </w:divBdr>
        </w:div>
        <w:div w:id="753356868">
          <w:marLeft w:val="480"/>
          <w:marRight w:val="0"/>
          <w:marTop w:val="0"/>
          <w:marBottom w:val="0"/>
          <w:divBdr>
            <w:top w:val="none" w:sz="0" w:space="0" w:color="auto"/>
            <w:left w:val="none" w:sz="0" w:space="0" w:color="auto"/>
            <w:bottom w:val="none" w:sz="0" w:space="0" w:color="auto"/>
            <w:right w:val="none" w:sz="0" w:space="0" w:color="auto"/>
          </w:divBdr>
        </w:div>
        <w:div w:id="1428234026">
          <w:marLeft w:val="480"/>
          <w:marRight w:val="0"/>
          <w:marTop w:val="0"/>
          <w:marBottom w:val="0"/>
          <w:divBdr>
            <w:top w:val="none" w:sz="0" w:space="0" w:color="auto"/>
            <w:left w:val="none" w:sz="0" w:space="0" w:color="auto"/>
            <w:bottom w:val="none" w:sz="0" w:space="0" w:color="auto"/>
            <w:right w:val="none" w:sz="0" w:space="0" w:color="auto"/>
          </w:divBdr>
        </w:div>
        <w:div w:id="333149100">
          <w:marLeft w:val="480"/>
          <w:marRight w:val="0"/>
          <w:marTop w:val="0"/>
          <w:marBottom w:val="0"/>
          <w:divBdr>
            <w:top w:val="none" w:sz="0" w:space="0" w:color="auto"/>
            <w:left w:val="none" w:sz="0" w:space="0" w:color="auto"/>
            <w:bottom w:val="none" w:sz="0" w:space="0" w:color="auto"/>
            <w:right w:val="none" w:sz="0" w:space="0" w:color="auto"/>
          </w:divBdr>
        </w:div>
        <w:div w:id="1218398624">
          <w:marLeft w:val="480"/>
          <w:marRight w:val="0"/>
          <w:marTop w:val="0"/>
          <w:marBottom w:val="0"/>
          <w:divBdr>
            <w:top w:val="none" w:sz="0" w:space="0" w:color="auto"/>
            <w:left w:val="none" w:sz="0" w:space="0" w:color="auto"/>
            <w:bottom w:val="none" w:sz="0" w:space="0" w:color="auto"/>
            <w:right w:val="none" w:sz="0" w:space="0" w:color="auto"/>
          </w:divBdr>
        </w:div>
        <w:div w:id="600995756">
          <w:marLeft w:val="480"/>
          <w:marRight w:val="0"/>
          <w:marTop w:val="0"/>
          <w:marBottom w:val="0"/>
          <w:divBdr>
            <w:top w:val="none" w:sz="0" w:space="0" w:color="auto"/>
            <w:left w:val="none" w:sz="0" w:space="0" w:color="auto"/>
            <w:bottom w:val="none" w:sz="0" w:space="0" w:color="auto"/>
            <w:right w:val="none" w:sz="0" w:space="0" w:color="auto"/>
          </w:divBdr>
        </w:div>
        <w:div w:id="778529777">
          <w:marLeft w:val="480"/>
          <w:marRight w:val="0"/>
          <w:marTop w:val="0"/>
          <w:marBottom w:val="0"/>
          <w:divBdr>
            <w:top w:val="none" w:sz="0" w:space="0" w:color="auto"/>
            <w:left w:val="none" w:sz="0" w:space="0" w:color="auto"/>
            <w:bottom w:val="none" w:sz="0" w:space="0" w:color="auto"/>
            <w:right w:val="none" w:sz="0" w:space="0" w:color="auto"/>
          </w:divBdr>
        </w:div>
        <w:div w:id="447434409">
          <w:marLeft w:val="480"/>
          <w:marRight w:val="0"/>
          <w:marTop w:val="0"/>
          <w:marBottom w:val="0"/>
          <w:divBdr>
            <w:top w:val="none" w:sz="0" w:space="0" w:color="auto"/>
            <w:left w:val="none" w:sz="0" w:space="0" w:color="auto"/>
            <w:bottom w:val="none" w:sz="0" w:space="0" w:color="auto"/>
            <w:right w:val="none" w:sz="0" w:space="0" w:color="auto"/>
          </w:divBdr>
        </w:div>
        <w:div w:id="1035934542">
          <w:marLeft w:val="480"/>
          <w:marRight w:val="0"/>
          <w:marTop w:val="0"/>
          <w:marBottom w:val="0"/>
          <w:divBdr>
            <w:top w:val="none" w:sz="0" w:space="0" w:color="auto"/>
            <w:left w:val="none" w:sz="0" w:space="0" w:color="auto"/>
            <w:bottom w:val="none" w:sz="0" w:space="0" w:color="auto"/>
            <w:right w:val="none" w:sz="0" w:space="0" w:color="auto"/>
          </w:divBdr>
        </w:div>
        <w:div w:id="2143695337">
          <w:marLeft w:val="480"/>
          <w:marRight w:val="0"/>
          <w:marTop w:val="0"/>
          <w:marBottom w:val="0"/>
          <w:divBdr>
            <w:top w:val="none" w:sz="0" w:space="0" w:color="auto"/>
            <w:left w:val="none" w:sz="0" w:space="0" w:color="auto"/>
            <w:bottom w:val="none" w:sz="0" w:space="0" w:color="auto"/>
            <w:right w:val="none" w:sz="0" w:space="0" w:color="auto"/>
          </w:divBdr>
        </w:div>
        <w:div w:id="1038433877">
          <w:marLeft w:val="480"/>
          <w:marRight w:val="0"/>
          <w:marTop w:val="0"/>
          <w:marBottom w:val="0"/>
          <w:divBdr>
            <w:top w:val="none" w:sz="0" w:space="0" w:color="auto"/>
            <w:left w:val="none" w:sz="0" w:space="0" w:color="auto"/>
            <w:bottom w:val="none" w:sz="0" w:space="0" w:color="auto"/>
            <w:right w:val="none" w:sz="0" w:space="0" w:color="auto"/>
          </w:divBdr>
        </w:div>
        <w:div w:id="1697584911">
          <w:marLeft w:val="480"/>
          <w:marRight w:val="0"/>
          <w:marTop w:val="0"/>
          <w:marBottom w:val="0"/>
          <w:divBdr>
            <w:top w:val="none" w:sz="0" w:space="0" w:color="auto"/>
            <w:left w:val="none" w:sz="0" w:space="0" w:color="auto"/>
            <w:bottom w:val="none" w:sz="0" w:space="0" w:color="auto"/>
            <w:right w:val="none" w:sz="0" w:space="0" w:color="auto"/>
          </w:divBdr>
        </w:div>
        <w:div w:id="777330432">
          <w:marLeft w:val="480"/>
          <w:marRight w:val="0"/>
          <w:marTop w:val="0"/>
          <w:marBottom w:val="0"/>
          <w:divBdr>
            <w:top w:val="none" w:sz="0" w:space="0" w:color="auto"/>
            <w:left w:val="none" w:sz="0" w:space="0" w:color="auto"/>
            <w:bottom w:val="none" w:sz="0" w:space="0" w:color="auto"/>
            <w:right w:val="none" w:sz="0" w:space="0" w:color="auto"/>
          </w:divBdr>
        </w:div>
        <w:div w:id="1607619105">
          <w:marLeft w:val="480"/>
          <w:marRight w:val="0"/>
          <w:marTop w:val="0"/>
          <w:marBottom w:val="0"/>
          <w:divBdr>
            <w:top w:val="none" w:sz="0" w:space="0" w:color="auto"/>
            <w:left w:val="none" w:sz="0" w:space="0" w:color="auto"/>
            <w:bottom w:val="none" w:sz="0" w:space="0" w:color="auto"/>
            <w:right w:val="none" w:sz="0" w:space="0" w:color="auto"/>
          </w:divBdr>
        </w:div>
        <w:div w:id="1329599847">
          <w:marLeft w:val="480"/>
          <w:marRight w:val="0"/>
          <w:marTop w:val="0"/>
          <w:marBottom w:val="0"/>
          <w:divBdr>
            <w:top w:val="none" w:sz="0" w:space="0" w:color="auto"/>
            <w:left w:val="none" w:sz="0" w:space="0" w:color="auto"/>
            <w:bottom w:val="none" w:sz="0" w:space="0" w:color="auto"/>
            <w:right w:val="none" w:sz="0" w:space="0" w:color="auto"/>
          </w:divBdr>
        </w:div>
        <w:div w:id="461191828">
          <w:marLeft w:val="480"/>
          <w:marRight w:val="0"/>
          <w:marTop w:val="0"/>
          <w:marBottom w:val="0"/>
          <w:divBdr>
            <w:top w:val="none" w:sz="0" w:space="0" w:color="auto"/>
            <w:left w:val="none" w:sz="0" w:space="0" w:color="auto"/>
            <w:bottom w:val="none" w:sz="0" w:space="0" w:color="auto"/>
            <w:right w:val="none" w:sz="0" w:space="0" w:color="auto"/>
          </w:divBdr>
        </w:div>
        <w:div w:id="1497645177">
          <w:marLeft w:val="480"/>
          <w:marRight w:val="0"/>
          <w:marTop w:val="0"/>
          <w:marBottom w:val="0"/>
          <w:divBdr>
            <w:top w:val="none" w:sz="0" w:space="0" w:color="auto"/>
            <w:left w:val="none" w:sz="0" w:space="0" w:color="auto"/>
            <w:bottom w:val="none" w:sz="0" w:space="0" w:color="auto"/>
            <w:right w:val="none" w:sz="0" w:space="0" w:color="auto"/>
          </w:divBdr>
        </w:div>
      </w:divsChild>
    </w:div>
    <w:div w:id="223610307">
      <w:bodyDiv w:val="1"/>
      <w:marLeft w:val="0"/>
      <w:marRight w:val="0"/>
      <w:marTop w:val="0"/>
      <w:marBottom w:val="0"/>
      <w:divBdr>
        <w:top w:val="none" w:sz="0" w:space="0" w:color="auto"/>
        <w:left w:val="none" w:sz="0" w:space="0" w:color="auto"/>
        <w:bottom w:val="none" w:sz="0" w:space="0" w:color="auto"/>
        <w:right w:val="none" w:sz="0" w:space="0" w:color="auto"/>
      </w:divBdr>
    </w:div>
    <w:div w:id="226041090">
      <w:bodyDiv w:val="1"/>
      <w:marLeft w:val="0"/>
      <w:marRight w:val="0"/>
      <w:marTop w:val="0"/>
      <w:marBottom w:val="0"/>
      <w:divBdr>
        <w:top w:val="none" w:sz="0" w:space="0" w:color="auto"/>
        <w:left w:val="none" w:sz="0" w:space="0" w:color="auto"/>
        <w:bottom w:val="none" w:sz="0" w:space="0" w:color="auto"/>
        <w:right w:val="none" w:sz="0" w:space="0" w:color="auto"/>
      </w:divBdr>
    </w:div>
    <w:div w:id="242571221">
      <w:bodyDiv w:val="1"/>
      <w:marLeft w:val="0"/>
      <w:marRight w:val="0"/>
      <w:marTop w:val="0"/>
      <w:marBottom w:val="0"/>
      <w:divBdr>
        <w:top w:val="none" w:sz="0" w:space="0" w:color="auto"/>
        <w:left w:val="none" w:sz="0" w:space="0" w:color="auto"/>
        <w:bottom w:val="none" w:sz="0" w:space="0" w:color="auto"/>
        <w:right w:val="none" w:sz="0" w:space="0" w:color="auto"/>
      </w:divBdr>
    </w:div>
    <w:div w:id="248468971">
      <w:bodyDiv w:val="1"/>
      <w:marLeft w:val="0"/>
      <w:marRight w:val="0"/>
      <w:marTop w:val="0"/>
      <w:marBottom w:val="0"/>
      <w:divBdr>
        <w:top w:val="none" w:sz="0" w:space="0" w:color="auto"/>
        <w:left w:val="none" w:sz="0" w:space="0" w:color="auto"/>
        <w:bottom w:val="none" w:sz="0" w:space="0" w:color="auto"/>
        <w:right w:val="none" w:sz="0" w:space="0" w:color="auto"/>
      </w:divBdr>
    </w:div>
    <w:div w:id="269358628">
      <w:bodyDiv w:val="1"/>
      <w:marLeft w:val="0"/>
      <w:marRight w:val="0"/>
      <w:marTop w:val="0"/>
      <w:marBottom w:val="0"/>
      <w:divBdr>
        <w:top w:val="none" w:sz="0" w:space="0" w:color="auto"/>
        <w:left w:val="none" w:sz="0" w:space="0" w:color="auto"/>
        <w:bottom w:val="none" w:sz="0" w:space="0" w:color="auto"/>
        <w:right w:val="none" w:sz="0" w:space="0" w:color="auto"/>
      </w:divBdr>
    </w:div>
    <w:div w:id="273371144">
      <w:bodyDiv w:val="1"/>
      <w:marLeft w:val="0"/>
      <w:marRight w:val="0"/>
      <w:marTop w:val="0"/>
      <w:marBottom w:val="0"/>
      <w:divBdr>
        <w:top w:val="none" w:sz="0" w:space="0" w:color="auto"/>
        <w:left w:val="none" w:sz="0" w:space="0" w:color="auto"/>
        <w:bottom w:val="none" w:sz="0" w:space="0" w:color="auto"/>
        <w:right w:val="none" w:sz="0" w:space="0" w:color="auto"/>
      </w:divBdr>
    </w:div>
    <w:div w:id="275716436">
      <w:bodyDiv w:val="1"/>
      <w:marLeft w:val="0"/>
      <w:marRight w:val="0"/>
      <w:marTop w:val="0"/>
      <w:marBottom w:val="0"/>
      <w:divBdr>
        <w:top w:val="none" w:sz="0" w:space="0" w:color="auto"/>
        <w:left w:val="none" w:sz="0" w:space="0" w:color="auto"/>
        <w:bottom w:val="none" w:sz="0" w:space="0" w:color="auto"/>
        <w:right w:val="none" w:sz="0" w:space="0" w:color="auto"/>
      </w:divBdr>
    </w:div>
    <w:div w:id="277757465">
      <w:bodyDiv w:val="1"/>
      <w:marLeft w:val="0"/>
      <w:marRight w:val="0"/>
      <w:marTop w:val="0"/>
      <w:marBottom w:val="0"/>
      <w:divBdr>
        <w:top w:val="none" w:sz="0" w:space="0" w:color="auto"/>
        <w:left w:val="none" w:sz="0" w:space="0" w:color="auto"/>
        <w:bottom w:val="none" w:sz="0" w:space="0" w:color="auto"/>
        <w:right w:val="none" w:sz="0" w:space="0" w:color="auto"/>
      </w:divBdr>
      <w:divsChild>
        <w:div w:id="1730569809">
          <w:marLeft w:val="480"/>
          <w:marRight w:val="0"/>
          <w:marTop w:val="0"/>
          <w:marBottom w:val="0"/>
          <w:divBdr>
            <w:top w:val="none" w:sz="0" w:space="0" w:color="auto"/>
            <w:left w:val="none" w:sz="0" w:space="0" w:color="auto"/>
            <w:bottom w:val="none" w:sz="0" w:space="0" w:color="auto"/>
            <w:right w:val="none" w:sz="0" w:space="0" w:color="auto"/>
          </w:divBdr>
        </w:div>
        <w:div w:id="1761681063">
          <w:marLeft w:val="480"/>
          <w:marRight w:val="0"/>
          <w:marTop w:val="0"/>
          <w:marBottom w:val="0"/>
          <w:divBdr>
            <w:top w:val="none" w:sz="0" w:space="0" w:color="auto"/>
            <w:left w:val="none" w:sz="0" w:space="0" w:color="auto"/>
            <w:bottom w:val="none" w:sz="0" w:space="0" w:color="auto"/>
            <w:right w:val="none" w:sz="0" w:space="0" w:color="auto"/>
          </w:divBdr>
        </w:div>
        <w:div w:id="1883667897">
          <w:marLeft w:val="480"/>
          <w:marRight w:val="0"/>
          <w:marTop w:val="0"/>
          <w:marBottom w:val="0"/>
          <w:divBdr>
            <w:top w:val="none" w:sz="0" w:space="0" w:color="auto"/>
            <w:left w:val="none" w:sz="0" w:space="0" w:color="auto"/>
            <w:bottom w:val="none" w:sz="0" w:space="0" w:color="auto"/>
            <w:right w:val="none" w:sz="0" w:space="0" w:color="auto"/>
          </w:divBdr>
        </w:div>
        <w:div w:id="1440443621">
          <w:marLeft w:val="480"/>
          <w:marRight w:val="0"/>
          <w:marTop w:val="0"/>
          <w:marBottom w:val="0"/>
          <w:divBdr>
            <w:top w:val="none" w:sz="0" w:space="0" w:color="auto"/>
            <w:left w:val="none" w:sz="0" w:space="0" w:color="auto"/>
            <w:bottom w:val="none" w:sz="0" w:space="0" w:color="auto"/>
            <w:right w:val="none" w:sz="0" w:space="0" w:color="auto"/>
          </w:divBdr>
        </w:div>
        <w:div w:id="747923495">
          <w:marLeft w:val="480"/>
          <w:marRight w:val="0"/>
          <w:marTop w:val="0"/>
          <w:marBottom w:val="0"/>
          <w:divBdr>
            <w:top w:val="none" w:sz="0" w:space="0" w:color="auto"/>
            <w:left w:val="none" w:sz="0" w:space="0" w:color="auto"/>
            <w:bottom w:val="none" w:sz="0" w:space="0" w:color="auto"/>
            <w:right w:val="none" w:sz="0" w:space="0" w:color="auto"/>
          </w:divBdr>
        </w:div>
        <w:div w:id="1504321307">
          <w:marLeft w:val="480"/>
          <w:marRight w:val="0"/>
          <w:marTop w:val="0"/>
          <w:marBottom w:val="0"/>
          <w:divBdr>
            <w:top w:val="none" w:sz="0" w:space="0" w:color="auto"/>
            <w:left w:val="none" w:sz="0" w:space="0" w:color="auto"/>
            <w:bottom w:val="none" w:sz="0" w:space="0" w:color="auto"/>
            <w:right w:val="none" w:sz="0" w:space="0" w:color="auto"/>
          </w:divBdr>
        </w:div>
        <w:div w:id="1732538437">
          <w:marLeft w:val="480"/>
          <w:marRight w:val="0"/>
          <w:marTop w:val="0"/>
          <w:marBottom w:val="0"/>
          <w:divBdr>
            <w:top w:val="none" w:sz="0" w:space="0" w:color="auto"/>
            <w:left w:val="none" w:sz="0" w:space="0" w:color="auto"/>
            <w:bottom w:val="none" w:sz="0" w:space="0" w:color="auto"/>
            <w:right w:val="none" w:sz="0" w:space="0" w:color="auto"/>
          </w:divBdr>
        </w:div>
        <w:div w:id="547305976">
          <w:marLeft w:val="480"/>
          <w:marRight w:val="0"/>
          <w:marTop w:val="0"/>
          <w:marBottom w:val="0"/>
          <w:divBdr>
            <w:top w:val="none" w:sz="0" w:space="0" w:color="auto"/>
            <w:left w:val="none" w:sz="0" w:space="0" w:color="auto"/>
            <w:bottom w:val="none" w:sz="0" w:space="0" w:color="auto"/>
            <w:right w:val="none" w:sz="0" w:space="0" w:color="auto"/>
          </w:divBdr>
        </w:div>
        <w:div w:id="128940739">
          <w:marLeft w:val="480"/>
          <w:marRight w:val="0"/>
          <w:marTop w:val="0"/>
          <w:marBottom w:val="0"/>
          <w:divBdr>
            <w:top w:val="none" w:sz="0" w:space="0" w:color="auto"/>
            <w:left w:val="none" w:sz="0" w:space="0" w:color="auto"/>
            <w:bottom w:val="none" w:sz="0" w:space="0" w:color="auto"/>
            <w:right w:val="none" w:sz="0" w:space="0" w:color="auto"/>
          </w:divBdr>
        </w:div>
        <w:div w:id="775445428">
          <w:marLeft w:val="480"/>
          <w:marRight w:val="0"/>
          <w:marTop w:val="0"/>
          <w:marBottom w:val="0"/>
          <w:divBdr>
            <w:top w:val="none" w:sz="0" w:space="0" w:color="auto"/>
            <w:left w:val="none" w:sz="0" w:space="0" w:color="auto"/>
            <w:bottom w:val="none" w:sz="0" w:space="0" w:color="auto"/>
            <w:right w:val="none" w:sz="0" w:space="0" w:color="auto"/>
          </w:divBdr>
        </w:div>
        <w:div w:id="557476541">
          <w:marLeft w:val="480"/>
          <w:marRight w:val="0"/>
          <w:marTop w:val="0"/>
          <w:marBottom w:val="0"/>
          <w:divBdr>
            <w:top w:val="none" w:sz="0" w:space="0" w:color="auto"/>
            <w:left w:val="none" w:sz="0" w:space="0" w:color="auto"/>
            <w:bottom w:val="none" w:sz="0" w:space="0" w:color="auto"/>
            <w:right w:val="none" w:sz="0" w:space="0" w:color="auto"/>
          </w:divBdr>
        </w:div>
        <w:div w:id="2108847730">
          <w:marLeft w:val="480"/>
          <w:marRight w:val="0"/>
          <w:marTop w:val="0"/>
          <w:marBottom w:val="0"/>
          <w:divBdr>
            <w:top w:val="none" w:sz="0" w:space="0" w:color="auto"/>
            <w:left w:val="none" w:sz="0" w:space="0" w:color="auto"/>
            <w:bottom w:val="none" w:sz="0" w:space="0" w:color="auto"/>
            <w:right w:val="none" w:sz="0" w:space="0" w:color="auto"/>
          </w:divBdr>
        </w:div>
        <w:div w:id="749352865">
          <w:marLeft w:val="480"/>
          <w:marRight w:val="0"/>
          <w:marTop w:val="0"/>
          <w:marBottom w:val="0"/>
          <w:divBdr>
            <w:top w:val="none" w:sz="0" w:space="0" w:color="auto"/>
            <w:left w:val="none" w:sz="0" w:space="0" w:color="auto"/>
            <w:bottom w:val="none" w:sz="0" w:space="0" w:color="auto"/>
            <w:right w:val="none" w:sz="0" w:space="0" w:color="auto"/>
          </w:divBdr>
        </w:div>
        <w:div w:id="1041632500">
          <w:marLeft w:val="480"/>
          <w:marRight w:val="0"/>
          <w:marTop w:val="0"/>
          <w:marBottom w:val="0"/>
          <w:divBdr>
            <w:top w:val="none" w:sz="0" w:space="0" w:color="auto"/>
            <w:left w:val="none" w:sz="0" w:space="0" w:color="auto"/>
            <w:bottom w:val="none" w:sz="0" w:space="0" w:color="auto"/>
            <w:right w:val="none" w:sz="0" w:space="0" w:color="auto"/>
          </w:divBdr>
        </w:div>
        <w:div w:id="2070035762">
          <w:marLeft w:val="480"/>
          <w:marRight w:val="0"/>
          <w:marTop w:val="0"/>
          <w:marBottom w:val="0"/>
          <w:divBdr>
            <w:top w:val="none" w:sz="0" w:space="0" w:color="auto"/>
            <w:left w:val="none" w:sz="0" w:space="0" w:color="auto"/>
            <w:bottom w:val="none" w:sz="0" w:space="0" w:color="auto"/>
            <w:right w:val="none" w:sz="0" w:space="0" w:color="auto"/>
          </w:divBdr>
        </w:div>
        <w:div w:id="1149638279">
          <w:marLeft w:val="480"/>
          <w:marRight w:val="0"/>
          <w:marTop w:val="0"/>
          <w:marBottom w:val="0"/>
          <w:divBdr>
            <w:top w:val="none" w:sz="0" w:space="0" w:color="auto"/>
            <w:left w:val="none" w:sz="0" w:space="0" w:color="auto"/>
            <w:bottom w:val="none" w:sz="0" w:space="0" w:color="auto"/>
            <w:right w:val="none" w:sz="0" w:space="0" w:color="auto"/>
          </w:divBdr>
        </w:div>
        <w:div w:id="1259100248">
          <w:marLeft w:val="480"/>
          <w:marRight w:val="0"/>
          <w:marTop w:val="0"/>
          <w:marBottom w:val="0"/>
          <w:divBdr>
            <w:top w:val="none" w:sz="0" w:space="0" w:color="auto"/>
            <w:left w:val="none" w:sz="0" w:space="0" w:color="auto"/>
            <w:bottom w:val="none" w:sz="0" w:space="0" w:color="auto"/>
            <w:right w:val="none" w:sz="0" w:space="0" w:color="auto"/>
          </w:divBdr>
        </w:div>
        <w:div w:id="1138184842">
          <w:marLeft w:val="480"/>
          <w:marRight w:val="0"/>
          <w:marTop w:val="0"/>
          <w:marBottom w:val="0"/>
          <w:divBdr>
            <w:top w:val="none" w:sz="0" w:space="0" w:color="auto"/>
            <w:left w:val="none" w:sz="0" w:space="0" w:color="auto"/>
            <w:bottom w:val="none" w:sz="0" w:space="0" w:color="auto"/>
            <w:right w:val="none" w:sz="0" w:space="0" w:color="auto"/>
          </w:divBdr>
        </w:div>
        <w:div w:id="538736991">
          <w:marLeft w:val="480"/>
          <w:marRight w:val="0"/>
          <w:marTop w:val="0"/>
          <w:marBottom w:val="0"/>
          <w:divBdr>
            <w:top w:val="none" w:sz="0" w:space="0" w:color="auto"/>
            <w:left w:val="none" w:sz="0" w:space="0" w:color="auto"/>
            <w:bottom w:val="none" w:sz="0" w:space="0" w:color="auto"/>
            <w:right w:val="none" w:sz="0" w:space="0" w:color="auto"/>
          </w:divBdr>
        </w:div>
        <w:div w:id="1604802036">
          <w:marLeft w:val="480"/>
          <w:marRight w:val="0"/>
          <w:marTop w:val="0"/>
          <w:marBottom w:val="0"/>
          <w:divBdr>
            <w:top w:val="none" w:sz="0" w:space="0" w:color="auto"/>
            <w:left w:val="none" w:sz="0" w:space="0" w:color="auto"/>
            <w:bottom w:val="none" w:sz="0" w:space="0" w:color="auto"/>
            <w:right w:val="none" w:sz="0" w:space="0" w:color="auto"/>
          </w:divBdr>
        </w:div>
        <w:div w:id="186524188">
          <w:marLeft w:val="480"/>
          <w:marRight w:val="0"/>
          <w:marTop w:val="0"/>
          <w:marBottom w:val="0"/>
          <w:divBdr>
            <w:top w:val="none" w:sz="0" w:space="0" w:color="auto"/>
            <w:left w:val="none" w:sz="0" w:space="0" w:color="auto"/>
            <w:bottom w:val="none" w:sz="0" w:space="0" w:color="auto"/>
            <w:right w:val="none" w:sz="0" w:space="0" w:color="auto"/>
          </w:divBdr>
        </w:div>
        <w:div w:id="273101505">
          <w:marLeft w:val="480"/>
          <w:marRight w:val="0"/>
          <w:marTop w:val="0"/>
          <w:marBottom w:val="0"/>
          <w:divBdr>
            <w:top w:val="none" w:sz="0" w:space="0" w:color="auto"/>
            <w:left w:val="none" w:sz="0" w:space="0" w:color="auto"/>
            <w:bottom w:val="none" w:sz="0" w:space="0" w:color="auto"/>
            <w:right w:val="none" w:sz="0" w:space="0" w:color="auto"/>
          </w:divBdr>
        </w:div>
        <w:div w:id="740299567">
          <w:marLeft w:val="480"/>
          <w:marRight w:val="0"/>
          <w:marTop w:val="0"/>
          <w:marBottom w:val="0"/>
          <w:divBdr>
            <w:top w:val="none" w:sz="0" w:space="0" w:color="auto"/>
            <w:left w:val="none" w:sz="0" w:space="0" w:color="auto"/>
            <w:bottom w:val="none" w:sz="0" w:space="0" w:color="auto"/>
            <w:right w:val="none" w:sz="0" w:space="0" w:color="auto"/>
          </w:divBdr>
        </w:div>
      </w:divsChild>
    </w:div>
    <w:div w:id="287469129">
      <w:bodyDiv w:val="1"/>
      <w:marLeft w:val="0"/>
      <w:marRight w:val="0"/>
      <w:marTop w:val="0"/>
      <w:marBottom w:val="0"/>
      <w:divBdr>
        <w:top w:val="none" w:sz="0" w:space="0" w:color="auto"/>
        <w:left w:val="none" w:sz="0" w:space="0" w:color="auto"/>
        <w:bottom w:val="none" w:sz="0" w:space="0" w:color="auto"/>
        <w:right w:val="none" w:sz="0" w:space="0" w:color="auto"/>
      </w:divBdr>
    </w:div>
    <w:div w:id="293024122">
      <w:bodyDiv w:val="1"/>
      <w:marLeft w:val="0"/>
      <w:marRight w:val="0"/>
      <w:marTop w:val="0"/>
      <w:marBottom w:val="0"/>
      <w:divBdr>
        <w:top w:val="none" w:sz="0" w:space="0" w:color="auto"/>
        <w:left w:val="none" w:sz="0" w:space="0" w:color="auto"/>
        <w:bottom w:val="none" w:sz="0" w:space="0" w:color="auto"/>
        <w:right w:val="none" w:sz="0" w:space="0" w:color="auto"/>
      </w:divBdr>
      <w:divsChild>
        <w:div w:id="1128545888">
          <w:marLeft w:val="480"/>
          <w:marRight w:val="0"/>
          <w:marTop w:val="0"/>
          <w:marBottom w:val="0"/>
          <w:divBdr>
            <w:top w:val="none" w:sz="0" w:space="0" w:color="auto"/>
            <w:left w:val="none" w:sz="0" w:space="0" w:color="auto"/>
            <w:bottom w:val="none" w:sz="0" w:space="0" w:color="auto"/>
            <w:right w:val="none" w:sz="0" w:space="0" w:color="auto"/>
          </w:divBdr>
        </w:div>
        <w:div w:id="2032754313">
          <w:marLeft w:val="480"/>
          <w:marRight w:val="0"/>
          <w:marTop w:val="0"/>
          <w:marBottom w:val="0"/>
          <w:divBdr>
            <w:top w:val="none" w:sz="0" w:space="0" w:color="auto"/>
            <w:left w:val="none" w:sz="0" w:space="0" w:color="auto"/>
            <w:bottom w:val="none" w:sz="0" w:space="0" w:color="auto"/>
            <w:right w:val="none" w:sz="0" w:space="0" w:color="auto"/>
          </w:divBdr>
        </w:div>
        <w:div w:id="1678457372">
          <w:marLeft w:val="480"/>
          <w:marRight w:val="0"/>
          <w:marTop w:val="0"/>
          <w:marBottom w:val="0"/>
          <w:divBdr>
            <w:top w:val="none" w:sz="0" w:space="0" w:color="auto"/>
            <w:left w:val="none" w:sz="0" w:space="0" w:color="auto"/>
            <w:bottom w:val="none" w:sz="0" w:space="0" w:color="auto"/>
            <w:right w:val="none" w:sz="0" w:space="0" w:color="auto"/>
          </w:divBdr>
        </w:div>
        <w:div w:id="1748112548">
          <w:marLeft w:val="480"/>
          <w:marRight w:val="0"/>
          <w:marTop w:val="0"/>
          <w:marBottom w:val="0"/>
          <w:divBdr>
            <w:top w:val="none" w:sz="0" w:space="0" w:color="auto"/>
            <w:left w:val="none" w:sz="0" w:space="0" w:color="auto"/>
            <w:bottom w:val="none" w:sz="0" w:space="0" w:color="auto"/>
            <w:right w:val="none" w:sz="0" w:space="0" w:color="auto"/>
          </w:divBdr>
        </w:div>
        <w:div w:id="1400520831">
          <w:marLeft w:val="480"/>
          <w:marRight w:val="0"/>
          <w:marTop w:val="0"/>
          <w:marBottom w:val="0"/>
          <w:divBdr>
            <w:top w:val="none" w:sz="0" w:space="0" w:color="auto"/>
            <w:left w:val="none" w:sz="0" w:space="0" w:color="auto"/>
            <w:bottom w:val="none" w:sz="0" w:space="0" w:color="auto"/>
            <w:right w:val="none" w:sz="0" w:space="0" w:color="auto"/>
          </w:divBdr>
        </w:div>
        <w:div w:id="1818691327">
          <w:marLeft w:val="480"/>
          <w:marRight w:val="0"/>
          <w:marTop w:val="0"/>
          <w:marBottom w:val="0"/>
          <w:divBdr>
            <w:top w:val="none" w:sz="0" w:space="0" w:color="auto"/>
            <w:left w:val="none" w:sz="0" w:space="0" w:color="auto"/>
            <w:bottom w:val="none" w:sz="0" w:space="0" w:color="auto"/>
            <w:right w:val="none" w:sz="0" w:space="0" w:color="auto"/>
          </w:divBdr>
        </w:div>
        <w:div w:id="1554538034">
          <w:marLeft w:val="480"/>
          <w:marRight w:val="0"/>
          <w:marTop w:val="0"/>
          <w:marBottom w:val="0"/>
          <w:divBdr>
            <w:top w:val="none" w:sz="0" w:space="0" w:color="auto"/>
            <w:left w:val="none" w:sz="0" w:space="0" w:color="auto"/>
            <w:bottom w:val="none" w:sz="0" w:space="0" w:color="auto"/>
            <w:right w:val="none" w:sz="0" w:space="0" w:color="auto"/>
          </w:divBdr>
        </w:div>
        <w:div w:id="1024596045">
          <w:marLeft w:val="480"/>
          <w:marRight w:val="0"/>
          <w:marTop w:val="0"/>
          <w:marBottom w:val="0"/>
          <w:divBdr>
            <w:top w:val="none" w:sz="0" w:space="0" w:color="auto"/>
            <w:left w:val="none" w:sz="0" w:space="0" w:color="auto"/>
            <w:bottom w:val="none" w:sz="0" w:space="0" w:color="auto"/>
            <w:right w:val="none" w:sz="0" w:space="0" w:color="auto"/>
          </w:divBdr>
        </w:div>
        <w:div w:id="1507596667">
          <w:marLeft w:val="480"/>
          <w:marRight w:val="0"/>
          <w:marTop w:val="0"/>
          <w:marBottom w:val="0"/>
          <w:divBdr>
            <w:top w:val="none" w:sz="0" w:space="0" w:color="auto"/>
            <w:left w:val="none" w:sz="0" w:space="0" w:color="auto"/>
            <w:bottom w:val="none" w:sz="0" w:space="0" w:color="auto"/>
            <w:right w:val="none" w:sz="0" w:space="0" w:color="auto"/>
          </w:divBdr>
        </w:div>
        <w:div w:id="156313450">
          <w:marLeft w:val="480"/>
          <w:marRight w:val="0"/>
          <w:marTop w:val="0"/>
          <w:marBottom w:val="0"/>
          <w:divBdr>
            <w:top w:val="none" w:sz="0" w:space="0" w:color="auto"/>
            <w:left w:val="none" w:sz="0" w:space="0" w:color="auto"/>
            <w:bottom w:val="none" w:sz="0" w:space="0" w:color="auto"/>
            <w:right w:val="none" w:sz="0" w:space="0" w:color="auto"/>
          </w:divBdr>
        </w:div>
        <w:div w:id="280384471">
          <w:marLeft w:val="480"/>
          <w:marRight w:val="0"/>
          <w:marTop w:val="0"/>
          <w:marBottom w:val="0"/>
          <w:divBdr>
            <w:top w:val="none" w:sz="0" w:space="0" w:color="auto"/>
            <w:left w:val="none" w:sz="0" w:space="0" w:color="auto"/>
            <w:bottom w:val="none" w:sz="0" w:space="0" w:color="auto"/>
            <w:right w:val="none" w:sz="0" w:space="0" w:color="auto"/>
          </w:divBdr>
        </w:div>
        <w:div w:id="1891303442">
          <w:marLeft w:val="480"/>
          <w:marRight w:val="0"/>
          <w:marTop w:val="0"/>
          <w:marBottom w:val="0"/>
          <w:divBdr>
            <w:top w:val="none" w:sz="0" w:space="0" w:color="auto"/>
            <w:left w:val="none" w:sz="0" w:space="0" w:color="auto"/>
            <w:bottom w:val="none" w:sz="0" w:space="0" w:color="auto"/>
            <w:right w:val="none" w:sz="0" w:space="0" w:color="auto"/>
          </w:divBdr>
        </w:div>
        <w:div w:id="1025715255">
          <w:marLeft w:val="480"/>
          <w:marRight w:val="0"/>
          <w:marTop w:val="0"/>
          <w:marBottom w:val="0"/>
          <w:divBdr>
            <w:top w:val="none" w:sz="0" w:space="0" w:color="auto"/>
            <w:left w:val="none" w:sz="0" w:space="0" w:color="auto"/>
            <w:bottom w:val="none" w:sz="0" w:space="0" w:color="auto"/>
            <w:right w:val="none" w:sz="0" w:space="0" w:color="auto"/>
          </w:divBdr>
        </w:div>
        <w:div w:id="1195078209">
          <w:marLeft w:val="480"/>
          <w:marRight w:val="0"/>
          <w:marTop w:val="0"/>
          <w:marBottom w:val="0"/>
          <w:divBdr>
            <w:top w:val="none" w:sz="0" w:space="0" w:color="auto"/>
            <w:left w:val="none" w:sz="0" w:space="0" w:color="auto"/>
            <w:bottom w:val="none" w:sz="0" w:space="0" w:color="auto"/>
            <w:right w:val="none" w:sz="0" w:space="0" w:color="auto"/>
          </w:divBdr>
        </w:div>
        <w:div w:id="1234319604">
          <w:marLeft w:val="480"/>
          <w:marRight w:val="0"/>
          <w:marTop w:val="0"/>
          <w:marBottom w:val="0"/>
          <w:divBdr>
            <w:top w:val="none" w:sz="0" w:space="0" w:color="auto"/>
            <w:left w:val="none" w:sz="0" w:space="0" w:color="auto"/>
            <w:bottom w:val="none" w:sz="0" w:space="0" w:color="auto"/>
            <w:right w:val="none" w:sz="0" w:space="0" w:color="auto"/>
          </w:divBdr>
        </w:div>
        <w:div w:id="248587681">
          <w:marLeft w:val="480"/>
          <w:marRight w:val="0"/>
          <w:marTop w:val="0"/>
          <w:marBottom w:val="0"/>
          <w:divBdr>
            <w:top w:val="none" w:sz="0" w:space="0" w:color="auto"/>
            <w:left w:val="none" w:sz="0" w:space="0" w:color="auto"/>
            <w:bottom w:val="none" w:sz="0" w:space="0" w:color="auto"/>
            <w:right w:val="none" w:sz="0" w:space="0" w:color="auto"/>
          </w:divBdr>
        </w:div>
      </w:divsChild>
    </w:div>
    <w:div w:id="303850637">
      <w:bodyDiv w:val="1"/>
      <w:marLeft w:val="0"/>
      <w:marRight w:val="0"/>
      <w:marTop w:val="0"/>
      <w:marBottom w:val="0"/>
      <w:divBdr>
        <w:top w:val="none" w:sz="0" w:space="0" w:color="auto"/>
        <w:left w:val="none" w:sz="0" w:space="0" w:color="auto"/>
        <w:bottom w:val="none" w:sz="0" w:space="0" w:color="auto"/>
        <w:right w:val="none" w:sz="0" w:space="0" w:color="auto"/>
      </w:divBdr>
    </w:div>
    <w:div w:id="314531308">
      <w:bodyDiv w:val="1"/>
      <w:marLeft w:val="0"/>
      <w:marRight w:val="0"/>
      <w:marTop w:val="0"/>
      <w:marBottom w:val="0"/>
      <w:divBdr>
        <w:top w:val="none" w:sz="0" w:space="0" w:color="auto"/>
        <w:left w:val="none" w:sz="0" w:space="0" w:color="auto"/>
        <w:bottom w:val="none" w:sz="0" w:space="0" w:color="auto"/>
        <w:right w:val="none" w:sz="0" w:space="0" w:color="auto"/>
      </w:divBdr>
    </w:div>
    <w:div w:id="323823955">
      <w:bodyDiv w:val="1"/>
      <w:marLeft w:val="0"/>
      <w:marRight w:val="0"/>
      <w:marTop w:val="0"/>
      <w:marBottom w:val="0"/>
      <w:divBdr>
        <w:top w:val="none" w:sz="0" w:space="0" w:color="auto"/>
        <w:left w:val="none" w:sz="0" w:space="0" w:color="auto"/>
        <w:bottom w:val="none" w:sz="0" w:space="0" w:color="auto"/>
        <w:right w:val="none" w:sz="0" w:space="0" w:color="auto"/>
      </w:divBdr>
      <w:divsChild>
        <w:div w:id="176889595">
          <w:marLeft w:val="480"/>
          <w:marRight w:val="0"/>
          <w:marTop w:val="0"/>
          <w:marBottom w:val="0"/>
          <w:divBdr>
            <w:top w:val="none" w:sz="0" w:space="0" w:color="auto"/>
            <w:left w:val="none" w:sz="0" w:space="0" w:color="auto"/>
            <w:bottom w:val="none" w:sz="0" w:space="0" w:color="auto"/>
            <w:right w:val="none" w:sz="0" w:space="0" w:color="auto"/>
          </w:divBdr>
        </w:div>
        <w:div w:id="388572133">
          <w:marLeft w:val="480"/>
          <w:marRight w:val="0"/>
          <w:marTop w:val="0"/>
          <w:marBottom w:val="0"/>
          <w:divBdr>
            <w:top w:val="none" w:sz="0" w:space="0" w:color="auto"/>
            <w:left w:val="none" w:sz="0" w:space="0" w:color="auto"/>
            <w:bottom w:val="none" w:sz="0" w:space="0" w:color="auto"/>
            <w:right w:val="none" w:sz="0" w:space="0" w:color="auto"/>
          </w:divBdr>
        </w:div>
        <w:div w:id="342053575">
          <w:marLeft w:val="480"/>
          <w:marRight w:val="0"/>
          <w:marTop w:val="0"/>
          <w:marBottom w:val="0"/>
          <w:divBdr>
            <w:top w:val="none" w:sz="0" w:space="0" w:color="auto"/>
            <w:left w:val="none" w:sz="0" w:space="0" w:color="auto"/>
            <w:bottom w:val="none" w:sz="0" w:space="0" w:color="auto"/>
            <w:right w:val="none" w:sz="0" w:space="0" w:color="auto"/>
          </w:divBdr>
        </w:div>
        <w:div w:id="1320420719">
          <w:marLeft w:val="480"/>
          <w:marRight w:val="0"/>
          <w:marTop w:val="0"/>
          <w:marBottom w:val="0"/>
          <w:divBdr>
            <w:top w:val="none" w:sz="0" w:space="0" w:color="auto"/>
            <w:left w:val="none" w:sz="0" w:space="0" w:color="auto"/>
            <w:bottom w:val="none" w:sz="0" w:space="0" w:color="auto"/>
            <w:right w:val="none" w:sz="0" w:space="0" w:color="auto"/>
          </w:divBdr>
        </w:div>
        <w:div w:id="1791119273">
          <w:marLeft w:val="480"/>
          <w:marRight w:val="0"/>
          <w:marTop w:val="0"/>
          <w:marBottom w:val="0"/>
          <w:divBdr>
            <w:top w:val="none" w:sz="0" w:space="0" w:color="auto"/>
            <w:left w:val="none" w:sz="0" w:space="0" w:color="auto"/>
            <w:bottom w:val="none" w:sz="0" w:space="0" w:color="auto"/>
            <w:right w:val="none" w:sz="0" w:space="0" w:color="auto"/>
          </w:divBdr>
        </w:div>
        <w:div w:id="347106067">
          <w:marLeft w:val="480"/>
          <w:marRight w:val="0"/>
          <w:marTop w:val="0"/>
          <w:marBottom w:val="0"/>
          <w:divBdr>
            <w:top w:val="none" w:sz="0" w:space="0" w:color="auto"/>
            <w:left w:val="none" w:sz="0" w:space="0" w:color="auto"/>
            <w:bottom w:val="none" w:sz="0" w:space="0" w:color="auto"/>
            <w:right w:val="none" w:sz="0" w:space="0" w:color="auto"/>
          </w:divBdr>
        </w:div>
        <w:div w:id="1620183260">
          <w:marLeft w:val="480"/>
          <w:marRight w:val="0"/>
          <w:marTop w:val="0"/>
          <w:marBottom w:val="0"/>
          <w:divBdr>
            <w:top w:val="none" w:sz="0" w:space="0" w:color="auto"/>
            <w:left w:val="none" w:sz="0" w:space="0" w:color="auto"/>
            <w:bottom w:val="none" w:sz="0" w:space="0" w:color="auto"/>
            <w:right w:val="none" w:sz="0" w:space="0" w:color="auto"/>
          </w:divBdr>
        </w:div>
        <w:div w:id="1518690162">
          <w:marLeft w:val="480"/>
          <w:marRight w:val="0"/>
          <w:marTop w:val="0"/>
          <w:marBottom w:val="0"/>
          <w:divBdr>
            <w:top w:val="none" w:sz="0" w:space="0" w:color="auto"/>
            <w:left w:val="none" w:sz="0" w:space="0" w:color="auto"/>
            <w:bottom w:val="none" w:sz="0" w:space="0" w:color="auto"/>
            <w:right w:val="none" w:sz="0" w:space="0" w:color="auto"/>
          </w:divBdr>
        </w:div>
        <w:div w:id="1303390546">
          <w:marLeft w:val="480"/>
          <w:marRight w:val="0"/>
          <w:marTop w:val="0"/>
          <w:marBottom w:val="0"/>
          <w:divBdr>
            <w:top w:val="none" w:sz="0" w:space="0" w:color="auto"/>
            <w:left w:val="none" w:sz="0" w:space="0" w:color="auto"/>
            <w:bottom w:val="none" w:sz="0" w:space="0" w:color="auto"/>
            <w:right w:val="none" w:sz="0" w:space="0" w:color="auto"/>
          </w:divBdr>
        </w:div>
        <w:div w:id="905409201">
          <w:marLeft w:val="480"/>
          <w:marRight w:val="0"/>
          <w:marTop w:val="0"/>
          <w:marBottom w:val="0"/>
          <w:divBdr>
            <w:top w:val="none" w:sz="0" w:space="0" w:color="auto"/>
            <w:left w:val="none" w:sz="0" w:space="0" w:color="auto"/>
            <w:bottom w:val="none" w:sz="0" w:space="0" w:color="auto"/>
            <w:right w:val="none" w:sz="0" w:space="0" w:color="auto"/>
          </w:divBdr>
        </w:div>
        <w:div w:id="352147396">
          <w:marLeft w:val="480"/>
          <w:marRight w:val="0"/>
          <w:marTop w:val="0"/>
          <w:marBottom w:val="0"/>
          <w:divBdr>
            <w:top w:val="none" w:sz="0" w:space="0" w:color="auto"/>
            <w:left w:val="none" w:sz="0" w:space="0" w:color="auto"/>
            <w:bottom w:val="none" w:sz="0" w:space="0" w:color="auto"/>
            <w:right w:val="none" w:sz="0" w:space="0" w:color="auto"/>
          </w:divBdr>
        </w:div>
        <w:div w:id="544029282">
          <w:marLeft w:val="480"/>
          <w:marRight w:val="0"/>
          <w:marTop w:val="0"/>
          <w:marBottom w:val="0"/>
          <w:divBdr>
            <w:top w:val="none" w:sz="0" w:space="0" w:color="auto"/>
            <w:left w:val="none" w:sz="0" w:space="0" w:color="auto"/>
            <w:bottom w:val="none" w:sz="0" w:space="0" w:color="auto"/>
            <w:right w:val="none" w:sz="0" w:space="0" w:color="auto"/>
          </w:divBdr>
        </w:div>
        <w:div w:id="1241406756">
          <w:marLeft w:val="480"/>
          <w:marRight w:val="0"/>
          <w:marTop w:val="0"/>
          <w:marBottom w:val="0"/>
          <w:divBdr>
            <w:top w:val="none" w:sz="0" w:space="0" w:color="auto"/>
            <w:left w:val="none" w:sz="0" w:space="0" w:color="auto"/>
            <w:bottom w:val="none" w:sz="0" w:space="0" w:color="auto"/>
            <w:right w:val="none" w:sz="0" w:space="0" w:color="auto"/>
          </w:divBdr>
        </w:div>
        <w:div w:id="1581524044">
          <w:marLeft w:val="480"/>
          <w:marRight w:val="0"/>
          <w:marTop w:val="0"/>
          <w:marBottom w:val="0"/>
          <w:divBdr>
            <w:top w:val="none" w:sz="0" w:space="0" w:color="auto"/>
            <w:left w:val="none" w:sz="0" w:space="0" w:color="auto"/>
            <w:bottom w:val="none" w:sz="0" w:space="0" w:color="auto"/>
            <w:right w:val="none" w:sz="0" w:space="0" w:color="auto"/>
          </w:divBdr>
        </w:div>
        <w:div w:id="57749561">
          <w:marLeft w:val="480"/>
          <w:marRight w:val="0"/>
          <w:marTop w:val="0"/>
          <w:marBottom w:val="0"/>
          <w:divBdr>
            <w:top w:val="none" w:sz="0" w:space="0" w:color="auto"/>
            <w:left w:val="none" w:sz="0" w:space="0" w:color="auto"/>
            <w:bottom w:val="none" w:sz="0" w:space="0" w:color="auto"/>
            <w:right w:val="none" w:sz="0" w:space="0" w:color="auto"/>
          </w:divBdr>
        </w:div>
        <w:div w:id="226913970">
          <w:marLeft w:val="480"/>
          <w:marRight w:val="0"/>
          <w:marTop w:val="0"/>
          <w:marBottom w:val="0"/>
          <w:divBdr>
            <w:top w:val="none" w:sz="0" w:space="0" w:color="auto"/>
            <w:left w:val="none" w:sz="0" w:space="0" w:color="auto"/>
            <w:bottom w:val="none" w:sz="0" w:space="0" w:color="auto"/>
            <w:right w:val="none" w:sz="0" w:space="0" w:color="auto"/>
          </w:divBdr>
        </w:div>
        <w:div w:id="950235983">
          <w:marLeft w:val="480"/>
          <w:marRight w:val="0"/>
          <w:marTop w:val="0"/>
          <w:marBottom w:val="0"/>
          <w:divBdr>
            <w:top w:val="none" w:sz="0" w:space="0" w:color="auto"/>
            <w:left w:val="none" w:sz="0" w:space="0" w:color="auto"/>
            <w:bottom w:val="none" w:sz="0" w:space="0" w:color="auto"/>
            <w:right w:val="none" w:sz="0" w:space="0" w:color="auto"/>
          </w:divBdr>
        </w:div>
        <w:div w:id="1225599948">
          <w:marLeft w:val="480"/>
          <w:marRight w:val="0"/>
          <w:marTop w:val="0"/>
          <w:marBottom w:val="0"/>
          <w:divBdr>
            <w:top w:val="none" w:sz="0" w:space="0" w:color="auto"/>
            <w:left w:val="none" w:sz="0" w:space="0" w:color="auto"/>
            <w:bottom w:val="none" w:sz="0" w:space="0" w:color="auto"/>
            <w:right w:val="none" w:sz="0" w:space="0" w:color="auto"/>
          </w:divBdr>
        </w:div>
        <w:div w:id="977957277">
          <w:marLeft w:val="480"/>
          <w:marRight w:val="0"/>
          <w:marTop w:val="0"/>
          <w:marBottom w:val="0"/>
          <w:divBdr>
            <w:top w:val="none" w:sz="0" w:space="0" w:color="auto"/>
            <w:left w:val="none" w:sz="0" w:space="0" w:color="auto"/>
            <w:bottom w:val="none" w:sz="0" w:space="0" w:color="auto"/>
            <w:right w:val="none" w:sz="0" w:space="0" w:color="auto"/>
          </w:divBdr>
        </w:div>
        <w:div w:id="861552785">
          <w:marLeft w:val="480"/>
          <w:marRight w:val="0"/>
          <w:marTop w:val="0"/>
          <w:marBottom w:val="0"/>
          <w:divBdr>
            <w:top w:val="none" w:sz="0" w:space="0" w:color="auto"/>
            <w:left w:val="none" w:sz="0" w:space="0" w:color="auto"/>
            <w:bottom w:val="none" w:sz="0" w:space="0" w:color="auto"/>
            <w:right w:val="none" w:sz="0" w:space="0" w:color="auto"/>
          </w:divBdr>
        </w:div>
        <w:div w:id="479926721">
          <w:marLeft w:val="480"/>
          <w:marRight w:val="0"/>
          <w:marTop w:val="0"/>
          <w:marBottom w:val="0"/>
          <w:divBdr>
            <w:top w:val="none" w:sz="0" w:space="0" w:color="auto"/>
            <w:left w:val="none" w:sz="0" w:space="0" w:color="auto"/>
            <w:bottom w:val="none" w:sz="0" w:space="0" w:color="auto"/>
            <w:right w:val="none" w:sz="0" w:space="0" w:color="auto"/>
          </w:divBdr>
        </w:div>
        <w:div w:id="255335619">
          <w:marLeft w:val="480"/>
          <w:marRight w:val="0"/>
          <w:marTop w:val="0"/>
          <w:marBottom w:val="0"/>
          <w:divBdr>
            <w:top w:val="none" w:sz="0" w:space="0" w:color="auto"/>
            <w:left w:val="none" w:sz="0" w:space="0" w:color="auto"/>
            <w:bottom w:val="none" w:sz="0" w:space="0" w:color="auto"/>
            <w:right w:val="none" w:sz="0" w:space="0" w:color="auto"/>
          </w:divBdr>
        </w:div>
        <w:div w:id="17590152">
          <w:marLeft w:val="480"/>
          <w:marRight w:val="0"/>
          <w:marTop w:val="0"/>
          <w:marBottom w:val="0"/>
          <w:divBdr>
            <w:top w:val="none" w:sz="0" w:space="0" w:color="auto"/>
            <w:left w:val="none" w:sz="0" w:space="0" w:color="auto"/>
            <w:bottom w:val="none" w:sz="0" w:space="0" w:color="auto"/>
            <w:right w:val="none" w:sz="0" w:space="0" w:color="auto"/>
          </w:divBdr>
        </w:div>
        <w:div w:id="1905019058">
          <w:marLeft w:val="480"/>
          <w:marRight w:val="0"/>
          <w:marTop w:val="0"/>
          <w:marBottom w:val="0"/>
          <w:divBdr>
            <w:top w:val="none" w:sz="0" w:space="0" w:color="auto"/>
            <w:left w:val="none" w:sz="0" w:space="0" w:color="auto"/>
            <w:bottom w:val="none" w:sz="0" w:space="0" w:color="auto"/>
            <w:right w:val="none" w:sz="0" w:space="0" w:color="auto"/>
          </w:divBdr>
        </w:div>
        <w:div w:id="1608275252">
          <w:marLeft w:val="480"/>
          <w:marRight w:val="0"/>
          <w:marTop w:val="0"/>
          <w:marBottom w:val="0"/>
          <w:divBdr>
            <w:top w:val="none" w:sz="0" w:space="0" w:color="auto"/>
            <w:left w:val="none" w:sz="0" w:space="0" w:color="auto"/>
            <w:bottom w:val="none" w:sz="0" w:space="0" w:color="auto"/>
            <w:right w:val="none" w:sz="0" w:space="0" w:color="auto"/>
          </w:divBdr>
        </w:div>
        <w:div w:id="1565337936">
          <w:marLeft w:val="480"/>
          <w:marRight w:val="0"/>
          <w:marTop w:val="0"/>
          <w:marBottom w:val="0"/>
          <w:divBdr>
            <w:top w:val="none" w:sz="0" w:space="0" w:color="auto"/>
            <w:left w:val="none" w:sz="0" w:space="0" w:color="auto"/>
            <w:bottom w:val="none" w:sz="0" w:space="0" w:color="auto"/>
            <w:right w:val="none" w:sz="0" w:space="0" w:color="auto"/>
          </w:divBdr>
        </w:div>
        <w:div w:id="14773290">
          <w:marLeft w:val="480"/>
          <w:marRight w:val="0"/>
          <w:marTop w:val="0"/>
          <w:marBottom w:val="0"/>
          <w:divBdr>
            <w:top w:val="none" w:sz="0" w:space="0" w:color="auto"/>
            <w:left w:val="none" w:sz="0" w:space="0" w:color="auto"/>
            <w:bottom w:val="none" w:sz="0" w:space="0" w:color="auto"/>
            <w:right w:val="none" w:sz="0" w:space="0" w:color="auto"/>
          </w:divBdr>
        </w:div>
        <w:div w:id="647512746">
          <w:marLeft w:val="480"/>
          <w:marRight w:val="0"/>
          <w:marTop w:val="0"/>
          <w:marBottom w:val="0"/>
          <w:divBdr>
            <w:top w:val="none" w:sz="0" w:space="0" w:color="auto"/>
            <w:left w:val="none" w:sz="0" w:space="0" w:color="auto"/>
            <w:bottom w:val="none" w:sz="0" w:space="0" w:color="auto"/>
            <w:right w:val="none" w:sz="0" w:space="0" w:color="auto"/>
          </w:divBdr>
        </w:div>
        <w:div w:id="32049238">
          <w:marLeft w:val="480"/>
          <w:marRight w:val="0"/>
          <w:marTop w:val="0"/>
          <w:marBottom w:val="0"/>
          <w:divBdr>
            <w:top w:val="none" w:sz="0" w:space="0" w:color="auto"/>
            <w:left w:val="none" w:sz="0" w:space="0" w:color="auto"/>
            <w:bottom w:val="none" w:sz="0" w:space="0" w:color="auto"/>
            <w:right w:val="none" w:sz="0" w:space="0" w:color="auto"/>
          </w:divBdr>
        </w:div>
        <w:div w:id="1253397250">
          <w:marLeft w:val="480"/>
          <w:marRight w:val="0"/>
          <w:marTop w:val="0"/>
          <w:marBottom w:val="0"/>
          <w:divBdr>
            <w:top w:val="none" w:sz="0" w:space="0" w:color="auto"/>
            <w:left w:val="none" w:sz="0" w:space="0" w:color="auto"/>
            <w:bottom w:val="none" w:sz="0" w:space="0" w:color="auto"/>
            <w:right w:val="none" w:sz="0" w:space="0" w:color="auto"/>
          </w:divBdr>
        </w:div>
      </w:divsChild>
    </w:div>
    <w:div w:id="325089514">
      <w:bodyDiv w:val="1"/>
      <w:marLeft w:val="0"/>
      <w:marRight w:val="0"/>
      <w:marTop w:val="0"/>
      <w:marBottom w:val="0"/>
      <w:divBdr>
        <w:top w:val="none" w:sz="0" w:space="0" w:color="auto"/>
        <w:left w:val="none" w:sz="0" w:space="0" w:color="auto"/>
        <w:bottom w:val="none" w:sz="0" w:space="0" w:color="auto"/>
        <w:right w:val="none" w:sz="0" w:space="0" w:color="auto"/>
      </w:divBdr>
    </w:div>
    <w:div w:id="342636709">
      <w:bodyDiv w:val="1"/>
      <w:marLeft w:val="0"/>
      <w:marRight w:val="0"/>
      <w:marTop w:val="0"/>
      <w:marBottom w:val="0"/>
      <w:divBdr>
        <w:top w:val="none" w:sz="0" w:space="0" w:color="auto"/>
        <w:left w:val="none" w:sz="0" w:space="0" w:color="auto"/>
        <w:bottom w:val="none" w:sz="0" w:space="0" w:color="auto"/>
        <w:right w:val="none" w:sz="0" w:space="0" w:color="auto"/>
      </w:divBdr>
    </w:div>
    <w:div w:id="343477571">
      <w:bodyDiv w:val="1"/>
      <w:marLeft w:val="0"/>
      <w:marRight w:val="0"/>
      <w:marTop w:val="0"/>
      <w:marBottom w:val="0"/>
      <w:divBdr>
        <w:top w:val="none" w:sz="0" w:space="0" w:color="auto"/>
        <w:left w:val="none" w:sz="0" w:space="0" w:color="auto"/>
        <w:bottom w:val="none" w:sz="0" w:space="0" w:color="auto"/>
        <w:right w:val="none" w:sz="0" w:space="0" w:color="auto"/>
      </w:divBdr>
    </w:div>
    <w:div w:id="361707821">
      <w:bodyDiv w:val="1"/>
      <w:marLeft w:val="0"/>
      <w:marRight w:val="0"/>
      <w:marTop w:val="0"/>
      <w:marBottom w:val="0"/>
      <w:divBdr>
        <w:top w:val="none" w:sz="0" w:space="0" w:color="auto"/>
        <w:left w:val="none" w:sz="0" w:space="0" w:color="auto"/>
        <w:bottom w:val="none" w:sz="0" w:space="0" w:color="auto"/>
        <w:right w:val="none" w:sz="0" w:space="0" w:color="auto"/>
      </w:divBdr>
    </w:div>
    <w:div w:id="364403750">
      <w:bodyDiv w:val="1"/>
      <w:marLeft w:val="0"/>
      <w:marRight w:val="0"/>
      <w:marTop w:val="0"/>
      <w:marBottom w:val="0"/>
      <w:divBdr>
        <w:top w:val="none" w:sz="0" w:space="0" w:color="auto"/>
        <w:left w:val="none" w:sz="0" w:space="0" w:color="auto"/>
        <w:bottom w:val="none" w:sz="0" w:space="0" w:color="auto"/>
        <w:right w:val="none" w:sz="0" w:space="0" w:color="auto"/>
      </w:divBdr>
    </w:div>
    <w:div w:id="372076501">
      <w:bodyDiv w:val="1"/>
      <w:marLeft w:val="0"/>
      <w:marRight w:val="0"/>
      <w:marTop w:val="0"/>
      <w:marBottom w:val="0"/>
      <w:divBdr>
        <w:top w:val="none" w:sz="0" w:space="0" w:color="auto"/>
        <w:left w:val="none" w:sz="0" w:space="0" w:color="auto"/>
        <w:bottom w:val="none" w:sz="0" w:space="0" w:color="auto"/>
        <w:right w:val="none" w:sz="0" w:space="0" w:color="auto"/>
      </w:divBdr>
    </w:div>
    <w:div w:id="377319951">
      <w:bodyDiv w:val="1"/>
      <w:marLeft w:val="0"/>
      <w:marRight w:val="0"/>
      <w:marTop w:val="0"/>
      <w:marBottom w:val="0"/>
      <w:divBdr>
        <w:top w:val="none" w:sz="0" w:space="0" w:color="auto"/>
        <w:left w:val="none" w:sz="0" w:space="0" w:color="auto"/>
        <w:bottom w:val="none" w:sz="0" w:space="0" w:color="auto"/>
        <w:right w:val="none" w:sz="0" w:space="0" w:color="auto"/>
      </w:divBdr>
    </w:div>
    <w:div w:id="378169035">
      <w:bodyDiv w:val="1"/>
      <w:marLeft w:val="0"/>
      <w:marRight w:val="0"/>
      <w:marTop w:val="0"/>
      <w:marBottom w:val="0"/>
      <w:divBdr>
        <w:top w:val="none" w:sz="0" w:space="0" w:color="auto"/>
        <w:left w:val="none" w:sz="0" w:space="0" w:color="auto"/>
        <w:bottom w:val="none" w:sz="0" w:space="0" w:color="auto"/>
        <w:right w:val="none" w:sz="0" w:space="0" w:color="auto"/>
      </w:divBdr>
    </w:div>
    <w:div w:id="395788212">
      <w:bodyDiv w:val="1"/>
      <w:marLeft w:val="0"/>
      <w:marRight w:val="0"/>
      <w:marTop w:val="0"/>
      <w:marBottom w:val="0"/>
      <w:divBdr>
        <w:top w:val="none" w:sz="0" w:space="0" w:color="auto"/>
        <w:left w:val="none" w:sz="0" w:space="0" w:color="auto"/>
        <w:bottom w:val="none" w:sz="0" w:space="0" w:color="auto"/>
        <w:right w:val="none" w:sz="0" w:space="0" w:color="auto"/>
      </w:divBdr>
    </w:div>
    <w:div w:id="418217320">
      <w:bodyDiv w:val="1"/>
      <w:marLeft w:val="0"/>
      <w:marRight w:val="0"/>
      <w:marTop w:val="0"/>
      <w:marBottom w:val="0"/>
      <w:divBdr>
        <w:top w:val="none" w:sz="0" w:space="0" w:color="auto"/>
        <w:left w:val="none" w:sz="0" w:space="0" w:color="auto"/>
        <w:bottom w:val="none" w:sz="0" w:space="0" w:color="auto"/>
        <w:right w:val="none" w:sz="0" w:space="0" w:color="auto"/>
      </w:divBdr>
      <w:divsChild>
        <w:div w:id="1696349836">
          <w:marLeft w:val="480"/>
          <w:marRight w:val="0"/>
          <w:marTop w:val="0"/>
          <w:marBottom w:val="0"/>
          <w:divBdr>
            <w:top w:val="none" w:sz="0" w:space="0" w:color="auto"/>
            <w:left w:val="none" w:sz="0" w:space="0" w:color="auto"/>
            <w:bottom w:val="none" w:sz="0" w:space="0" w:color="auto"/>
            <w:right w:val="none" w:sz="0" w:space="0" w:color="auto"/>
          </w:divBdr>
        </w:div>
        <w:div w:id="232351857">
          <w:marLeft w:val="480"/>
          <w:marRight w:val="0"/>
          <w:marTop w:val="0"/>
          <w:marBottom w:val="0"/>
          <w:divBdr>
            <w:top w:val="none" w:sz="0" w:space="0" w:color="auto"/>
            <w:left w:val="none" w:sz="0" w:space="0" w:color="auto"/>
            <w:bottom w:val="none" w:sz="0" w:space="0" w:color="auto"/>
            <w:right w:val="none" w:sz="0" w:space="0" w:color="auto"/>
          </w:divBdr>
        </w:div>
        <w:div w:id="1857426191">
          <w:marLeft w:val="480"/>
          <w:marRight w:val="0"/>
          <w:marTop w:val="0"/>
          <w:marBottom w:val="0"/>
          <w:divBdr>
            <w:top w:val="none" w:sz="0" w:space="0" w:color="auto"/>
            <w:left w:val="none" w:sz="0" w:space="0" w:color="auto"/>
            <w:bottom w:val="none" w:sz="0" w:space="0" w:color="auto"/>
            <w:right w:val="none" w:sz="0" w:space="0" w:color="auto"/>
          </w:divBdr>
        </w:div>
        <w:div w:id="924263692">
          <w:marLeft w:val="480"/>
          <w:marRight w:val="0"/>
          <w:marTop w:val="0"/>
          <w:marBottom w:val="0"/>
          <w:divBdr>
            <w:top w:val="none" w:sz="0" w:space="0" w:color="auto"/>
            <w:left w:val="none" w:sz="0" w:space="0" w:color="auto"/>
            <w:bottom w:val="none" w:sz="0" w:space="0" w:color="auto"/>
            <w:right w:val="none" w:sz="0" w:space="0" w:color="auto"/>
          </w:divBdr>
        </w:div>
        <w:div w:id="1226993448">
          <w:marLeft w:val="480"/>
          <w:marRight w:val="0"/>
          <w:marTop w:val="0"/>
          <w:marBottom w:val="0"/>
          <w:divBdr>
            <w:top w:val="none" w:sz="0" w:space="0" w:color="auto"/>
            <w:left w:val="none" w:sz="0" w:space="0" w:color="auto"/>
            <w:bottom w:val="none" w:sz="0" w:space="0" w:color="auto"/>
            <w:right w:val="none" w:sz="0" w:space="0" w:color="auto"/>
          </w:divBdr>
        </w:div>
        <w:div w:id="167839096">
          <w:marLeft w:val="480"/>
          <w:marRight w:val="0"/>
          <w:marTop w:val="0"/>
          <w:marBottom w:val="0"/>
          <w:divBdr>
            <w:top w:val="none" w:sz="0" w:space="0" w:color="auto"/>
            <w:left w:val="none" w:sz="0" w:space="0" w:color="auto"/>
            <w:bottom w:val="none" w:sz="0" w:space="0" w:color="auto"/>
            <w:right w:val="none" w:sz="0" w:space="0" w:color="auto"/>
          </w:divBdr>
        </w:div>
        <w:div w:id="1664353941">
          <w:marLeft w:val="480"/>
          <w:marRight w:val="0"/>
          <w:marTop w:val="0"/>
          <w:marBottom w:val="0"/>
          <w:divBdr>
            <w:top w:val="none" w:sz="0" w:space="0" w:color="auto"/>
            <w:left w:val="none" w:sz="0" w:space="0" w:color="auto"/>
            <w:bottom w:val="none" w:sz="0" w:space="0" w:color="auto"/>
            <w:right w:val="none" w:sz="0" w:space="0" w:color="auto"/>
          </w:divBdr>
        </w:div>
        <w:div w:id="52630586">
          <w:marLeft w:val="480"/>
          <w:marRight w:val="0"/>
          <w:marTop w:val="0"/>
          <w:marBottom w:val="0"/>
          <w:divBdr>
            <w:top w:val="none" w:sz="0" w:space="0" w:color="auto"/>
            <w:left w:val="none" w:sz="0" w:space="0" w:color="auto"/>
            <w:bottom w:val="none" w:sz="0" w:space="0" w:color="auto"/>
            <w:right w:val="none" w:sz="0" w:space="0" w:color="auto"/>
          </w:divBdr>
        </w:div>
        <w:div w:id="336887525">
          <w:marLeft w:val="480"/>
          <w:marRight w:val="0"/>
          <w:marTop w:val="0"/>
          <w:marBottom w:val="0"/>
          <w:divBdr>
            <w:top w:val="none" w:sz="0" w:space="0" w:color="auto"/>
            <w:left w:val="none" w:sz="0" w:space="0" w:color="auto"/>
            <w:bottom w:val="none" w:sz="0" w:space="0" w:color="auto"/>
            <w:right w:val="none" w:sz="0" w:space="0" w:color="auto"/>
          </w:divBdr>
        </w:div>
        <w:div w:id="1118766627">
          <w:marLeft w:val="480"/>
          <w:marRight w:val="0"/>
          <w:marTop w:val="0"/>
          <w:marBottom w:val="0"/>
          <w:divBdr>
            <w:top w:val="none" w:sz="0" w:space="0" w:color="auto"/>
            <w:left w:val="none" w:sz="0" w:space="0" w:color="auto"/>
            <w:bottom w:val="none" w:sz="0" w:space="0" w:color="auto"/>
            <w:right w:val="none" w:sz="0" w:space="0" w:color="auto"/>
          </w:divBdr>
        </w:div>
        <w:div w:id="66807985">
          <w:marLeft w:val="480"/>
          <w:marRight w:val="0"/>
          <w:marTop w:val="0"/>
          <w:marBottom w:val="0"/>
          <w:divBdr>
            <w:top w:val="none" w:sz="0" w:space="0" w:color="auto"/>
            <w:left w:val="none" w:sz="0" w:space="0" w:color="auto"/>
            <w:bottom w:val="none" w:sz="0" w:space="0" w:color="auto"/>
            <w:right w:val="none" w:sz="0" w:space="0" w:color="auto"/>
          </w:divBdr>
        </w:div>
        <w:div w:id="2141990068">
          <w:marLeft w:val="480"/>
          <w:marRight w:val="0"/>
          <w:marTop w:val="0"/>
          <w:marBottom w:val="0"/>
          <w:divBdr>
            <w:top w:val="none" w:sz="0" w:space="0" w:color="auto"/>
            <w:left w:val="none" w:sz="0" w:space="0" w:color="auto"/>
            <w:bottom w:val="none" w:sz="0" w:space="0" w:color="auto"/>
            <w:right w:val="none" w:sz="0" w:space="0" w:color="auto"/>
          </w:divBdr>
        </w:div>
        <w:div w:id="175047865">
          <w:marLeft w:val="480"/>
          <w:marRight w:val="0"/>
          <w:marTop w:val="0"/>
          <w:marBottom w:val="0"/>
          <w:divBdr>
            <w:top w:val="none" w:sz="0" w:space="0" w:color="auto"/>
            <w:left w:val="none" w:sz="0" w:space="0" w:color="auto"/>
            <w:bottom w:val="none" w:sz="0" w:space="0" w:color="auto"/>
            <w:right w:val="none" w:sz="0" w:space="0" w:color="auto"/>
          </w:divBdr>
        </w:div>
        <w:div w:id="899095807">
          <w:marLeft w:val="480"/>
          <w:marRight w:val="0"/>
          <w:marTop w:val="0"/>
          <w:marBottom w:val="0"/>
          <w:divBdr>
            <w:top w:val="none" w:sz="0" w:space="0" w:color="auto"/>
            <w:left w:val="none" w:sz="0" w:space="0" w:color="auto"/>
            <w:bottom w:val="none" w:sz="0" w:space="0" w:color="auto"/>
            <w:right w:val="none" w:sz="0" w:space="0" w:color="auto"/>
          </w:divBdr>
        </w:div>
        <w:div w:id="1755198047">
          <w:marLeft w:val="480"/>
          <w:marRight w:val="0"/>
          <w:marTop w:val="0"/>
          <w:marBottom w:val="0"/>
          <w:divBdr>
            <w:top w:val="none" w:sz="0" w:space="0" w:color="auto"/>
            <w:left w:val="none" w:sz="0" w:space="0" w:color="auto"/>
            <w:bottom w:val="none" w:sz="0" w:space="0" w:color="auto"/>
            <w:right w:val="none" w:sz="0" w:space="0" w:color="auto"/>
          </w:divBdr>
        </w:div>
        <w:div w:id="1919712315">
          <w:marLeft w:val="480"/>
          <w:marRight w:val="0"/>
          <w:marTop w:val="0"/>
          <w:marBottom w:val="0"/>
          <w:divBdr>
            <w:top w:val="none" w:sz="0" w:space="0" w:color="auto"/>
            <w:left w:val="none" w:sz="0" w:space="0" w:color="auto"/>
            <w:bottom w:val="none" w:sz="0" w:space="0" w:color="auto"/>
            <w:right w:val="none" w:sz="0" w:space="0" w:color="auto"/>
          </w:divBdr>
        </w:div>
        <w:div w:id="350231187">
          <w:marLeft w:val="480"/>
          <w:marRight w:val="0"/>
          <w:marTop w:val="0"/>
          <w:marBottom w:val="0"/>
          <w:divBdr>
            <w:top w:val="none" w:sz="0" w:space="0" w:color="auto"/>
            <w:left w:val="none" w:sz="0" w:space="0" w:color="auto"/>
            <w:bottom w:val="none" w:sz="0" w:space="0" w:color="auto"/>
            <w:right w:val="none" w:sz="0" w:space="0" w:color="auto"/>
          </w:divBdr>
        </w:div>
        <w:div w:id="2047639268">
          <w:marLeft w:val="480"/>
          <w:marRight w:val="0"/>
          <w:marTop w:val="0"/>
          <w:marBottom w:val="0"/>
          <w:divBdr>
            <w:top w:val="none" w:sz="0" w:space="0" w:color="auto"/>
            <w:left w:val="none" w:sz="0" w:space="0" w:color="auto"/>
            <w:bottom w:val="none" w:sz="0" w:space="0" w:color="auto"/>
            <w:right w:val="none" w:sz="0" w:space="0" w:color="auto"/>
          </w:divBdr>
        </w:div>
      </w:divsChild>
    </w:div>
    <w:div w:id="419567892">
      <w:bodyDiv w:val="1"/>
      <w:marLeft w:val="0"/>
      <w:marRight w:val="0"/>
      <w:marTop w:val="0"/>
      <w:marBottom w:val="0"/>
      <w:divBdr>
        <w:top w:val="none" w:sz="0" w:space="0" w:color="auto"/>
        <w:left w:val="none" w:sz="0" w:space="0" w:color="auto"/>
        <w:bottom w:val="none" w:sz="0" w:space="0" w:color="auto"/>
        <w:right w:val="none" w:sz="0" w:space="0" w:color="auto"/>
      </w:divBdr>
    </w:div>
    <w:div w:id="420176576">
      <w:bodyDiv w:val="1"/>
      <w:marLeft w:val="0"/>
      <w:marRight w:val="0"/>
      <w:marTop w:val="0"/>
      <w:marBottom w:val="0"/>
      <w:divBdr>
        <w:top w:val="none" w:sz="0" w:space="0" w:color="auto"/>
        <w:left w:val="none" w:sz="0" w:space="0" w:color="auto"/>
        <w:bottom w:val="none" w:sz="0" w:space="0" w:color="auto"/>
        <w:right w:val="none" w:sz="0" w:space="0" w:color="auto"/>
      </w:divBdr>
      <w:divsChild>
        <w:div w:id="1886601887">
          <w:marLeft w:val="480"/>
          <w:marRight w:val="0"/>
          <w:marTop w:val="0"/>
          <w:marBottom w:val="0"/>
          <w:divBdr>
            <w:top w:val="none" w:sz="0" w:space="0" w:color="auto"/>
            <w:left w:val="none" w:sz="0" w:space="0" w:color="auto"/>
            <w:bottom w:val="none" w:sz="0" w:space="0" w:color="auto"/>
            <w:right w:val="none" w:sz="0" w:space="0" w:color="auto"/>
          </w:divBdr>
        </w:div>
        <w:div w:id="2020111123">
          <w:marLeft w:val="480"/>
          <w:marRight w:val="0"/>
          <w:marTop w:val="0"/>
          <w:marBottom w:val="0"/>
          <w:divBdr>
            <w:top w:val="none" w:sz="0" w:space="0" w:color="auto"/>
            <w:left w:val="none" w:sz="0" w:space="0" w:color="auto"/>
            <w:bottom w:val="none" w:sz="0" w:space="0" w:color="auto"/>
            <w:right w:val="none" w:sz="0" w:space="0" w:color="auto"/>
          </w:divBdr>
        </w:div>
        <w:div w:id="1014185957">
          <w:marLeft w:val="480"/>
          <w:marRight w:val="0"/>
          <w:marTop w:val="0"/>
          <w:marBottom w:val="0"/>
          <w:divBdr>
            <w:top w:val="none" w:sz="0" w:space="0" w:color="auto"/>
            <w:left w:val="none" w:sz="0" w:space="0" w:color="auto"/>
            <w:bottom w:val="none" w:sz="0" w:space="0" w:color="auto"/>
            <w:right w:val="none" w:sz="0" w:space="0" w:color="auto"/>
          </w:divBdr>
        </w:div>
        <w:div w:id="1489789103">
          <w:marLeft w:val="480"/>
          <w:marRight w:val="0"/>
          <w:marTop w:val="0"/>
          <w:marBottom w:val="0"/>
          <w:divBdr>
            <w:top w:val="none" w:sz="0" w:space="0" w:color="auto"/>
            <w:left w:val="none" w:sz="0" w:space="0" w:color="auto"/>
            <w:bottom w:val="none" w:sz="0" w:space="0" w:color="auto"/>
            <w:right w:val="none" w:sz="0" w:space="0" w:color="auto"/>
          </w:divBdr>
        </w:div>
        <w:div w:id="1060053727">
          <w:marLeft w:val="480"/>
          <w:marRight w:val="0"/>
          <w:marTop w:val="0"/>
          <w:marBottom w:val="0"/>
          <w:divBdr>
            <w:top w:val="none" w:sz="0" w:space="0" w:color="auto"/>
            <w:left w:val="none" w:sz="0" w:space="0" w:color="auto"/>
            <w:bottom w:val="none" w:sz="0" w:space="0" w:color="auto"/>
            <w:right w:val="none" w:sz="0" w:space="0" w:color="auto"/>
          </w:divBdr>
        </w:div>
        <w:div w:id="1588541830">
          <w:marLeft w:val="480"/>
          <w:marRight w:val="0"/>
          <w:marTop w:val="0"/>
          <w:marBottom w:val="0"/>
          <w:divBdr>
            <w:top w:val="none" w:sz="0" w:space="0" w:color="auto"/>
            <w:left w:val="none" w:sz="0" w:space="0" w:color="auto"/>
            <w:bottom w:val="none" w:sz="0" w:space="0" w:color="auto"/>
            <w:right w:val="none" w:sz="0" w:space="0" w:color="auto"/>
          </w:divBdr>
        </w:div>
        <w:div w:id="1486817927">
          <w:marLeft w:val="480"/>
          <w:marRight w:val="0"/>
          <w:marTop w:val="0"/>
          <w:marBottom w:val="0"/>
          <w:divBdr>
            <w:top w:val="none" w:sz="0" w:space="0" w:color="auto"/>
            <w:left w:val="none" w:sz="0" w:space="0" w:color="auto"/>
            <w:bottom w:val="none" w:sz="0" w:space="0" w:color="auto"/>
            <w:right w:val="none" w:sz="0" w:space="0" w:color="auto"/>
          </w:divBdr>
        </w:div>
        <w:div w:id="1993215340">
          <w:marLeft w:val="480"/>
          <w:marRight w:val="0"/>
          <w:marTop w:val="0"/>
          <w:marBottom w:val="0"/>
          <w:divBdr>
            <w:top w:val="none" w:sz="0" w:space="0" w:color="auto"/>
            <w:left w:val="none" w:sz="0" w:space="0" w:color="auto"/>
            <w:bottom w:val="none" w:sz="0" w:space="0" w:color="auto"/>
            <w:right w:val="none" w:sz="0" w:space="0" w:color="auto"/>
          </w:divBdr>
        </w:div>
        <w:div w:id="2143184711">
          <w:marLeft w:val="480"/>
          <w:marRight w:val="0"/>
          <w:marTop w:val="0"/>
          <w:marBottom w:val="0"/>
          <w:divBdr>
            <w:top w:val="none" w:sz="0" w:space="0" w:color="auto"/>
            <w:left w:val="none" w:sz="0" w:space="0" w:color="auto"/>
            <w:bottom w:val="none" w:sz="0" w:space="0" w:color="auto"/>
            <w:right w:val="none" w:sz="0" w:space="0" w:color="auto"/>
          </w:divBdr>
        </w:div>
        <w:div w:id="1134371128">
          <w:marLeft w:val="480"/>
          <w:marRight w:val="0"/>
          <w:marTop w:val="0"/>
          <w:marBottom w:val="0"/>
          <w:divBdr>
            <w:top w:val="none" w:sz="0" w:space="0" w:color="auto"/>
            <w:left w:val="none" w:sz="0" w:space="0" w:color="auto"/>
            <w:bottom w:val="none" w:sz="0" w:space="0" w:color="auto"/>
            <w:right w:val="none" w:sz="0" w:space="0" w:color="auto"/>
          </w:divBdr>
        </w:div>
        <w:div w:id="2033022212">
          <w:marLeft w:val="480"/>
          <w:marRight w:val="0"/>
          <w:marTop w:val="0"/>
          <w:marBottom w:val="0"/>
          <w:divBdr>
            <w:top w:val="none" w:sz="0" w:space="0" w:color="auto"/>
            <w:left w:val="none" w:sz="0" w:space="0" w:color="auto"/>
            <w:bottom w:val="none" w:sz="0" w:space="0" w:color="auto"/>
            <w:right w:val="none" w:sz="0" w:space="0" w:color="auto"/>
          </w:divBdr>
        </w:div>
        <w:div w:id="1120027251">
          <w:marLeft w:val="480"/>
          <w:marRight w:val="0"/>
          <w:marTop w:val="0"/>
          <w:marBottom w:val="0"/>
          <w:divBdr>
            <w:top w:val="none" w:sz="0" w:space="0" w:color="auto"/>
            <w:left w:val="none" w:sz="0" w:space="0" w:color="auto"/>
            <w:bottom w:val="none" w:sz="0" w:space="0" w:color="auto"/>
            <w:right w:val="none" w:sz="0" w:space="0" w:color="auto"/>
          </w:divBdr>
        </w:div>
        <w:div w:id="1420253873">
          <w:marLeft w:val="480"/>
          <w:marRight w:val="0"/>
          <w:marTop w:val="0"/>
          <w:marBottom w:val="0"/>
          <w:divBdr>
            <w:top w:val="none" w:sz="0" w:space="0" w:color="auto"/>
            <w:left w:val="none" w:sz="0" w:space="0" w:color="auto"/>
            <w:bottom w:val="none" w:sz="0" w:space="0" w:color="auto"/>
            <w:right w:val="none" w:sz="0" w:space="0" w:color="auto"/>
          </w:divBdr>
        </w:div>
        <w:div w:id="1787775035">
          <w:marLeft w:val="480"/>
          <w:marRight w:val="0"/>
          <w:marTop w:val="0"/>
          <w:marBottom w:val="0"/>
          <w:divBdr>
            <w:top w:val="none" w:sz="0" w:space="0" w:color="auto"/>
            <w:left w:val="none" w:sz="0" w:space="0" w:color="auto"/>
            <w:bottom w:val="none" w:sz="0" w:space="0" w:color="auto"/>
            <w:right w:val="none" w:sz="0" w:space="0" w:color="auto"/>
          </w:divBdr>
        </w:div>
        <w:div w:id="183635413">
          <w:marLeft w:val="480"/>
          <w:marRight w:val="0"/>
          <w:marTop w:val="0"/>
          <w:marBottom w:val="0"/>
          <w:divBdr>
            <w:top w:val="none" w:sz="0" w:space="0" w:color="auto"/>
            <w:left w:val="none" w:sz="0" w:space="0" w:color="auto"/>
            <w:bottom w:val="none" w:sz="0" w:space="0" w:color="auto"/>
            <w:right w:val="none" w:sz="0" w:space="0" w:color="auto"/>
          </w:divBdr>
        </w:div>
        <w:div w:id="850753597">
          <w:marLeft w:val="480"/>
          <w:marRight w:val="0"/>
          <w:marTop w:val="0"/>
          <w:marBottom w:val="0"/>
          <w:divBdr>
            <w:top w:val="none" w:sz="0" w:space="0" w:color="auto"/>
            <w:left w:val="none" w:sz="0" w:space="0" w:color="auto"/>
            <w:bottom w:val="none" w:sz="0" w:space="0" w:color="auto"/>
            <w:right w:val="none" w:sz="0" w:space="0" w:color="auto"/>
          </w:divBdr>
        </w:div>
        <w:div w:id="1900895409">
          <w:marLeft w:val="480"/>
          <w:marRight w:val="0"/>
          <w:marTop w:val="0"/>
          <w:marBottom w:val="0"/>
          <w:divBdr>
            <w:top w:val="none" w:sz="0" w:space="0" w:color="auto"/>
            <w:left w:val="none" w:sz="0" w:space="0" w:color="auto"/>
            <w:bottom w:val="none" w:sz="0" w:space="0" w:color="auto"/>
            <w:right w:val="none" w:sz="0" w:space="0" w:color="auto"/>
          </w:divBdr>
        </w:div>
        <w:div w:id="157117553">
          <w:marLeft w:val="480"/>
          <w:marRight w:val="0"/>
          <w:marTop w:val="0"/>
          <w:marBottom w:val="0"/>
          <w:divBdr>
            <w:top w:val="none" w:sz="0" w:space="0" w:color="auto"/>
            <w:left w:val="none" w:sz="0" w:space="0" w:color="auto"/>
            <w:bottom w:val="none" w:sz="0" w:space="0" w:color="auto"/>
            <w:right w:val="none" w:sz="0" w:space="0" w:color="auto"/>
          </w:divBdr>
        </w:div>
        <w:div w:id="1219245561">
          <w:marLeft w:val="480"/>
          <w:marRight w:val="0"/>
          <w:marTop w:val="0"/>
          <w:marBottom w:val="0"/>
          <w:divBdr>
            <w:top w:val="none" w:sz="0" w:space="0" w:color="auto"/>
            <w:left w:val="none" w:sz="0" w:space="0" w:color="auto"/>
            <w:bottom w:val="none" w:sz="0" w:space="0" w:color="auto"/>
            <w:right w:val="none" w:sz="0" w:space="0" w:color="auto"/>
          </w:divBdr>
        </w:div>
        <w:div w:id="848954809">
          <w:marLeft w:val="480"/>
          <w:marRight w:val="0"/>
          <w:marTop w:val="0"/>
          <w:marBottom w:val="0"/>
          <w:divBdr>
            <w:top w:val="none" w:sz="0" w:space="0" w:color="auto"/>
            <w:left w:val="none" w:sz="0" w:space="0" w:color="auto"/>
            <w:bottom w:val="none" w:sz="0" w:space="0" w:color="auto"/>
            <w:right w:val="none" w:sz="0" w:space="0" w:color="auto"/>
          </w:divBdr>
        </w:div>
        <w:div w:id="253707533">
          <w:marLeft w:val="480"/>
          <w:marRight w:val="0"/>
          <w:marTop w:val="0"/>
          <w:marBottom w:val="0"/>
          <w:divBdr>
            <w:top w:val="none" w:sz="0" w:space="0" w:color="auto"/>
            <w:left w:val="none" w:sz="0" w:space="0" w:color="auto"/>
            <w:bottom w:val="none" w:sz="0" w:space="0" w:color="auto"/>
            <w:right w:val="none" w:sz="0" w:space="0" w:color="auto"/>
          </w:divBdr>
        </w:div>
        <w:div w:id="616181565">
          <w:marLeft w:val="480"/>
          <w:marRight w:val="0"/>
          <w:marTop w:val="0"/>
          <w:marBottom w:val="0"/>
          <w:divBdr>
            <w:top w:val="none" w:sz="0" w:space="0" w:color="auto"/>
            <w:left w:val="none" w:sz="0" w:space="0" w:color="auto"/>
            <w:bottom w:val="none" w:sz="0" w:space="0" w:color="auto"/>
            <w:right w:val="none" w:sz="0" w:space="0" w:color="auto"/>
          </w:divBdr>
        </w:div>
        <w:div w:id="1124082041">
          <w:marLeft w:val="480"/>
          <w:marRight w:val="0"/>
          <w:marTop w:val="0"/>
          <w:marBottom w:val="0"/>
          <w:divBdr>
            <w:top w:val="none" w:sz="0" w:space="0" w:color="auto"/>
            <w:left w:val="none" w:sz="0" w:space="0" w:color="auto"/>
            <w:bottom w:val="none" w:sz="0" w:space="0" w:color="auto"/>
            <w:right w:val="none" w:sz="0" w:space="0" w:color="auto"/>
          </w:divBdr>
        </w:div>
        <w:div w:id="1056926973">
          <w:marLeft w:val="480"/>
          <w:marRight w:val="0"/>
          <w:marTop w:val="0"/>
          <w:marBottom w:val="0"/>
          <w:divBdr>
            <w:top w:val="none" w:sz="0" w:space="0" w:color="auto"/>
            <w:left w:val="none" w:sz="0" w:space="0" w:color="auto"/>
            <w:bottom w:val="none" w:sz="0" w:space="0" w:color="auto"/>
            <w:right w:val="none" w:sz="0" w:space="0" w:color="auto"/>
          </w:divBdr>
        </w:div>
        <w:div w:id="1047030678">
          <w:marLeft w:val="480"/>
          <w:marRight w:val="0"/>
          <w:marTop w:val="0"/>
          <w:marBottom w:val="0"/>
          <w:divBdr>
            <w:top w:val="none" w:sz="0" w:space="0" w:color="auto"/>
            <w:left w:val="none" w:sz="0" w:space="0" w:color="auto"/>
            <w:bottom w:val="none" w:sz="0" w:space="0" w:color="auto"/>
            <w:right w:val="none" w:sz="0" w:space="0" w:color="auto"/>
          </w:divBdr>
        </w:div>
        <w:div w:id="2061979258">
          <w:marLeft w:val="480"/>
          <w:marRight w:val="0"/>
          <w:marTop w:val="0"/>
          <w:marBottom w:val="0"/>
          <w:divBdr>
            <w:top w:val="none" w:sz="0" w:space="0" w:color="auto"/>
            <w:left w:val="none" w:sz="0" w:space="0" w:color="auto"/>
            <w:bottom w:val="none" w:sz="0" w:space="0" w:color="auto"/>
            <w:right w:val="none" w:sz="0" w:space="0" w:color="auto"/>
          </w:divBdr>
        </w:div>
        <w:div w:id="1143232928">
          <w:marLeft w:val="480"/>
          <w:marRight w:val="0"/>
          <w:marTop w:val="0"/>
          <w:marBottom w:val="0"/>
          <w:divBdr>
            <w:top w:val="none" w:sz="0" w:space="0" w:color="auto"/>
            <w:left w:val="none" w:sz="0" w:space="0" w:color="auto"/>
            <w:bottom w:val="none" w:sz="0" w:space="0" w:color="auto"/>
            <w:right w:val="none" w:sz="0" w:space="0" w:color="auto"/>
          </w:divBdr>
        </w:div>
        <w:div w:id="2010868837">
          <w:marLeft w:val="480"/>
          <w:marRight w:val="0"/>
          <w:marTop w:val="0"/>
          <w:marBottom w:val="0"/>
          <w:divBdr>
            <w:top w:val="none" w:sz="0" w:space="0" w:color="auto"/>
            <w:left w:val="none" w:sz="0" w:space="0" w:color="auto"/>
            <w:bottom w:val="none" w:sz="0" w:space="0" w:color="auto"/>
            <w:right w:val="none" w:sz="0" w:space="0" w:color="auto"/>
          </w:divBdr>
        </w:div>
        <w:div w:id="430780432">
          <w:marLeft w:val="480"/>
          <w:marRight w:val="0"/>
          <w:marTop w:val="0"/>
          <w:marBottom w:val="0"/>
          <w:divBdr>
            <w:top w:val="none" w:sz="0" w:space="0" w:color="auto"/>
            <w:left w:val="none" w:sz="0" w:space="0" w:color="auto"/>
            <w:bottom w:val="none" w:sz="0" w:space="0" w:color="auto"/>
            <w:right w:val="none" w:sz="0" w:space="0" w:color="auto"/>
          </w:divBdr>
        </w:div>
        <w:div w:id="2047442585">
          <w:marLeft w:val="480"/>
          <w:marRight w:val="0"/>
          <w:marTop w:val="0"/>
          <w:marBottom w:val="0"/>
          <w:divBdr>
            <w:top w:val="none" w:sz="0" w:space="0" w:color="auto"/>
            <w:left w:val="none" w:sz="0" w:space="0" w:color="auto"/>
            <w:bottom w:val="none" w:sz="0" w:space="0" w:color="auto"/>
            <w:right w:val="none" w:sz="0" w:space="0" w:color="auto"/>
          </w:divBdr>
        </w:div>
        <w:div w:id="1363551568">
          <w:marLeft w:val="480"/>
          <w:marRight w:val="0"/>
          <w:marTop w:val="0"/>
          <w:marBottom w:val="0"/>
          <w:divBdr>
            <w:top w:val="none" w:sz="0" w:space="0" w:color="auto"/>
            <w:left w:val="none" w:sz="0" w:space="0" w:color="auto"/>
            <w:bottom w:val="none" w:sz="0" w:space="0" w:color="auto"/>
            <w:right w:val="none" w:sz="0" w:space="0" w:color="auto"/>
          </w:divBdr>
        </w:div>
        <w:div w:id="2080327268">
          <w:marLeft w:val="480"/>
          <w:marRight w:val="0"/>
          <w:marTop w:val="0"/>
          <w:marBottom w:val="0"/>
          <w:divBdr>
            <w:top w:val="none" w:sz="0" w:space="0" w:color="auto"/>
            <w:left w:val="none" w:sz="0" w:space="0" w:color="auto"/>
            <w:bottom w:val="none" w:sz="0" w:space="0" w:color="auto"/>
            <w:right w:val="none" w:sz="0" w:space="0" w:color="auto"/>
          </w:divBdr>
        </w:div>
        <w:div w:id="2072969388">
          <w:marLeft w:val="480"/>
          <w:marRight w:val="0"/>
          <w:marTop w:val="0"/>
          <w:marBottom w:val="0"/>
          <w:divBdr>
            <w:top w:val="none" w:sz="0" w:space="0" w:color="auto"/>
            <w:left w:val="none" w:sz="0" w:space="0" w:color="auto"/>
            <w:bottom w:val="none" w:sz="0" w:space="0" w:color="auto"/>
            <w:right w:val="none" w:sz="0" w:space="0" w:color="auto"/>
          </w:divBdr>
        </w:div>
        <w:div w:id="1311708846">
          <w:marLeft w:val="480"/>
          <w:marRight w:val="0"/>
          <w:marTop w:val="0"/>
          <w:marBottom w:val="0"/>
          <w:divBdr>
            <w:top w:val="none" w:sz="0" w:space="0" w:color="auto"/>
            <w:left w:val="none" w:sz="0" w:space="0" w:color="auto"/>
            <w:bottom w:val="none" w:sz="0" w:space="0" w:color="auto"/>
            <w:right w:val="none" w:sz="0" w:space="0" w:color="auto"/>
          </w:divBdr>
        </w:div>
      </w:divsChild>
    </w:div>
    <w:div w:id="424115960">
      <w:bodyDiv w:val="1"/>
      <w:marLeft w:val="0"/>
      <w:marRight w:val="0"/>
      <w:marTop w:val="0"/>
      <w:marBottom w:val="0"/>
      <w:divBdr>
        <w:top w:val="none" w:sz="0" w:space="0" w:color="auto"/>
        <w:left w:val="none" w:sz="0" w:space="0" w:color="auto"/>
        <w:bottom w:val="none" w:sz="0" w:space="0" w:color="auto"/>
        <w:right w:val="none" w:sz="0" w:space="0" w:color="auto"/>
      </w:divBdr>
    </w:div>
    <w:div w:id="428506969">
      <w:bodyDiv w:val="1"/>
      <w:marLeft w:val="0"/>
      <w:marRight w:val="0"/>
      <w:marTop w:val="0"/>
      <w:marBottom w:val="0"/>
      <w:divBdr>
        <w:top w:val="none" w:sz="0" w:space="0" w:color="auto"/>
        <w:left w:val="none" w:sz="0" w:space="0" w:color="auto"/>
        <w:bottom w:val="none" w:sz="0" w:space="0" w:color="auto"/>
        <w:right w:val="none" w:sz="0" w:space="0" w:color="auto"/>
      </w:divBdr>
    </w:div>
    <w:div w:id="448014581">
      <w:bodyDiv w:val="1"/>
      <w:marLeft w:val="0"/>
      <w:marRight w:val="0"/>
      <w:marTop w:val="0"/>
      <w:marBottom w:val="0"/>
      <w:divBdr>
        <w:top w:val="none" w:sz="0" w:space="0" w:color="auto"/>
        <w:left w:val="none" w:sz="0" w:space="0" w:color="auto"/>
        <w:bottom w:val="none" w:sz="0" w:space="0" w:color="auto"/>
        <w:right w:val="none" w:sz="0" w:space="0" w:color="auto"/>
      </w:divBdr>
    </w:div>
    <w:div w:id="469566013">
      <w:bodyDiv w:val="1"/>
      <w:marLeft w:val="0"/>
      <w:marRight w:val="0"/>
      <w:marTop w:val="0"/>
      <w:marBottom w:val="0"/>
      <w:divBdr>
        <w:top w:val="none" w:sz="0" w:space="0" w:color="auto"/>
        <w:left w:val="none" w:sz="0" w:space="0" w:color="auto"/>
        <w:bottom w:val="none" w:sz="0" w:space="0" w:color="auto"/>
        <w:right w:val="none" w:sz="0" w:space="0" w:color="auto"/>
      </w:divBdr>
    </w:div>
    <w:div w:id="476802945">
      <w:bodyDiv w:val="1"/>
      <w:marLeft w:val="0"/>
      <w:marRight w:val="0"/>
      <w:marTop w:val="0"/>
      <w:marBottom w:val="0"/>
      <w:divBdr>
        <w:top w:val="none" w:sz="0" w:space="0" w:color="auto"/>
        <w:left w:val="none" w:sz="0" w:space="0" w:color="auto"/>
        <w:bottom w:val="none" w:sz="0" w:space="0" w:color="auto"/>
        <w:right w:val="none" w:sz="0" w:space="0" w:color="auto"/>
      </w:divBdr>
    </w:div>
    <w:div w:id="478228495">
      <w:bodyDiv w:val="1"/>
      <w:marLeft w:val="0"/>
      <w:marRight w:val="0"/>
      <w:marTop w:val="0"/>
      <w:marBottom w:val="0"/>
      <w:divBdr>
        <w:top w:val="none" w:sz="0" w:space="0" w:color="auto"/>
        <w:left w:val="none" w:sz="0" w:space="0" w:color="auto"/>
        <w:bottom w:val="none" w:sz="0" w:space="0" w:color="auto"/>
        <w:right w:val="none" w:sz="0" w:space="0" w:color="auto"/>
      </w:divBdr>
    </w:div>
    <w:div w:id="494031974">
      <w:bodyDiv w:val="1"/>
      <w:marLeft w:val="0"/>
      <w:marRight w:val="0"/>
      <w:marTop w:val="0"/>
      <w:marBottom w:val="0"/>
      <w:divBdr>
        <w:top w:val="none" w:sz="0" w:space="0" w:color="auto"/>
        <w:left w:val="none" w:sz="0" w:space="0" w:color="auto"/>
        <w:bottom w:val="none" w:sz="0" w:space="0" w:color="auto"/>
        <w:right w:val="none" w:sz="0" w:space="0" w:color="auto"/>
      </w:divBdr>
    </w:div>
    <w:div w:id="494347311">
      <w:bodyDiv w:val="1"/>
      <w:marLeft w:val="0"/>
      <w:marRight w:val="0"/>
      <w:marTop w:val="0"/>
      <w:marBottom w:val="0"/>
      <w:divBdr>
        <w:top w:val="none" w:sz="0" w:space="0" w:color="auto"/>
        <w:left w:val="none" w:sz="0" w:space="0" w:color="auto"/>
        <w:bottom w:val="none" w:sz="0" w:space="0" w:color="auto"/>
        <w:right w:val="none" w:sz="0" w:space="0" w:color="auto"/>
      </w:divBdr>
    </w:div>
    <w:div w:id="495994420">
      <w:bodyDiv w:val="1"/>
      <w:marLeft w:val="0"/>
      <w:marRight w:val="0"/>
      <w:marTop w:val="0"/>
      <w:marBottom w:val="0"/>
      <w:divBdr>
        <w:top w:val="none" w:sz="0" w:space="0" w:color="auto"/>
        <w:left w:val="none" w:sz="0" w:space="0" w:color="auto"/>
        <w:bottom w:val="none" w:sz="0" w:space="0" w:color="auto"/>
        <w:right w:val="none" w:sz="0" w:space="0" w:color="auto"/>
      </w:divBdr>
    </w:div>
    <w:div w:id="502164582">
      <w:bodyDiv w:val="1"/>
      <w:marLeft w:val="0"/>
      <w:marRight w:val="0"/>
      <w:marTop w:val="0"/>
      <w:marBottom w:val="0"/>
      <w:divBdr>
        <w:top w:val="none" w:sz="0" w:space="0" w:color="auto"/>
        <w:left w:val="none" w:sz="0" w:space="0" w:color="auto"/>
        <w:bottom w:val="none" w:sz="0" w:space="0" w:color="auto"/>
        <w:right w:val="none" w:sz="0" w:space="0" w:color="auto"/>
      </w:divBdr>
    </w:div>
    <w:div w:id="506331576">
      <w:bodyDiv w:val="1"/>
      <w:marLeft w:val="0"/>
      <w:marRight w:val="0"/>
      <w:marTop w:val="0"/>
      <w:marBottom w:val="0"/>
      <w:divBdr>
        <w:top w:val="none" w:sz="0" w:space="0" w:color="auto"/>
        <w:left w:val="none" w:sz="0" w:space="0" w:color="auto"/>
        <w:bottom w:val="none" w:sz="0" w:space="0" w:color="auto"/>
        <w:right w:val="none" w:sz="0" w:space="0" w:color="auto"/>
      </w:divBdr>
    </w:div>
    <w:div w:id="529151014">
      <w:bodyDiv w:val="1"/>
      <w:marLeft w:val="0"/>
      <w:marRight w:val="0"/>
      <w:marTop w:val="0"/>
      <w:marBottom w:val="0"/>
      <w:divBdr>
        <w:top w:val="none" w:sz="0" w:space="0" w:color="auto"/>
        <w:left w:val="none" w:sz="0" w:space="0" w:color="auto"/>
        <w:bottom w:val="none" w:sz="0" w:space="0" w:color="auto"/>
        <w:right w:val="none" w:sz="0" w:space="0" w:color="auto"/>
      </w:divBdr>
      <w:divsChild>
        <w:div w:id="1995721930">
          <w:marLeft w:val="480"/>
          <w:marRight w:val="0"/>
          <w:marTop w:val="0"/>
          <w:marBottom w:val="0"/>
          <w:divBdr>
            <w:top w:val="none" w:sz="0" w:space="0" w:color="auto"/>
            <w:left w:val="none" w:sz="0" w:space="0" w:color="auto"/>
            <w:bottom w:val="none" w:sz="0" w:space="0" w:color="auto"/>
            <w:right w:val="none" w:sz="0" w:space="0" w:color="auto"/>
          </w:divBdr>
        </w:div>
        <w:div w:id="10689419">
          <w:marLeft w:val="480"/>
          <w:marRight w:val="0"/>
          <w:marTop w:val="0"/>
          <w:marBottom w:val="0"/>
          <w:divBdr>
            <w:top w:val="none" w:sz="0" w:space="0" w:color="auto"/>
            <w:left w:val="none" w:sz="0" w:space="0" w:color="auto"/>
            <w:bottom w:val="none" w:sz="0" w:space="0" w:color="auto"/>
            <w:right w:val="none" w:sz="0" w:space="0" w:color="auto"/>
          </w:divBdr>
        </w:div>
        <w:div w:id="775565206">
          <w:marLeft w:val="480"/>
          <w:marRight w:val="0"/>
          <w:marTop w:val="0"/>
          <w:marBottom w:val="0"/>
          <w:divBdr>
            <w:top w:val="none" w:sz="0" w:space="0" w:color="auto"/>
            <w:left w:val="none" w:sz="0" w:space="0" w:color="auto"/>
            <w:bottom w:val="none" w:sz="0" w:space="0" w:color="auto"/>
            <w:right w:val="none" w:sz="0" w:space="0" w:color="auto"/>
          </w:divBdr>
        </w:div>
        <w:div w:id="403921225">
          <w:marLeft w:val="480"/>
          <w:marRight w:val="0"/>
          <w:marTop w:val="0"/>
          <w:marBottom w:val="0"/>
          <w:divBdr>
            <w:top w:val="none" w:sz="0" w:space="0" w:color="auto"/>
            <w:left w:val="none" w:sz="0" w:space="0" w:color="auto"/>
            <w:bottom w:val="none" w:sz="0" w:space="0" w:color="auto"/>
            <w:right w:val="none" w:sz="0" w:space="0" w:color="auto"/>
          </w:divBdr>
        </w:div>
        <w:div w:id="1576434342">
          <w:marLeft w:val="480"/>
          <w:marRight w:val="0"/>
          <w:marTop w:val="0"/>
          <w:marBottom w:val="0"/>
          <w:divBdr>
            <w:top w:val="none" w:sz="0" w:space="0" w:color="auto"/>
            <w:left w:val="none" w:sz="0" w:space="0" w:color="auto"/>
            <w:bottom w:val="none" w:sz="0" w:space="0" w:color="auto"/>
            <w:right w:val="none" w:sz="0" w:space="0" w:color="auto"/>
          </w:divBdr>
        </w:div>
        <w:div w:id="1822576318">
          <w:marLeft w:val="480"/>
          <w:marRight w:val="0"/>
          <w:marTop w:val="0"/>
          <w:marBottom w:val="0"/>
          <w:divBdr>
            <w:top w:val="none" w:sz="0" w:space="0" w:color="auto"/>
            <w:left w:val="none" w:sz="0" w:space="0" w:color="auto"/>
            <w:bottom w:val="none" w:sz="0" w:space="0" w:color="auto"/>
            <w:right w:val="none" w:sz="0" w:space="0" w:color="auto"/>
          </w:divBdr>
        </w:div>
        <w:div w:id="1857619231">
          <w:marLeft w:val="480"/>
          <w:marRight w:val="0"/>
          <w:marTop w:val="0"/>
          <w:marBottom w:val="0"/>
          <w:divBdr>
            <w:top w:val="none" w:sz="0" w:space="0" w:color="auto"/>
            <w:left w:val="none" w:sz="0" w:space="0" w:color="auto"/>
            <w:bottom w:val="none" w:sz="0" w:space="0" w:color="auto"/>
            <w:right w:val="none" w:sz="0" w:space="0" w:color="auto"/>
          </w:divBdr>
        </w:div>
        <w:div w:id="148981755">
          <w:marLeft w:val="480"/>
          <w:marRight w:val="0"/>
          <w:marTop w:val="0"/>
          <w:marBottom w:val="0"/>
          <w:divBdr>
            <w:top w:val="none" w:sz="0" w:space="0" w:color="auto"/>
            <w:left w:val="none" w:sz="0" w:space="0" w:color="auto"/>
            <w:bottom w:val="none" w:sz="0" w:space="0" w:color="auto"/>
            <w:right w:val="none" w:sz="0" w:space="0" w:color="auto"/>
          </w:divBdr>
        </w:div>
        <w:div w:id="17775933">
          <w:marLeft w:val="480"/>
          <w:marRight w:val="0"/>
          <w:marTop w:val="0"/>
          <w:marBottom w:val="0"/>
          <w:divBdr>
            <w:top w:val="none" w:sz="0" w:space="0" w:color="auto"/>
            <w:left w:val="none" w:sz="0" w:space="0" w:color="auto"/>
            <w:bottom w:val="none" w:sz="0" w:space="0" w:color="auto"/>
            <w:right w:val="none" w:sz="0" w:space="0" w:color="auto"/>
          </w:divBdr>
        </w:div>
        <w:div w:id="1738087188">
          <w:marLeft w:val="480"/>
          <w:marRight w:val="0"/>
          <w:marTop w:val="0"/>
          <w:marBottom w:val="0"/>
          <w:divBdr>
            <w:top w:val="none" w:sz="0" w:space="0" w:color="auto"/>
            <w:left w:val="none" w:sz="0" w:space="0" w:color="auto"/>
            <w:bottom w:val="none" w:sz="0" w:space="0" w:color="auto"/>
            <w:right w:val="none" w:sz="0" w:space="0" w:color="auto"/>
          </w:divBdr>
        </w:div>
        <w:div w:id="1679501997">
          <w:marLeft w:val="480"/>
          <w:marRight w:val="0"/>
          <w:marTop w:val="0"/>
          <w:marBottom w:val="0"/>
          <w:divBdr>
            <w:top w:val="none" w:sz="0" w:space="0" w:color="auto"/>
            <w:left w:val="none" w:sz="0" w:space="0" w:color="auto"/>
            <w:bottom w:val="none" w:sz="0" w:space="0" w:color="auto"/>
            <w:right w:val="none" w:sz="0" w:space="0" w:color="auto"/>
          </w:divBdr>
        </w:div>
        <w:div w:id="1281181487">
          <w:marLeft w:val="480"/>
          <w:marRight w:val="0"/>
          <w:marTop w:val="0"/>
          <w:marBottom w:val="0"/>
          <w:divBdr>
            <w:top w:val="none" w:sz="0" w:space="0" w:color="auto"/>
            <w:left w:val="none" w:sz="0" w:space="0" w:color="auto"/>
            <w:bottom w:val="none" w:sz="0" w:space="0" w:color="auto"/>
            <w:right w:val="none" w:sz="0" w:space="0" w:color="auto"/>
          </w:divBdr>
        </w:div>
        <w:div w:id="1852454748">
          <w:marLeft w:val="480"/>
          <w:marRight w:val="0"/>
          <w:marTop w:val="0"/>
          <w:marBottom w:val="0"/>
          <w:divBdr>
            <w:top w:val="none" w:sz="0" w:space="0" w:color="auto"/>
            <w:left w:val="none" w:sz="0" w:space="0" w:color="auto"/>
            <w:bottom w:val="none" w:sz="0" w:space="0" w:color="auto"/>
            <w:right w:val="none" w:sz="0" w:space="0" w:color="auto"/>
          </w:divBdr>
        </w:div>
        <w:div w:id="1619872470">
          <w:marLeft w:val="480"/>
          <w:marRight w:val="0"/>
          <w:marTop w:val="0"/>
          <w:marBottom w:val="0"/>
          <w:divBdr>
            <w:top w:val="none" w:sz="0" w:space="0" w:color="auto"/>
            <w:left w:val="none" w:sz="0" w:space="0" w:color="auto"/>
            <w:bottom w:val="none" w:sz="0" w:space="0" w:color="auto"/>
            <w:right w:val="none" w:sz="0" w:space="0" w:color="auto"/>
          </w:divBdr>
        </w:div>
        <w:div w:id="501242286">
          <w:marLeft w:val="480"/>
          <w:marRight w:val="0"/>
          <w:marTop w:val="0"/>
          <w:marBottom w:val="0"/>
          <w:divBdr>
            <w:top w:val="none" w:sz="0" w:space="0" w:color="auto"/>
            <w:left w:val="none" w:sz="0" w:space="0" w:color="auto"/>
            <w:bottom w:val="none" w:sz="0" w:space="0" w:color="auto"/>
            <w:right w:val="none" w:sz="0" w:space="0" w:color="auto"/>
          </w:divBdr>
        </w:div>
        <w:div w:id="2146698578">
          <w:marLeft w:val="480"/>
          <w:marRight w:val="0"/>
          <w:marTop w:val="0"/>
          <w:marBottom w:val="0"/>
          <w:divBdr>
            <w:top w:val="none" w:sz="0" w:space="0" w:color="auto"/>
            <w:left w:val="none" w:sz="0" w:space="0" w:color="auto"/>
            <w:bottom w:val="none" w:sz="0" w:space="0" w:color="auto"/>
            <w:right w:val="none" w:sz="0" w:space="0" w:color="auto"/>
          </w:divBdr>
        </w:div>
        <w:div w:id="789401773">
          <w:marLeft w:val="480"/>
          <w:marRight w:val="0"/>
          <w:marTop w:val="0"/>
          <w:marBottom w:val="0"/>
          <w:divBdr>
            <w:top w:val="none" w:sz="0" w:space="0" w:color="auto"/>
            <w:left w:val="none" w:sz="0" w:space="0" w:color="auto"/>
            <w:bottom w:val="none" w:sz="0" w:space="0" w:color="auto"/>
            <w:right w:val="none" w:sz="0" w:space="0" w:color="auto"/>
          </w:divBdr>
        </w:div>
        <w:div w:id="232082260">
          <w:marLeft w:val="480"/>
          <w:marRight w:val="0"/>
          <w:marTop w:val="0"/>
          <w:marBottom w:val="0"/>
          <w:divBdr>
            <w:top w:val="none" w:sz="0" w:space="0" w:color="auto"/>
            <w:left w:val="none" w:sz="0" w:space="0" w:color="auto"/>
            <w:bottom w:val="none" w:sz="0" w:space="0" w:color="auto"/>
            <w:right w:val="none" w:sz="0" w:space="0" w:color="auto"/>
          </w:divBdr>
        </w:div>
        <w:div w:id="2028409695">
          <w:marLeft w:val="480"/>
          <w:marRight w:val="0"/>
          <w:marTop w:val="0"/>
          <w:marBottom w:val="0"/>
          <w:divBdr>
            <w:top w:val="none" w:sz="0" w:space="0" w:color="auto"/>
            <w:left w:val="none" w:sz="0" w:space="0" w:color="auto"/>
            <w:bottom w:val="none" w:sz="0" w:space="0" w:color="auto"/>
            <w:right w:val="none" w:sz="0" w:space="0" w:color="auto"/>
          </w:divBdr>
        </w:div>
        <w:div w:id="632179685">
          <w:marLeft w:val="480"/>
          <w:marRight w:val="0"/>
          <w:marTop w:val="0"/>
          <w:marBottom w:val="0"/>
          <w:divBdr>
            <w:top w:val="none" w:sz="0" w:space="0" w:color="auto"/>
            <w:left w:val="none" w:sz="0" w:space="0" w:color="auto"/>
            <w:bottom w:val="none" w:sz="0" w:space="0" w:color="auto"/>
            <w:right w:val="none" w:sz="0" w:space="0" w:color="auto"/>
          </w:divBdr>
        </w:div>
      </w:divsChild>
    </w:div>
    <w:div w:id="529688544">
      <w:bodyDiv w:val="1"/>
      <w:marLeft w:val="0"/>
      <w:marRight w:val="0"/>
      <w:marTop w:val="0"/>
      <w:marBottom w:val="0"/>
      <w:divBdr>
        <w:top w:val="none" w:sz="0" w:space="0" w:color="auto"/>
        <w:left w:val="none" w:sz="0" w:space="0" w:color="auto"/>
        <w:bottom w:val="none" w:sz="0" w:space="0" w:color="auto"/>
        <w:right w:val="none" w:sz="0" w:space="0" w:color="auto"/>
      </w:divBdr>
    </w:div>
    <w:div w:id="539171999">
      <w:bodyDiv w:val="1"/>
      <w:marLeft w:val="0"/>
      <w:marRight w:val="0"/>
      <w:marTop w:val="0"/>
      <w:marBottom w:val="0"/>
      <w:divBdr>
        <w:top w:val="none" w:sz="0" w:space="0" w:color="auto"/>
        <w:left w:val="none" w:sz="0" w:space="0" w:color="auto"/>
        <w:bottom w:val="none" w:sz="0" w:space="0" w:color="auto"/>
        <w:right w:val="none" w:sz="0" w:space="0" w:color="auto"/>
      </w:divBdr>
    </w:div>
    <w:div w:id="540166017">
      <w:bodyDiv w:val="1"/>
      <w:marLeft w:val="0"/>
      <w:marRight w:val="0"/>
      <w:marTop w:val="0"/>
      <w:marBottom w:val="0"/>
      <w:divBdr>
        <w:top w:val="none" w:sz="0" w:space="0" w:color="auto"/>
        <w:left w:val="none" w:sz="0" w:space="0" w:color="auto"/>
        <w:bottom w:val="none" w:sz="0" w:space="0" w:color="auto"/>
        <w:right w:val="none" w:sz="0" w:space="0" w:color="auto"/>
      </w:divBdr>
    </w:div>
    <w:div w:id="542520782">
      <w:bodyDiv w:val="1"/>
      <w:marLeft w:val="0"/>
      <w:marRight w:val="0"/>
      <w:marTop w:val="0"/>
      <w:marBottom w:val="0"/>
      <w:divBdr>
        <w:top w:val="none" w:sz="0" w:space="0" w:color="auto"/>
        <w:left w:val="none" w:sz="0" w:space="0" w:color="auto"/>
        <w:bottom w:val="none" w:sz="0" w:space="0" w:color="auto"/>
        <w:right w:val="none" w:sz="0" w:space="0" w:color="auto"/>
      </w:divBdr>
    </w:div>
    <w:div w:id="546572115">
      <w:bodyDiv w:val="1"/>
      <w:marLeft w:val="0"/>
      <w:marRight w:val="0"/>
      <w:marTop w:val="0"/>
      <w:marBottom w:val="0"/>
      <w:divBdr>
        <w:top w:val="none" w:sz="0" w:space="0" w:color="auto"/>
        <w:left w:val="none" w:sz="0" w:space="0" w:color="auto"/>
        <w:bottom w:val="none" w:sz="0" w:space="0" w:color="auto"/>
        <w:right w:val="none" w:sz="0" w:space="0" w:color="auto"/>
      </w:divBdr>
    </w:div>
    <w:div w:id="552736473">
      <w:bodyDiv w:val="1"/>
      <w:marLeft w:val="0"/>
      <w:marRight w:val="0"/>
      <w:marTop w:val="0"/>
      <w:marBottom w:val="0"/>
      <w:divBdr>
        <w:top w:val="none" w:sz="0" w:space="0" w:color="auto"/>
        <w:left w:val="none" w:sz="0" w:space="0" w:color="auto"/>
        <w:bottom w:val="none" w:sz="0" w:space="0" w:color="auto"/>
        <w:right w:val="none" w:sz="0" w:space="0" w:color="auto"/>
      </w:divBdr>
    </w:div>
    <w:div w:id="565183306">
      <w:bodyDiv w:val="1"/>
      <w:marLeft w:val="0"/>
      <w:marRight w:val="0"/>
      <w:marTop w:val="0"/>
      <w:marBottom w:val="0"/>
      <w:divBdr>
        <w:top w:val="none" w:sz="0" w:space="0" w:color="auto"/>
        <w:left w:val="none" w:sz="0" w:space="0" w:color="auto"/>
        <w:bottom w:val="none" w:sz="0" w:space="0" w:color="auto"/>
        <w:right w:val="none" w:sz="0" w:space="0" w:color="auto"/>
      </w:divBdr>
    </w:div>
    <w:div w:id="566302588">
      <w:bodyDiv w:val="1"/>
      <w:marLeft w:val="0"/>
      <w:marRight w:val="0"/>
      <w:marTop w:val="0"/>
      <w:marBottom w:val="0"/>
      <w:divBdr>
        <w:top w:val="none" w:sz="0" w:space="0" w:color="auto"/>
        <w:left w:val="none" w:sz="0" w:space="0" w:color="auto"/>
        <w:bottom w:val="none" w:sz="0" w:space="0" w:color="auto"/>
        <w:right w:val="none" w:sz="0" w:space="0" w:color="auto"/>
      </w:divBdr>
      <w:divsChild>
        <w:div w:id="1765296316">
          <w:marLeft w:val="480"/>
          <w:marRight w:val="0"/>
          <w:marTop w:val="0"/>
          <w:marBottom w:val="0"/>
          <w:divBdr>
            <w:top w:val="none" w:sz="0" w:space="0" w:color="auto"/>
            <w:left w:val="none" w:sz="0" w:space="0" w:color="auto"/>
            <w:bottom w:val="none" w:sz="0" w:space="0" w:color="auto"/>
            <w:right w:val="none" w:sz="0" w:space="0" w:color="auto"/>
          </w:divBdr>
        </w:div>
        <w:div w:id="2022781280">
          <w:marLeft w:val="480"/>
          <w:marRight w:val="0"/>
          <w:marTop w:val="0"/>
          <w:marBottom w:val="0"/>
          <w:divBdr>
            <w:top w:val="none" w:sz="0" w:space="0" w:color="auto"/>
            <w:left w:val="none" w:sz="0" w:space="0" w:color="auto"/>
            <w:bottom w:val="none" w:sz="0" w:space="0" w:color="auto"/>
            <w:right w:val="none" w:sz="0" w:space="0" w:color="auto"/>
          </w:divBdr>
        </w:div>
        <w:div w:id="1479228790">
          <w:marLeft w:val="480"/>
          <w:marRight w:val="0"/>
          <w:marTop w:val="0"/>
          <w:marBottom w:val="0"/>
          <w:divBdr>
            <w:top w:val="none" w:sz="0" w:space="0" w:color="auto"/>
            <w:left w:val="none" w:sz="0" w:space="0" w:color="auto"/>
            <w:bottom w:val="none" w:sz="0" w:space="0" w:color="auto"/>
            <w:right w:val="none" w:sz="0" w:space="0" w:color="auto"/>
          </w:divBdr>
        </w:div>
        <w:div w:id="1724477173">
          <w:marLeft w:val="480"/>
          <w:marRight w:val="0"/>
          <w:marTop w:val="0"/>
          <w:marBottom w:val="0"/>
          <w:divBdr>
            <w:top w:val="none" w:sz="0" w:space="0" w:color="auto"/>
            <w:left w:val="none" w:sz="0" w:space="0" w:color="auto"/>
            <w:bottom w:val="none" w:sz="0" w:space="0" w:color="auto"/>
            <w:right w:val="none" w:sz="0" w:space="0" w:color="auto"/>
          </w:divBdr>
        </w:div>
        <w:div w:id="1404985010">
          <w:marLeft w:val="480"/>
          <w:marRight w:val="0"/>
          <w:marTop w:val="0"/>
          <w:marBottom w:val="0"/>
          <w:divBdr>
            <w:top w:val="none" w:sz="0" w:space="0" w:color="auto"/>
            <w:left w:val="none" w:sz="0" w:space="0" w:color="auto"/>
            <w:bottom w:val="none" w:sz="0" w:space="0" w:color="auto"/>
            <w:right w:val="none" w:sz="0" w:space="0" w:color="auto"/>
          </w:divBdr>
        </w:div>
        <w:div w:id="1893737506">
          <w:marLeft w:val="480"/>
          <w:marRight w:val="0"/>
          <w:marTop w:val="0"/>
          <w:marBottom w:val="0"/>
          <w:divBdr>
            <w:top w:val="none" w:sz="0" w:space="0" w:color="auto"/>
            <w:left w:val="none" w:sz="0" w:space="0" w:color="auto"/>
            <w:bottom w:val="none" w:sz="0" w:space="0" w:color="auto"/>
            <w:right w:val="none" w:sz="0" w:space="0" w:color="auto"/>
          </w:divBdr>
        </w:div>
        <w:div w:id="832066960">
          <w:marLeft w:val="480"/>
          <w:marRight w:val="0"/>
          <w:marTop w:val="0"/>
          <w:marBottom w:val="0"/>
          <w:divBdr>
            <w:top w:val="none" w:sz="0" w:space="0" w:color="auto"/>
            <w:left w:val="none" w:sz="0" w:space="0" w:color="auto"/>
            <w:bottom w:val="none" w:sz="0" w:space="0" w:color="auto"/>
            <w:right w:val="none" w:sz="0" w:space="0" w:color="auto"/>
          </w:divBdr>
        </w:div>
        <w:div w:id="352927576">
          <w:marLeft w:val="480"/>
          <w:marRight w:val="0"/>
          <w:marTop w:val="0"/>
          <w:marBottom w:val="0"/>
          <w:divBdr>
            <w:top w:val="none" w:sz="0" w:space="0" w:color="auto"/>
            <w:left w:val="none" w:sz="0" w:space="0" w:color="auto"/>
            <w:bottom w:val="none" w:sz="0" w:space="0" w:color="auto"/>
            <w:right w:val="none" w:sz="0" w:space="0" w:color="auto"/>
          </w:divBdr>
        </w:div>
        <w:div w:id="889069390">
          <w:marLeft w:val="480"/>
          <w:marRight w:val="0"/>
          <w:marTop w:val="0"/>
          <w:marBottom w:val="0"/>
          <w:divBdr>
            <w:top w:val="none" w:sz="0" w:space="0" w:color="auto"/>
            <w:left w:val="none" w:sz="0" w:space="0" w:color="auto"/>
            <w:bottom w:val="none" w:sz="0" w:space="0" w:color="auto"/>
            <w:right w:val="none" w:sz="0" w:space="0" w:color="auto"/>
          </w:divBdr>
        </w:div>
        <w:div w:id="2062052724">
          <w:marLeft w:val="480"/>
          <w:marRight w:val="0"/>
          <w:marTop w:val="0"/>
          <w:marBottom w:val="0"/>
          <w:divBdr>
            <w:top w:val="none" w:sz="0" w:space="0" w:color="auto"/>
            <w:left w:val="none" w:sz="0" w:space="0" w:color="auto"/>
            <w:bottom w:val="none" w:sz="0" w:space="0" w:color="auto"/>
            <w:right w:val="none" w:sz="0" w:space="0" w:color="auto"/>
          </w:divBdr>
        </w:div>
        <w:div w:id="820578448">
          <w:marLeft w:val="480"/>
          <w:marRight w:val="0"/>
          <w:marTop w:val="0"/>
          <w:marBottom w:val="0"/>
          <w:divBdr>
            <w:top w:val="none" w:sz="0" w:space="0" w:color="auto"/>
            <w:left w:val="none" w:sz="0" w:space="0" w:color="auto"/>
            <w:bottom w:val="none" w:sz="0" w:space="0" w:color="auto"/>
            <w:right w:val="none" w:sz="0" w:space="0" w:color="auto"/>
          </w:divBdr>
        </w:div>
        <w:div w:id="363869232">
          <w:marLeft w:val="480"/>
          <w:marRight w:val="0"/>
          <w:marTop w:val="0"/>
          <w:marBottom w:val="0"/>
          <w:divBdr>
            <w:top w:val="none" w:sz="0" w:space="0" w:color="auto"/>
            <w:left w:val="none" w:sz="0" w:space="0" w:color="auto"/>
            <w:bottom w:val="none" w:sz="0" w:space="0" w:color="auto"/>
            <w:right w:val="none" w:sz="0" w:space="0" w:color="auto"/>
          </w:divBdr>
        </w:div>
        <w:div w:id="878516955">
          <w:marLeft w:val="480"/>
          <w:marRight w:val="0"/>
          <w:marTop w:val="0"/>
          <w:marBottom w:val="0"/>
          <w:divBdr>
            <w:top w:val="none" w:sz="0" w:space="0" w:color="auto"/>
            <w:left w:val="none" w:sz="0" w:space="0" w:color="auto"/>
            <w:bottom w:val="none" w:sz="0" w:space="0" w:color="auto"/>
            <w:right w:val="none" w:sz="0" w:space="0" w:color="auto"/>
          </w:divBdr>
        </w:div>
        <w:div w:id="1149705985">
          <w:marLeft w:val="480"/>
          <w:marRight w:val="0"/>
          <w:marTop w:val="0"/>
          <w:marBottom w:val="0"/>
          <w:divBdr>
            <w:top w:val="none" w:sz="0" w:space="0" w:color="auto"/>
            <w:left w:val="none" w:sz="0" w:space="0" w:color="auto"/>
            <w:bottom w:val="none" w:sz="0" w:space="0" w:color="auto"/>
            <w:right w:val="none" w:sz="0" w:space="0" w:color="auto"/>
          </w:divBdr>
        </w:div>
        <w:div w:id="2072074461">
          <w:marLeft w:val="480"/>
          <w:marRight w:val="0"/>
          <w:marTop w:val="0"/>
          <w:marBottom w:val="0"/>
          <w:divBdr>
            <w:top w:val="none" w:sz="0" w:space="0" w:color="auto"/>
            <w:left w:val="none" w:sz="0" w:space="0" w:color="auto"/>
            <w:bottom w:val="none" w:sz="0" w:space="0" w:color="auto"/>
            <w:right w:val="none" w:sz="0" w:space="0" w:color="auto"/>
          </w:divBdr>
        </w:div>
        <w:div w:id="1069620467">
          <w:marLeft w:val="480"/>
          <w:marRight w:val="0"/>
          <w:marTop w:val="0"/>
          <w:marBottom w:val="0"/>
          <w:divBdr>
            <w:top w:val="none" w:sz="0" w:space="0" w:color="auto"/>
            <w:left w:val="none" w:sz="0" w:space="0" w:color="auto"/>
            <w:bottom w:val="none" w:sz="0" w:space="0" w:color="auto"/>
            <w:right w:val="none" w:sz="0" w:space="0" w:color="auto"/>
          </w:divBdr>
        </w:div>
        <w:div w:id="621157744">
          <w:marLeft w:val="480"/>
          <w:marRight w:val="0"/>
          <w:marTop w:val="0"/>
          <w:marBottom w:val="0"/>
          <w:divBdr>
            <w:top w:val="none" w:sz="0" w:space="0" w:color="auto"/>
            <w:left w:val="none" w:sz="0" w:space="0" w:color="auto"/>
            <w:bottom w:val="none" w:sz="0" w:space="0" w:color="auto"/>
            <w:right w:val="none" w:sz="0" w:space="0" w:color="auto"/>
          </w:divBdr>
        </w:div>
        <w:div w:id="1376540166">
          <w:marLeft w:val="480"/>
          <w:marRight w:val="0"/>
          <w:marTop w:val="0"/>
          <w:marBottom w:val="0"/>
          <w:divBdr>
            <w:top w:val="none" w:sz="0" w:space="0" w:color="auto"/>
            <w:left w:val="none" w:sz="0" w:space="0" w:color="auto"/>
            <w:bottom w:val="none" w:sz="0" w:space="0" w:color="auto"/>
            <w:right w:val="none" w:sz="0" w:space="0" w:color="auto"/>
          </w:divBdr>
        </w:div>
        <w:div w:id="1184124895">
          <w:marLeft w:val="480"/>
          <w:marRight w:val="0"/>
          <w:marTop w:val="0"/>
          <w:marBottom w:val="0"/>
          <w:divBdr>
            <w:top w:val="none" w:sz="0" w:space="0" w:color="auto"/>
            <w:left w:val="none" w:sz="0" w:space="0" w:color="auto"/>
            <w:bottom w:val="none" w:sz="0" w:space="0" w:color="auto"/>
            <w:right w:val="none" w:sz="0" w:space="0" w:color="auto"/>
          </w:divBdr>
        </w:div>
        <w:div w:id="1046444285">
          <w:marLeft w:val="480"/>
          <w:marRight w:val="0"/>
          <w:marTop w:val="0"/>
          <w:marBottom w:val="0"/>
          <w:divBdr>
            <w:top w:val="none" w:sz="0" w:space="0" w:color="auto"/>
            <w:left w:val="none" w:sz="0" w:space="0" w:color="auto"/>
            <w:bottom w:val="none" w:sz="0" w:space="0" w:color="auto"/>
            <w:right w:val="none" w:sz="0" w:space="0" w:color="auto"/>
          </w:divBdr>
        </w:div>
        <w:div w:id="969358919">
          <w:marLeft w:val="480"/>
          <w:marRight w:val="0"/>
          <w:marTop w:val="0"/>
          <w:marBottom w:val="0"/>
          <w:divBdr>
            <w:top w:val="none" w:sz="0" w:space="0" w:color="auto"/>
            <w:left w:val="none" w:sz="0" w:space="0" w:color="auto"/>
            <w:bottom w:val="none" w:sz="0" w:space="0" w:color="auto"/>
            <w:right w:val="none" w:sz="0" w:space="0" w:color="auto"/>
          </w:divBdr>
        </w:div>
        <w:div w:id="1437410032">
          <w:marLeft w:val="480"/>
          <w:marRight w:val="0"/>
          <w:marTop w:val="0"/>
          <w:marBottom w:val="0"/>
          <w:divBdr>
            <w:top w:val="none" w:sz="0" w:space="0" w:color="auto"/>
            <w:left w:val="none" w:sz="0" w:space="0" w:color="auto"/>
            <w:bottom w:val="none" w:sz="0" w:space="0" w:color="auto"/>
            <w:right w:val="none" w:sz="0" w:space="0" w:color="auto"/>
          </w:divBdr>
        </w:div>
        <w:div w:id="1534540271">
          <w:marLeft w:val="480"/>
          <w:marRight w:val="0"/>
          <w:marTop w:val="0"/>
          <w:marBottom w:val="0"/>
          <w:divBdr>
            <w:top w:val="none" w:sz="0" w:space="0" w:color="auto"/>
            <w:left w:val="none" w:sz="0" w:space="0" w:color="auto"/>
            <w:bottom w:val="none" w:sz="0" w:space="0" w:color="auto"/>
            <w:right w:val="none" w:sz="0" w:space="0" w:color="auto"/>
          </w:divBdr>
        </w:div>
      </w:divsChild>
    </w:div>
    <w:div w:id="567037016">
      <w:bodyDiv w:val="1"/>
      <w:marLeft w:val="0"/>
      <w:marRight w:val="0"/>
      <w:marTop w:val="0"/>
      <w:marBottom w:val="0"/>
      <w:divBdr>
        <w:top w:val="none" w:sz="0" w:space="0" w:color="auto"/>
        <w:left w:val="none" w:sz="0" w:space="0" w:color="auto"/>
        <w:bottom w:val="none" w:sz="0" w:space="0" w:color="auto"/>
        <w:right w:val="none" w:sz="0" w:space="0" w:color="auto"/>
      </w:divBdr>
    </w:div>
    <w:div w:id="569343710">
      <w:bodyDiv w:val="1"/>
      <w:marLeft w:val="0"/>
      <w:marRight w:val="0"/>
      <w:marTop w:val="0"/>
      <w:marBottom w:val="0"/>
      <w:divBdr>
        <w:top w:val="none" w:sz="0" w:space="0" w:color="auto"/>
        <w:left w:val="none" w:sz="0" w:space="0" w:color="auto"/>
        <w:bottom w:val="none" w:sz="0" w:space="0" w:color="auto"/>
        <w:right w:val="none" w:sz="0" w:space="0" w:color="auto"/>
      </w:divBdr>
    </w:div>
    <w:div w:id="599877470">
      <w:bodyDiv w:val="1"/>
      <w:marLeft w:val="0"/>
      <w:marRight w:val="0"/>
      <w:marTop w:val="0"/>
      <w:marBottom w:val="0"/>
      <w:divBdr>
        <w:top w:val="none" w:sz="0" w:space="0" w:color="auto"/>
        <w:left w:val="none" w:sz="0" w:space="0" w:color="auto"/>
        <w:bottom w:val="none" w:sz="0" w:space="0" w:color="auto"/>
        <w:right w:val="none" w:sz="0" w:space="0" w:color="auto"/>
      </w:divBdr>
      <w:divsChild>
        <w:div w:id="704214146">
          <w:marLeft w:val="480"/>
          <w:marRight w:val="0"/>
          <w:marTop w:val="0"/>
          <w:marBottom w:val="0"/>
          <w:divBdr>
            <w:top w:val="none" w:sz="0" w:space="0" w:color="auto"/>
            <w:left w:val="none" w:sz="0" w:space="0" w:color="auto"/>
            <w:bottom w:val="none" w:sz="0" w:space="0" w:color="auto"/>
            <w:right w:val="none" w:sz="0" w:space="0" w:color="auto"/>
          </w:divBdr>
        </w:div>
        <w:div w:id="1271545396">
          <w:marLeft w:val="480"/>
          <w:marRight w:val="0"/>
          <w:marTop w:val="0"/>
          <w:marBottom w:val="0"/>
          <w:divBdr>
            <w:top w:val="none" w:sz="0" w:space="0" w:color="auto"/>
            <w:left w:val="none" w:sz="0" w:space="0" w:color="auto"/>
            <w:bottom w:val="none" w:sz="0" w:space="0" w:color="auto"/>
            <w:right w:val="none" w:sz="0" w:space="0" w:color="auto"/>
          </w:divBdr>
        </w:div>
        <w:div w:id="1789353337">
          <w:marLeft w:val="480"/>
          <w:marRight w:val="0"/>
          <w:marTop w:val="0"/>
          <w:marBottom w:val="0"/>
          <w:divBdr>
            <w:top w:val="none" w:sz="0" w:space="0" w:color="auto"/>
            <w:left w:val="none" w:sz="0" w:space="0" w:color="auto"/>
            <w:bottom w:val="none" w:sz="0" w:space="0" w:color="auto"/>
            <w:right w:val="none" w:sz="0" w:space="0" w:color="auto"/>
          </w:divBdr>
        </w:div>
        <w:div w:id="562760344">
          <w:marLeft w:val="480"/>
          <w:marRight w:val="0"/>
          <w:marTop w:val="0"/>
          <w:marBottom w:val="0"/>
          <w:divBdr>
            <w:top w:val="none" w:sz="0" w:space="0" w:color="auto"/>
            <w:left w:val="none" w:sz="0" w:space="0" w:color="auto"/>
            <w:bottom w:val="none" w:sz="0" w:space="0" w:color="auto"/>
            <w:right w:val="none" w:sz="0" w:space="0" w:color="auto"/>
          </w:divBdr>
        </w:div>
        <w:div w:id="1958481923">
          <w:marLeft w:val="480"/>
          <w:marRight w:val="0"/>
          <w:marTop w:val="0"/>
          <w:marBottom w:val="0"/>
          <w:divBdr>
            <w:top w:val="none" w:sz="0" w:space="0" w:color="auto"/>
            <w:left w:val="none" w:sz="0" w:space="0" w:color="auto"/>
            <w:bottom w:val="none" w:sz="0" w:space="0" w:color="auto"/>
            <w:right w:val="none" w:sz="0" w:space="0" w:color="auto"/>
          </w:divBdr>
        </w:div>
        <w:div w:id="1496802164">
          <w:marLeft w:val="480"/>
          <w:marRight w:val="0"/>
          <w:marTop w:val="0"/>
          <w:marBottom w:val="0"/>
          <w:divBdr>
            <w:top w:val="none" w:sz="0" w:space="0" w:color="auto"/>
            <w:left w:val="none" w:sz="0" w:space="0" w:color="auto"/>
            <w:bottom w:val="none" w:sz="0" w:space="0" w:color="auto"/>
            <w:right w:val="none" w:sz="0" w:space="0" w:color="auto"/>
          </w:divBdr>
        </w:div>
        <w:div w:id="1910312569">
          <w:marLeft w:val="480"/>
          <w:marRight w:val="0"/>
          <w:marTop w:val="0"/>
          <w:marBottom w:val="0"/>
          <w:divBdr>
            <w:top w:val="none" w:sz="0" w:space="0" w:color="auto"/>
            <w:left w:val="none" w:sz="0" w:space="0" w:color="auto"/>
            <w:bottom w:val="none" w:sz="0" w:space="0" w:color="auto"/>
            <w:right w:val="none" w:sz="0" w:space="0" w:color="auto"/>
          </w:divBdr>
        </w:div>
        <w:div w:id="1431584710">
          <w:marLeft w:val="480"/>
          <w:marRight w:val="0"/>
          <w:marTop w:val="0"/>
          <w:marBottom w:val="0"/>
          <w:divBdr>
            <w:top w:val="none" w:sz="0" w:space="0" w:color="auto"/>
            <w:left w:val="none" w:sz="0" w:space="0" w:color="auto"/>
            <w:bottom w:val="none" w:sz="0" w:space="0" w:color="auto"/>
            <w:right w:val="none" w:sz="0" w:space="0" w:color="auto"/>
          </w:divBdr>
        </w:div>
      </w:divsChild>
    </w:div>
    <w:div w:id="599994007">
      <w:bodyDiv w:val="1"/>
      <w:marLeft w:val="0"/>
      <w:marRight w:val="0"/>
      <w:marTop w:val="0"/>
      <w:marBottom w:val="0"/>
      <w:divBdr>
        <w:top w:val="none" w:sz="0" w:space="0" w:color="auto"/>
        <w:left w:val="none" w:sz="0" w:space="0" w:color="auto"/>
        <w:bottom w:val="none" w:sz="0" w:space="0" w:color="auto"/>
        <w:right w:val="none" w:sz="0" w:space="0" w:color="auto"/>
      </w:divBdr>
      <w:divsChild>
        <w:div w:id="327247304">
          <w:marLeft w:val="480"/>
          <w:marRight w:val="0"/>
          <w:marTop w:val="0"/>
          <w:marBottom w:val="0"/>
          <w:divBdr>
            <w:top w:val="none" w:sz="0" w:space="0" w:color="auto"/>
            <w:left w:val="none" w:sz="0" w:space="0" w:color="auto"/>
            <w:bottom w:val="none" w:sz="0" w:space="0" w:color="auto"/>
            <w:right w:val="none" w:sz="0" w:space="0" w:color="auto"/>
          </w:divBdr>
        </w:div>
        <w:div w:id="1145242712">
          <w:marLeft w:val="480"/>
          <w:marRight w:val="0"/>
          <w:marTop w:val="0"/>
          <w:marBottom w:val="0"/>
          <w:divBdr>
            <w:top w:val="none" w:sz="0" w:space="0" w:color="auto"/>
            <w:left w:val="none" w:sz="0" w:space="0" w:color="auto"/>
            <w:bottom w:val="none" w:sz="0" w:space="0" w:color="auto"/>
            <w:right w:val="none" w:sz="0" w:space="0" w:color="auto"/>
          </w:divBdr>
        </w:div>
        <w:div w:id="538511096">
          <w:marLeft w:val="480"/>
          <w:marRight w:val="0"/>
          <w:marTop w:val="0"/>
          <w:marBottom w:val="0"/>
          <w:divBdr>
            <w:top w:val="none" w:sz="0" w:space="0" w:color="auto"/>
            <w:left w:val="none" w:sz="0" w:space="0" w:color="auto"/>
            <w:bottom w:val="none" w:sz="0" w:space="0" w:color="auto"/>
            <w:right w:val="none" w:sz="0" w:space="0" w:color="auto"/>
          </w:divBdr>
        </w:div>
        <w:div w:id="1619214667">
          <w:marLeft w:val="480"/>
          <w:marRight w:val="0"/>
          <w:marTop w:val="0"/>
          <w:marBottom w:val="0"/>
          <w:divBdr>
            <w:top w:val="none" w:sz="0" w:space="0" w:color="auto"/>
            <w:left w:val="none" w:sz="0" w:space="0" w:color="auto"/>
            <w:bottom w:val="none" w:sz="0" w:space="0" w:color="auto"/>
            <w:right w:val="none" w:sz="0" w:space="0" w:color="auto"/>
          </w:divBdr>
        </w:div>
        <w:div w:id="2103985246">
          <w:marLeft w:val="480"/>
          <w:marRight w:val="0"/>
          <w:marTop w:val="0"/>
          <w:marBottom w:val="0"/>
          <w:divBdr>
            <w:top w:val="none" w:sz="0" w:space="0" w:color="auto"/>
            <w:left w:val="none" w:sz="0" w:space="0" w:color="auto"/>
            <w:bottom w:val="none" w:sz="0" w:space="0" w:color="auto"/>
            <w:right w:val="none" w:sz="0" w:space="0" w:color="auto"/>
          </w:divBdr>
        </w:div>
        <w:div w:id="2040734191">
          <w:marLeft w:val="480"/>
          <w:marRight w:val="0"/>
          <w:marTop w:val="0"/>
          <w:marBottom w:val="0"/>
          <w:divBdr>
            <w:top w:val="none" w:sz="0" w:space="0" w:color="auto"/>
            <w:left w:val="none" w:sz="0" w:space="0" w:color="auto"/>
            <w:bottom w:val="none" w:sz="0" w:space="0" w:color="auto"/>
            <w:right w:val="none" w:sz="0" w:space="0" w:color="auto"/>
          </w:divBdr>
        </w:div>
        <w:div w:id="1795252881">
          <w:marLeft w:val="480"/>
          <w:marRight w:val="0"/>
          <w:marTop w:val="0"/>
          <w:marBottom w:val="0"/>
          <w:divBdr>
            <w:top w:val="none" w:sz="0" w:space="0" w:color="auto"/>
            <w:left w:val="none" w:sz="0" w:space="0" w:color="auto"/>
            <w:bottom w:val="none" w:sz="0" w:space="0" w:color="auto"/>
            <w:right w:val="none" w:sz="0" w:space="0" w:color="auto"/>
          </w:divBdr>
        </w:div>
        <w:div w:id="1854569233">
          <w:marLeft w:val="480"/>
          <w:marRight w:val="0"/>
          <w:marTop w:val="0"/>
          <w:marBottom w:val="0"/>
          <w:divBdr>
            <w:top w:val="none" w:sz="0" w:space="0" w:color="auto"/>
            <w:left w:val="none" w:sz="0" w:space="0" w:color="auto"/>
            <w:bottom w:val="none" w:sz="0" w:space="0" w:color="auto"/>
            <w:right w:val="none" w:sz="0" w:space="0" w:color="auto"/>
          </w:divBdr>
        </w:div>
        <w:div w:id="1524630936">
          <w:marLeft w:val="480"/>
          <w:marRight w:val="0"/>
          <w:marTop w:val="0"/>
          <w:marBottom w:val="0"/>
          <w:divBdr>
            <w:top w:val="none" w:sz="0" w:space="0" w:color="auto"/>
            <w:left w:val="none" w:sz="0" w:space="0" w:color="auto"/>
            <w:bottom w:val="none" w:sz="0" w:space="0" w:color="auto"/>
            <w:right w:val="none" w:sz="0" w:space="0" w:color="auto"/>
          </w:divBdr>
        </w:div>
        <w:div w:id="806433319">
          <w:marLeft w:val="480"/>
          <w:marRight w:val="0"/>
          <w:marTop w:val="0"/>
          <w:marBottom w:val="0"/>
          <w:divBdr>
            <w:top w:val="none" w:sz="0" w:space="0" w:color="auto"/>
            <w:left w:val="none" w:sz="0" w:space="0" w:color="auto"/>
            <w:bottom w:val="none" w:sz="0" w:space="0" w:color="auto"/>
            <w:right w:val="none" w:sz="0" w:space="0" w:color="auto"/>
          </w:divBdr>
        </w:div>
        <w:div w:id="388922194">
          <w:marLeft w:val="480"/>
          <w:marRight w:val="0"/>
          <w:marTop w:val="0"/>
          <w:marBottom w:val="0"/>
          <w:divBdr>
            <w:top w:val="none" w:sz="0" w:space="0" w:color="auto"/>
            <w:left w:val="none" w:sz="0" w:space="0" w:color="auto"/>
            <w:bottom w:val="none" w:sz="0" w:space="0" w:color="auto"/>
            <w:right w:val="none" w:sz="0" w:space="0" w:color="auto"/>
          </w:divBdr>
        </w:div>
        <w:div w:id="597832949">
          <w:marLeft w:val="480"/>
          <w:marRight w:val="0"/>
          <w:marTop w:val="0"/>
          <w:marBottom w:val="0"/>
          <w:divBdr>
            <w:top w:val="none" w:sz="0" w:space="0" w:color="auto"/>
            <w:left w:val="none" w:sz="0" w:space="0" w:color="auto"/>
            <w:bottom w:val="none" w:sz="0" w:space="0" w:color="auto"/>
            <w:right w:val="none" w:sz="0" w:space="0" w:color="auto"/>
          </w:divBdr>
        </w:div>
        <w:div w:id="763526805">
          <w:marLeft w:val="480"/>
          <w:marRight w:val="0"/>
          <w:marTop w:val="0"/>
          <w:marBottom w:val="0"/>
          <w:divBdr>
            <w:top w:val="none" w:sz="0" w:space="0" w:color="auto"/>
            <w:left w:val="none" w:sz="0" w:space="0" w:color="auto"/>
            <w:bottom w:val="none" w:sz="0" w:space="0" w:color="auto"/>
            <w:right w:val="none" w:sz="0" w:space="0" w:color="auto"/>
          </w:divBdr>
        </w:div>
        <w:div w:id="1231312400">
          <w:marLeft w:val="480"/>
          <w:marRight w:val="0"/>
          <w:marTop w:val="0"/>
          <w:marBottom w:val="0"/>
          <w:divBdr>
            <w:top w:val="none" w:sz="0" w:space="0" w:color="auto"/>
            <w:left w:val="none" w:sz="0" w:space="0" w:color="auto"/>
            <w:bottom w:val="none" w:sz="0" w:space="0" w:color="auto"/>
            <w:right w:val="none" w:sz="0" w:space="0" w:color="auto"/>
          </w:divBdr>
        </w:div>
        <w:div w:id="1436168022">
          <w:marLeft w:val="480"/>
          <w:marRight w:val="0"/>
          <w:marTop w:val="0"/>
          <w:marBottom w:val="0"/>
          <w:divBdr>
            <w:top w:val="none" w:sz="0" w:space="0" w:color="auto"/>
            <w:left w:val="none" w:sz="0" w:space="0" w:color="auto"/>
            <w:bottom w:val="none" w:sz="0" w:space="0" w:color="auto"/>
            <w:right w:val="none" w:sz="0" w:space="0" w:color="auto"/>
          </w:divBdr>
        </w:div>
        <w:div w:id="167260603">
          <w:marLeft w:val="480"/>
          <w:marRight w:val="0"/>
          <w:marTop w:val="0"/>
          <w:marBottom w:val="0"/>
          <w:divBdr>
            <w:top w:val="none" w:sz="0" w:space="0" w:color="auto"/>
            <w:left w:val="none" w:sz="0" w:space="0" w:color="auto"/>
            <w:bottom w:val="none" w:sz="0" w:space="0" w:color="auto"/>
            <w:right w:val="none" w:sz="0" w:space="0" w:color="auto"/>
          </w:divBdr>
        </w:div>
        <w:div w:id="1490050664">
          <w:marLeft w:val="480"/>
          <w:marRight w:val="0"/>
          <w:marTop w:val="0"/>
          <w:marBottom w:val="0"/>
          <w:divBdr>
            <w:top w:val="none" w:sz="0" w:space="0" w:color="auto"/>
            <w:left w:val="none" w:sz="0" w:space="0" w:color="auto"/>
            <w:bottom w:val="none" w:sz="0" w:space="0" w:color="auto"/>
            <w:right w:val="none" w:sz="0" w:space="0" w:color="auto"/>
          </w:divBdr>
        </w:div>
        <w:div w:id="1586769322">
          <w:marLeft w:val="480"/>
          <w:marRight w:val="0"/>
          <w:marTop w:val="0"/>
          <w:marBottom w:val="0"/>
          <w:divBdr>
            <w:top w:val="none" w:sz="0" w:space="0" w:color="auto"/>
            <w:left w:val="none" w:sz="0" w:space="0" w:color="auto"/>
            <w:bottom w:val="none" w:sz="0" w:space="0" w:color="auto"/>
            <w:right w:val="none" w:sz="0" w:space="0" w:color="auto"/>
          </w:divBdr>
        </w:div>
        <w:div w:id="1849708734">
          <w:marLeft w:val="480"/>
          <w:marRight w:val="0"/>
          <w:marTop w:val="0"/>
          <w:marBottom w:val="0"/>
          <w:divBdr>
            <w:top w:val="none" w:sz="0" w:space="0" w:color="auto"/>
            <w:left w:val="none" w:sz="0" w:space="0" w:color="auto"/>
            <w:bottom w:val="none" w:sz="0" w:space="0" w:color="auto"/>
            <w:right w:val="none" w:sz="0" w:space="0" w:color="auto"/>
          </w:divBdr>
        </w:div>
        <w:div w:id="850333926">
          <w:marLeft w:val="480"/>
          <w:marRight w:val="0"/>
          <w:marTop w:val="0"/>
          <w:marBottom w:val="0"/>
          <w:divBdr>
            <w:top w:val="none" w:sz="0" w:space="0" w:color="auto"/>
            <w:left w:val="none" w:sz="0" w:space="0" w:color="auto"/>
            <w:bottom w:val="none" w:sz="0" w:space="0" w:color="auto"/>
            <w:right w:val="none" w:sz="0" w:space="0" w:color="auto"/>
          </w:divBdr>
        </w:div>
        <w:div w:id="1537279935">
          <w:marLeft w:val="480"/>
          <w:marRight w:val="0"/>
          <w:marTop w:val="0"/>
          <w:marBottom w:val="0"/>
          <w:divBdr>
            <w:top w:val="none" w:sz="0" w:space="0" w:color="auto"/>
            <w:left w:val="none" w:sz="0" w:space="0" w:color="auto"/>
            <w:bottom w:val="none" w:sz="0" w:space="0" w:color="auto"/>
            <w:right w:val="none" w:sz="0" w:space="0" w:color="auto"/>
          </w:divBdr>
        </w:div>
        <w:div w:id="834683161">
          <w:marLeft w:val="480"/>
          <w:marRight w:val="0"/>
          <w:marTop w:val="0"/>
          <w:marBottom w:val="0"/>
          <w:divBdr>
            <w:top w:val="none" w:sz="0" w:space="0" w:color="auto"/>
            <w:left w:val="none" w:sz="0" w:space="0" w:color="auto"/>
            <w:bottom w:val="none" w:sz="0" w:space="0" w:color="auto"/>
            <w:right w:val="none" w:sz="0" w:space="0" w:color="auto"/>
          </w:divBdr>
        </w:div>
        <w:div w:id="1684015155">
          <w:marLeft w:val="480"/>
          <w:marRight w:val="0"/>
          <w:marTop w:val="0"/>
          <w:marBottom w:val="0"/>
          <w:divBdr>
            <w:top w:val="none" w:sz="0" w:space="0" w:color="auto"/>
            <w:left w:val="none" w:sz="0" w:space="0" w:color="auto"/>
            <w:bottom w:val="none" w:sz="0" w:space="0" w:color="auto"/>
            <w:right w:val="none" w:sz="0" w:space="0" w:color="auto"/>
          </w:divBdr>
        </w:div>
      </w:divsChild>
    </w:div>
    <w:div w:id="606739158">
      <w:bodyDiv w:val="1"/>
      <w:marLeft w:val="0"/>
      <w:marRight w:val="0"/>
      <w:marTop w:val="0"/>
      <w:marBottom w:val="0"/>
      <w:divBdr>
        <w:top w:val="none" w:sz="0" w:space="0" w:color="auto"/>
        <w:left w:val="none" w:sz="0" w:space="0" w:color="auto"/>
        <w:bottom w:val="none" w:sz="0" w:space="0" w:color="auto"/>
        <w:right w:val="none" w:sz="0" w:space="0" w:color="auto"/>
      </w:divBdr>
      <w:divsChild>
        <w:div w:id="1181701284">
          <w:marLeft w:val="480"/>
          <w:marRight w:val="0"/>
          <w:marTop w:val="0"/>
          <w:marBottom w:val="0"/>
          <w:divBdr>
            <w:top w:val="none" w:sz="0" w:space="0" w:color="auto"/>
            <w:left w:val="none" w:sz="0" w:space="0" w:color="auto"/>
            <w:bottom w:val="none" w:sz="0" w:space="0" w:color="auto"/>
            <w:right w:val="none" w:sz="0" w:space="0" w:color="auto"/>
          </w:divBdr>
        </w:div>
        <w:div w:id="823857479">
          <w:marLeft w:val="480"/>
          <w:marRight w:val="0"/>
          <w:marTop w:val="0"/>
          <w:marBottom w:val="0"/>
          <w:divBdr>
            <w:top w:val="none" w:sz="0" w:space="0" w:color="auto"/>
            <w:left w:val="none" w:sz="0" w:space="0" w:color="auto"/>
            <w:bottom w:val="none" w:sz="0" w:space="0" w:color="auto"/>
            <w:right w:val="none" w:sz="0" w:space="0" w:color="auto"/>
          </w:divBdr>
        </w:div>
        <w:div w:id="1521313425">
          <w:marLeft w:val="480"/>
          <w:marRight w:val="0"/>
          <w:marTop w:val="0"/>
          <w:marBottom w:val="0"/>
          <w:divBdr>
            <w:top w:val="none" w:sz="0" w:space="0" w:color="auto"/>
            <w:left w:val="none" w:sz="0" w:space="0" w:color="auto"/>
            <w:bottom w:val="none" w:sz="0" w:space="0" w:color="auto"/>
            <w:right w:val="none" w:sz="0" w:space="0" w:color="auto"/>
          </w:divBdr>
        </w:div>
        <w:div w:id="1819570518">
          <w:marLeft w:val="480"/>
          <w:marRight w:val="0"/>
          <w:marTop w:val="0"/>
          <w:marBottom w:val="0"/>
          <w:divBdr>
            <w:top w:val="none" w:sz="0" w:space="0" w:color="auto"/>
            <w:left w:val="none" w:sz="0" w:space="0" w:color="auto"/>
            <w:bottom w:val="none" w:sz="0" w:space="0" w:color="auto"/>
            <w:right w:val="none" w:sz="0" w:space="0" w:color="auto"/>
          </w:divBdr>
        </w:div>
        <w:div w:id="728923380">
          <w:marLeft w:val="480"/>
          <w:marRight w:val="0"/>
          <w:marTop w:val="0"/>
          <w:marBottom w:val="0"/>
          <w:divBdr>
            <w:top w:val="none" w:sz="0" w:space="0" w:color="auto"/>
            <w:left w:val="none" w:sz="0" w:space="0" w:color="auto"/>
            <w:bottom w:val="none" w:sz="0" w:space="0" w:color="auto"/>
            <w:right w:val="none" w:sz="0" w:space="0" w:color="auto"/>
          </w:divBdr>
        </w:div>
        <w:div w:id="1030300247">
          <w:marLeft w:val="480"/>
          <w:marRight w:val="0"/>
          <w:marTop w:val="0"/>
          <w:marBottom w:val="0"/>
          <w:divBdr>
            <w:top w:val="none" w:sz="0" w:space="0" w:color="auto"/>
            <w:left w:val="none" w:sz="0" w:space="0" w:color="auto"/>
            <w:bottom w:val="none" w:sz="0" w:space="0" w:color="auto"/>
            <w:right w:val="none" w:sz="0" w:space="0" w:color="auto"/>
          </w:divBdr>
        </w:div>
        <w:div w:id="1864005003">
          <w:marLeft w:val="480"/>
          <w:marRight w:val="0"/>
          <w:marTop w:val="0"/>
          <w:marBottom w:val="0"/>
          <w:divBdr>
            <w:top w:val="none" w:sz="0" w:space="0" w:color="auto"/>
            <w:left w:val="none" w:sz="0" w:space="0" w:color="auto"/>
            <w:bottom w:val="none" w:sz="0" w:space="0" w:color="auto"/>
            <w:right w:val="none" w:sz="0" w:space="0" w:color="auto"/>
          </w:divBdr>
        </w:div>
        <w:div w:id="1964968322">
          <w:marLeft w:val="480"/>
          <w:marRight w:val="0"/>
          <w:marTop w:val="0"/>
          <w:marBottom w:val="0"/>
          <w:divBdr>
            <w:top w:val="none" w:sz="0" w:space="0" w:color="auto"/>
            <w:left w:val="none" w:sz="0" w:space="0" w:color="auto"/>
            <w:bottom w:val="none" w:sz="0" w:space="0" w:color="auto"/>
            <w:right w:val="none" w:sz="0" w:space="0" w:color="auto"/>
          </w:divBdr>
        </w:div>
        <w:div w:id="1514953060">
          <w:marLeft w:val="480"/>
          <w:marRight w:val="0"/>
          <w:marTop w:val="0"/>
          <w:marBottom w:val="0"/>
          <w:divBdr>
            <w:top w:val="none" w:sz="0" w:space="0" w:color="auto"/>
            <w:left w:val="none" w:sz="0" w:space="0" w:color="auto"/>
            <w:bottom w:val="none" w:sz="0" w:space="0" w:color="auto"/>
            <w:right w:val="none" w:sz="0" w:space="0" w:color="auto"/>
          </w:divBdr>
        </w:div>
        <w:div w:id="1660694656">
          <w:marLeft w:val="480"/>
          <w:marRight w:val="0"/>
          <w:marTop w:val="0"/>
          <w:marBottom w:val="0"/>
          <w:divBdr>
            <w:top w:val="none" w:sz="0" w:space="0" w:color="auto"/>
            <w:left w:val="none" w:sz="0" w:space="0" w:color="auto"/>
            <w:bottom w:val="none" w:sz="0" w:space="0" w:color="auto"/>
            <w:right w:val="none" w:sz="0" w:space="0" w:color="auto"/>
          </w:divBdr>
        </w:div>
        <w:div w:id="718745413">
          <w:marLeft w:val="480"/>
          <w:marRight w:val="0"/>
          <w:marTop w:val="0"/>
          <w:marBottom w:val="0"/>
          <w:divBdr>
            <w:top w:val="none" w:sz="0" w:space="0" w:color="auto"/>
            <w:left w:val="none" w:sz="0" w:space="0" w:color="auto"/>
            <w:bottom w:val="none" w:sz="0" w:space="0" w:color="auto"/>
            <w:right w:val="none" w:sz="0" w:space="0" w:color="auto"/>
          </w:divBdr>
        </w:div>
        <w:div w:id="2095782644">
          <w:marLeft w:val="480"/>
          <w:marRight w:val="0"/>
          <w:marTop w:val="0"/>
          <w:marBottom w:val="0"/>
          <w:divBdr>
            <w:top w:val="none" w:sz="0" w:space="0" w:color="auto"/>
            <w:left w:val="none" w:sz="0" w:space="0" w:color="auto"/>
            <w:bottom w:val="none" w:sz="0" w:space="0" w:color="auto"/>
            <w:right w:val="none" w:sz="0" w:space="0" w:color="auto"/>
          </w:divBdr>
        </w:div>
        <w:div w:id="339624481">
          <w:marLeft w:val="480"/>
          <w:marRight w:val="0"/>
          <w:marTop w:val="0"/>
          <w:marBottom w:val="0"/>
          <w:divBdr>
            <w:top w:val="none" w:sz="0" w:space="0" w:color="auto"/>
            <w:left w:val="none" w:sz="0" w:space="0" w:color="auto"/>
            <w:bottom w:val="none" w:sz="0" w:space="0" w:color="auto"/>
            <w:right w:val="none" w:sz="0" w:space="0" w:color="auto"/>
          </w:divBdr>
        </w:div>
        <w:div w:id="240874208">
          <w:marLeft w:val="480"/>
          <w:marRight w:val="0"/>
          <w:marTop w:val="0"/>
          <w:marBottom w:val="0"/>
          <w:divBdr>
            <w:top w:val="none" w:sz="0" w:space="0" w:color="auto"/>
            <w:left w:val="none" w:sz="0" w:space="0" w:color="auto"/>
            <w:bottom w:val="none" w:sz="0" w:space="0" w:color="auto"/>
            <w:right w:val="none" w:sz="0" w:space="0" w:color="auto"/>
          </w:divBdr>
        </w:div>
        <w:div w:id="819856341">
          <w:marLeft w:val="480"/>
          <w:marRight w:val="0"/>
          <w:marTop w:val="0"/>
          <w:marBottom w:val="0"/>
          <w:divBdr>
            <w:top w:val="none" w:sz="0" w:space="0" w:color="auto"/>
            <w:left w:val="none" w:sz="0" w:space="0" w:color="auto"/>
            <w:bottom w:val="none" w:sz="0" w:space="0" w:color="auto"/>
            <w:right w:val="none" w:sz="0" w:space="0" w:color="auto"/>
          </w:divBdr>
        </w:div>
        <w:div w:id="497160223">
          <w:marLeft w:val="480"/>
          <w:marRight w:val="0"/>
          <w:marTop w:val="0"/>
          <w:marBottom w:val="0"/>
          <w:divBdr>
            <w:top w:val="none" w:sz="0" w:space="0" w:color="auto"/>
            <w:left w:val="none" w:sz="0" w:space="0" w:color="auto"/>
            <w:bottom w:val="none" w:sz="0" w:space="0" w:color="auto"/>
            <w:right w:val="none" w:sz="0" w:space="0" w:color="auto"/>
          </w:divBdr>
        </w:div>
        <w:div w:id="1978105285">
          <w:marLeft w:val="480"/>
          <w:marRight w:val="0"/>
          <w:marTop w:val="0"/>
          <w:marBottom w:val="0"/>
          <w:divBdr>
            <w:top w:val="none" w:sz="0" w:space="0" w:color="auto"/>
            <w:left w:val="none" w:sz="0" w:space="0" w:color="auto"/>
            <w:bottom w:val="none" w:sz="0" w:space="0" w:color="auto"/>
            <w:right w:val="none" w:sz="0" w:space="0" w:color="auto"/>
          </w:divBdr>
        </w:div>
        <w:div w:id="735205295">
          <w:marLeft w:val="480"/>
          <w:marRight w:val="0"/>
          <w:marTop w:val="0"/>
          <w:marBottom w:val="0"/>
          <w:divBdr>
            <w:top w:val="none" w:sz="0" w:space="0" w:color="auto"/>
            <w:left w:val="none" w:sz="0" w:space="0" w:color="auto"/>
            <w:bottom w:val="none" w:sz="0" w:space="0" w:color="auto"/>
            <w:right w:val="none" w:sz="0" w:space="0" w:color="auto"/>
          </w:divBdr>
        </w:div>
        <w:div w:id="122971167">
          <w:marLeft w:val="480"/>
          <w:marRight w:val="0"/>
          <w:marTop w:val="0"/>
          <w:marBottom w:val="0"/>
          <w:divBdr>
            <w:top w:val="none" w:sz="0" w:space="0" w:color="auto"/>
            <w:left w:val="none" w:sz="0" w:space="0" w:color="auto"/>
            <w:bottom w:val="none" w:sz="0" w:space="0" w:color="auto"/>
            <w:right w:val="none" w:sz="0" w:space="0" w:color="auto"/>
          </w:divBdr>
        </w:div>
        <w:div w:id="417140050">
          <w:marLeft w:val="480"/>
          <w:marRight w:val="0"/>
          <w:marTop w:val="0"/>
          <w:marBottom w:val="0"/>
          <w:divBdr>
            <w:top w:val="none" w:sz="0" w:space="0" w:color="auto"/>
            <w:left w:val="none" w:sz="0" w:space="0" w:color="auto"/>
            <w:bottom w:val="none" w:sz="0" w:space="0" w:color="auto"/>
            <w:right w:val="none" w:sz="0" w:space="0" w:color="auto"/>
          </w:divBdr>
        </w:div>
        <w:div w:id="464742986">
          <w:marLeft w:val="480"/>
          <w:marRight w:val="0"/>
          <w:marTop w:val="0"/>
          <w:marBottom w:val="0"/>
          <w:divBdr>
            <w:top w:val="none" w:sz="0" w:space="0" w:color="auto"/>
            <w:left w:val="none" w:sz="0" w:space="0" w:color="auto"/>
            <w:bottom w:val="none" w:sz="0" w:space="0" w:color="auto"/>
            <w:right w:val="none" w:sz="0" w:space="0" w:color="auto"/>
          </w:divBdr>
        </w:div>
        <w:div w:id="1224681846">
          <w:marLeft w:val="480"/>
          <w:marRight w:val="0"/>
          <w:marTop w:val="0"/>
          <w:marBottom w:val="0"/>
          <w:divBdr>
            <w:top w:val="none" w:sz="0" w:space="0" w:color="auto"/>
            <w:left w:val="none" w:sz="0" w:space="0" w:color="auto"/>
            <w:bottom w:val="none" w:sz="0" w:space="0" w:color="auto"/>
            <w:right w:val="none" w:sz="0" w:space="0" w:color="auto"/>
          </w:divBdr>
        </w:div>
        <w:div w:id="640235400">
          <w:marLeft w:val="480"/>
          <w:marRight w:val="0"/>
          <w:marTop w:val="0"/>
          <w:marBottom w:val="0"/>
          <w:divBdr>
            <w:top w:val="none" w:sz="0" w:space="0" w:color="auto"/>
            <w:left w:val="none" w:sz="0" w:space="0" w:color="auto"/>
            <w:bottom w:val="none" w:sz="0" w:space="0" w:color="auto"/>
            <w:right w:val="none" w:sz="0" w:space="0" w:color="auto"/>
          </w:divBdr>
        </w:div>
        <w:div w:id="2035227110">
          <w:marLeft w:val="480"/>
          <w:marRight w:val="0"/>
          <w:marTop w:val="0"/>
          <w:marBottom w:val="0"/>
          <w:divBdr>
            <w:top w:val="none" w:sz="0" w:space="0" w:color="auto"/>
            <w:left w:val="none" w:sz="0" w:space="0" w:color="auto"/>
            <w:bottom w:val="none" w:sz="0" w:space="0" w:color="auto"/>
            <w:right w:val="none" w:sz="0" w:space="0" w:color="auto"/>
          </w:divBdr>
        </w:div>
        <w:div w:id="384451635">
          <w:marLeft w:val="480"/>
          <w:marRight w:val="0"/>
          <w:marTop w:val="0"/>
          <w:marBottom w:val="0"/>
          <w:divBdr>
            <w:top w:val="none" w:sz="0" w:space="0" w:color="auto"/>
            <w:left w:val="none" w:sz="0" w:space="0" w:color="auto"/>
            <w:bottom w:val="none" w:sz="0" w:space="0" w:color="auto"/>
            <w:right w:val="none" w:sz="0" w:space="0" w:color="auto"/>
          </w:divBdr>
        </w:div>
        <w:div w:id="1691106385">
          <w:marLeft w:val="480"/>
          <w:marRight w:val="0"/>
          <w:marTop w:val="0"/>
          <w:marBottom w:val="0"/>
          <w:divBdr>
            <w:top w:val="none" w:sz="0" w:space="0" w:color="auto"/>
            <w:left w:val="none" w:sz="0" w:space="0" w:color="auto"/>
            <w:bottom w:val="none" w:sz="0" w:space="0" w:color="auto"/>
            <w:right w:val="none" w:sz="0" w:space="0" w:color="auto"/>
          </w:divBdr>
        </w:div>
        <w:div w:id="90591645">
          <w:marLeft w:val="480"/>
          <w:marRight w:val="0"/>
          <w:marTop w:val="0"/>
          <w:marBottom w:val="0"/>
          <w:divBdr>
            <w:top w:val="none" w:sz="0" w:space="0" w:color="auto"/>
            <w:left w:val="none" w:sz="0" w:space="0" w:color="auto"/>
            <w:bottom w:val="none" w:sz="0" w:space="0" w:color="auto"/>
            <w:right w:val="none" w:sz="0" w:space="0" w:color="auto"/>
          </w:divBdr>
        </w:div>
        <w:div w:id="654794726">
          <w:marLeft w:val="480"/>
          <w:marRight w:val="0"/>
          <w:marTop w:val="0"/>
          <w:marBottom w:val="0"/>
          <w:divBdr>
            <w:top w:val="none" w:sz="0" w:space="0" w:color="auto"/>
            <w:left w:val="none" w:sz="0" w:space="0" w:color="auto"/>
            <w:bottom w:val="none" w:sz="0" w:space="0" w:color="auto"/>
            <w:right w:val="none" w:sz="0" w:space="0" w:color="auto"/>
          </w:divBdr>
        </w:div>
        <w:div w:id="773669462">
          <w:marLeft w:val="480"/>
          <w:marRight w:val="0"/>
          <w:marTop w:val="0"/>
          <w:marBottom w:val="0"/>
          <w:divBdr>
            <w:top w:val="none" w:sz="0" w:space="0" w:color="auto"/>
            <w:left w:val="none" w:sz="0" w:space="0" w:color="auto"/>
            <w:bottom w:val="none" w:sz="0" w:space="0" w:color="auto"/>
            <w:right w:val="none" w:sz="0" w:space="0" w:color="auto"/>
          </w:divBdr>
        </w:div>
        <w:div w:id="1763793133">
          <w:marLeft w:val="480"/>
          <w:marRight w:val="0"/>
          <w:marTop w:val="0"/>
          <w:marBottom w:val="0"/>
          <w:divBdr>
            <w:top w:val="none" w:sz="0" w:space="0" w:color="auto"/>
            <w:left w:val="none" w:sz="0" w:space="0" w:color="auto"/>
            <w:bottom w:val="none" w:sz="0" w:space="0" w:color="auto"/>
            <w:right w:val="none" w:sz="0" w:space="0" w:color="auto"/>
          </w:divBdr>
        </w:div>
        <w:div w:id="341474200">
          <w:marLeft w:val="480"/>
          <w:marRight w:val="0"/>
          <w:marTop w:val="0"/>
          <w:marBottom w:val="0"/>
          <w:divBdr>
            <w:top w:val="none" w:sz="0" w:space="0" w:color="auto"/>
            <w:left w:val="none" w:sz="0" w:space="0" w:color="auto"/>
            <w:bottom w:val="none" w:sz="0" w:space="0" w:color="auto"/>
            <w:right w:val="none" w:sz="0" w:space="0" w:color="auto"/>
          </w:divBdr>
        </w:div>
      </w:divsChild>
    </w:div>
    <w:div w:id="611086135">
      <w:bodyDiv w:val="1"/>
      <w:marLeft w:val="0"/>
      <w:marRight w:val="0"/>
      <w:marTop w:val="0"/>
      <w:marBottom w:val="0"/>
      <w:divBdr>
        <w:top w:val="none" w:sz="0" w:space="0" w:color="auto"/>
        <w:left w:val="none" w:sz="0" w:space="0" w:color="auto"/>
        <w:bottom w:val="none" w:sz="0" w:space="0" w:color="auto"/>
        <w:right w:val="none" w:sz="0" w:space="0" w:color="auto"/>
      </w:divBdr>
    </w:div>
    <w:div w:id="621032298">
      <w:bodyDiv w:val="1"/>
      <w:marLeft w:val="0"/>
      <w:marRight w:val="0"/>
      <w:marTop w:val="0"/>
      <w:marBottom w:val="0"/>
      <w:divBdr>
        <w:top w:val="none" w:sz="0" w:space="0" w:color="auto"/>
        <w:left w:val="none" w:sz="0" w:space="0" w:color="auto"/>
        <w:bottom w:val="none" w:sz="0" w:space="0" w:color="auto"/>
        <w:right w:val="none" w:sz="0" w:space="0" w:color="auto"/>
      </w:divBdr>
    </w:div>
    <w:div w:id="627971612">
      <w:bodyDiv w:val="1"/>
      <w:marLeft w:val="0"/>
      <w:marRight w:val="0"/>
      <w:marTop w:val="0"/>
      <w:marBottom w:val="0"/>
      <w:divBdr>
        <w:top w:val="none" w:sz="0" w:space="0" w:color="auto"/>
        <w:left w:val="none" w:sz="0" w:space="0" w:color="auto"/>
        <w:bottom w:val="none" w:sz="0" w:space="0" w:color="auto"/>
        <w:right w:val="none" w:sz="0" w:space="0" w:color="auto"/>
      </w:divBdr>
    </w:div>
    <w:div w:id="628322065">
      <w:bodyDiv w:val="1"/>
      <w:marLeft w:val="0"/>
      <w:marRight w:val="0"/>
      <w:marTop w:val="0"/>
      <w:marBottom w:val="0"/>
      <w:divBdr>
        <w:top w:val="none" w:sz="0" w:space="0" w:color="auto"/>
        <w:left w:val="none" w:sz="0" w:space="0" w:color="auto"/>
        <w:bottom w:val="none" w:sz="0" w:space="0" w:color="auto"/>
        <w:right w:val="none" w:sz="0" w:space="0" w:color="auto"/>
      </w:divBdr>
    </w:div>
    <w:div w:id="629439083">
      <w:bodyDiv w:val="1"/>
      <w:marLeft w:val="0"/>
      <w:marRight w:val="0"/>
      <w:marTop w:val="0"/>
      <w:marBottom w:val="0"/>
      <w:divBdr>
        <w:top w:val="none" w:sz="0" w:space="0" w:color="auto"/>
        <w:left w:val="none" w:sz="0" w:space="0" w:color="auto"/>
        <w:bottom w:val="none" w:sz="0" w:space="0" w:color="auto"/>
        <w:right w:val="none" w:sz="0" w:space="0" w:color="auto"/>
      </w:divBdr>
      <w:divsChild>
        <w:div w:id="1642222646">
          <w:marLeft w:val="480"/>
          <w:marRight w:val="0"/>
          <w:marTop w:val="0"/>
          <w:marBottom w:val="0"/>
          <w:divBdr>
            <w:top w:val="none" w:sz="0" w:space="0" w:color="auto"/>
            <w:left w:val="none" w:sz="0" w:space="0" w:color="auto"/>
            <w:bottom w:val="none" w:sz="0" w:space="0" w:color="auto"/>
            <w:right w:val="none" w:sz="0" w:space="0" w:color="auto"/>
          </w:divBdr>
        </w:div>
        <w:div w:id="764570780">
          <w:marLeft w:val="480"/>
          <w:marRight w:val="0"/>
          <w:marTop w:val="0"/>
          <w:marBottom w:val="0"/>
          <w:divBdr>
            <w:top w:val="none" w:sz="0" w:space="0" w:color="auto"/>
            <w:left w:val="none" w:sz="0" w:space="0" w:color="auto"/>
            <w:bottom w:val="none" w:sz="0" w:space="0" w:color="auto"/>
            <w:right w:val="none" w:sz="0" w:space="0" w:color="auto"/>
          </w:divBdr>
        </w:div>
        <w:div w:id="1351684590">
          <w:marLeft w:val="480"/>
          <w:marRight w:val="0"/>
          <w:marTop w:val="0"/>
          <w:marBottom w:val="0"/>
          <w:divBdr>
            <w:top w:val="none" w:sz="0" w:space="0" w:color="auto"/>
            <w:left w:val="none" w:sz="0" w:space="0" w:color="auto"/>
            <w:bottom w:val="none" w:sz="0" w:space="0" w:color="auto"/>
            <w:right w:val="none" w:sz="0" w:space="0" w:color="auto"/>
          </w:divBdr>
        </w:div>
        <w:div w:id="1466967006">
          <w:marLeft w:val="480"/>
          <w:marRight w:val="0"/>
          <w:marTop w:val="0"/>
          <w:marBottom w:val="0"/>
          <w:divBdr>
            <w:top w:val="none" w:sz="0" w:space="0" w:color="auto"/>
            <w:left w:val="none" w:sz="0" w:space="0" w:color="auto"/>
            <w:bottom w:val="none" w:sz="0" w:space="0" w:color="auto"/>
            <w:right w:val="none" w:sz="0" w:space="0" w:color="auto"/>
          </w:divBdr>
        </w:div>
        <w:div w:id="342822893">
          <w:marLeft w:val="480"/>
          <w:marRight w:val="0"/>
          <w:marTop w:val="0"/>
          <w:marBottom w:val="0"/>
          <w:divBdr>
            <w:top w:val="none" w:sz="0" w:space="0" w:color="auto"/>
            <w:left w:val="none" w:sz="0" w:space="0" w:color="auto"/>
            <w:bottom w:val="none" w:sz="0" w:space="0" w:color="auto"/>
            <w:right w:val="none" w:sz="0" w:space="0" w:color="auto"/>
          </w:divBdr>
        </w:div>
        <w:div w:id="246885942">
          <w:marLeft w:val="480"/>
          <w:marRight w:val="0"/>
          <w:marTop w:val="0"/>
          <w:marBottom w:val="0"/>
          <w:divBdr>
            <w:top w:val="none" w:sz="0" w:space="0" w:color="auto"/>
            <w:left w:val="none" w:sz="0" w:space="0" w:color="auto"/>
            <w:bottom w:val="none" w:sz="0" w:space="0" w:color="auto"/>
            <w:right w:val="none" w:sz="0" w:space="0" w:color="auto"/>
          </w:divBdr>
        </w:div>
        <w:div w:id="1522622232">
          <w:marLeft w:val="480"/>
          <w:marRight w:val="0"/>
          <w:marTop w:val="0"/>
          <w:marBottom w:val="0"/>
          <w:divBdr>
            <w:top w:val="none" w:sz="0" w:space="0" w:color="auto"/>
            <w:left w:val="none" w:sz="0" w:space="0" w:color="auto"/>
            <w:bottom w:val="none" w:sz="0" w:space="0" w:color="auto"/>
            <w:right w:val="none" w:sz="0" w:space="0" w:color="auto"/>
          </w:divBdr>
        </w:div>
        <w:div w:id="1096904735">
          <w:marLeft w:val="480"/>
          <w:marRight w:val="0"/>
          <w:marTop w:val="0"/>
          <w:marBottom w:val="0"/>
          <w:divBdr>
            <w:top w:val="none" w:sz="0" w:space="0" w:color="auto"/>
            <w:left w:val="none" w:sz="0" w:space="0" w:color="auto"/>
            <w:bottom w:val="none" w:sz="0" w:space="0" w:color="auto"/>
            <w:right w:val="none" w:sz="0" w:space="0" w:color="auto"/>
          </w:divBdr>
        </w:div>
        <w:div w:id="269358703">
          <w:marLeft w:val="480"/>
          <w:marRight w:val="0"/>
          <w:marTop w:val="0"/>
          <w:marBottom w:val="0"/>
          <w:divBdr>
            <w:top w:val="none" w:sz="0" w:space="0" w:color="auto"/>
            <w:left w:val="none" w:sz="0" w:space="0" w:color="auto"/>
            <w:bottom w:val="none" w:sz="0" w:space="0" w:color="auto"/>
            <w:right w:val="none" w:sz="0" w:space="0" w:color="auto"/>
          </w:divBdr>
        </w:div>
        <w:div w:id="498540367">
          <w:marLeft w:val="480"/>
          <w:marRight w:val="0"/>
          <w:marTop w:val="0"/>
          <w:marBottom w:val="0"/>
          <w:divBdr>
            <w:top w:val="none" w:sz="0" w:space="0" w:color="auto"/>
            <w:left w:val="none" w:sz="0" w:space="0" w:color="auto"/>
            <w:bottom w:val="none" w:sz="0" w:space="0" w:color="auto"/>
            <w:right w:val="none" w:sz="0" w:space="0" w:color="auto"/>
          </w:divBdr>
        </w:div>
        <w:div w:id="920676901">
          <w:marLeft w:val="480"/>
          <w:marRight w:val="0"/>
          <w:marTop w:val="0"/>
          <w:marBottom w:val="0"/>
          <w:divBdr>
            <w:top w:val="none" w:sz="0" w:space="0" w:color="auto"/>
            <w:left w:val="none" w:sz="0" w:space="0" w:color="auto"/>
            <w:bottom w:val="none" w:sz="0" w:space="0" w:color="auto"/>
            <w:right w:val="none" w:sz="0" w:space="0" w:color="auto"/>
          </w:divBdr>
        </w:div>
        <w:div w:id="1077899480">
          <w:marLeft w:val="480"/>
          <w:marRight w:val="0"/>
          <w:marTop w:val="0"/>
          <w:marBottom w:val="0"/>
          <w:divBdr>
            <w:top w:val="none" w:sz="0" w:space="0" w:color="auto"/>
            <w:left w:val="none" w:sz="0" w:space="0" w:color="auto"/>
            <w:bottom w:val="none" w:sz="0" w:space="0" w:color="auto"/>
            <w:right w:val="none" w:sz="0" w:space="0" w:color="auto"/>
          </w:divBdr>
        </w:div>
        <w:div w:id="889538473">
          <w:marLeft w:val="480"/>
          <w:marRight w:val="0"/>
          <w:marTop w:val="0"/>
          <w:marBottom w:val="0"/>
          <w:divBdr>
            <w:top w:val="none" w:sz="0" w:space="0" w:color="auto"/>
            <w:left w:val="none" w:sz="0" w:space="0" w:color="auto"/>
            <w:bottom w:val="none" w:sz="0" w:space="0" w:color="auto"/>
            <w:right w:val="none" w:sz="0" w:space="0" w:color="auto"/>
          </w:divBdr>
        </w:div>
        <w:div w:id="1084303331">
          <w:marLeft w:val="480"/>
          <w:marRight w:val="0"/>
          <w:marTop w:val="0"/>
          <w:marBottom w:val="0"/>
          <w:divBdr>
            <w:top w:val="none" w:sz="0" w:space="0" w:color="auto"/>
            <w:left w:val="none" w:sz="0" w:space="0" w:color="auto"/>
            <w:bottom w:val="none" w:sz="0" w:space="0" w:color="auto"/>
            <w:right w:val="none" w:sz="0" w:space="0" w:color="auto"/>
          </w:divBdr>
        </w:div>
        <w:div w:id="1338458858">
          <w:marLeft w:val="480"/>
          <w:marRight w:val="0"/>
          <w:marTop w:val="0"/>
          <w:marBottom w:val="0"/>
          <w:divBdr>
            <w:top w:val="none" w:sz="0" w:space="0" w:color="auto"/>
            <w:left w:val="none" w:sz="0" w:space="0" w:color="auto"/>
            <w:bottom w:val="none" w:sz="0" w:space="0" w:color="auto"/>
            <w:right w:val="none" w:sz="0" w:space="0" w:color="auto"/>
          </w:divBdr>
        </w:div>
        <w:div w:id="971060322">
          <w:marLeft w:val="480"/>
          <w:marRight w:val="0"/>
          <w:marTop w:val="0"/>
          <w:marBottom w:val="0"/>
          <w:divBdr>
            <w:top w:val="none" w:sz="0" w:space="0" w:color="auto"/>
            <w:left w:val="none" w:sz="0" w:space="0" w:color="auto"/>
            <w:bottom w:val="none" w:sz="0" w:space="0" w:color="auto"/>
            <w:right w:val="none" w:sz="0" w:space="0" w:color="auto"/>
          </w:divBdr>
        </w:div>
        <w:div w:id="802847158">
          <w:marLeft w:val="480"/>
          <w:marRight w:val="0"/>
          <w:marTop w:val="0"/>
          <w:marBottom w:val="0"/>
          <w:divBdr>
            <w:top w:val="none" w:sz="0" w:space="0" w:color="auto"/>
            <w:left w:val="none" w:sz="0" w:space="0" w:color="auto"/>
            <w:bottom w:val="none" w:sz="0" w:space="0" w:color="auto"/>
            <w:right w:val="none" w:sz="0" w:space="0" w:color="auto"/>
          </w:divBdr>
        </w:div>
        <w:div w:id="1539976525">
          <w:marLeft w:val="480"/>
          <w:marRight w:val="0"/>
          <w:marTop w:val="0"/>
          <w:marBottom w:val="0"/>
          <w:divBdr>
            <w:top w:val="none" w:sz="0" w:space="0" w:color="auto"/>
            <w:left w:val="none" w:sz="0" w:space="0" w:color="auto"/>
            <w:bottom w:val="none" w:sz="0" w:space="0" w:color="auto"/>
            <w:right w:val="none" w:sz="0" w:space="0" w:color="auto"/>
          </w:divBdr>
        </w:div>
        <w:div w:id="1951932000">
          <w:marLeft w:val="480"/>
          <w:marRight w:val="0"/>
          <w:marTop w:val="0"/>
          <w:marBottom w:val="0"/>
          <w:divBdr>
            <w:top w:val="none" w:sz="0" w:space="0" w:color="auto"/>
            <w:left w:val="none" w:sz="0" w:space="0" w:color="auto"/>
            <w:bottom w:val="none" w:sz="0" w:space="0" w:color="auto"/>
            <w:right w:val="none" w:sz="0" w:space="0" w:color="auto"/>
          </w:divBdr>
        </w:div>
        <w:div w:id="1434282043">
          <w:marLeft w:val="480"/>
          <w:marRight w:val="0"/>
          <w:marTop w:val="0"/>
          <w:marBottom w:val="0"/>
          <w:divBdr>
            <w:top w:val="none" w:sz="0" w:space="0" w:color="auto"/>
            <w:left w:val="none" w:sz="0" w:space="0" w:color="auto"/>
            <w:bottom w:val="none" w:sz="0" w:space="0" w:color="auto"/>
            <w:right w:val="none" w:sz="0" w:space="0" w:color="auto"/>
          </w:divBdr>
        </w:div>
        <w:div w:id="1269045836">
          <w:marLeft w:val="480"/>
          <w:marRight w:val="0"/>
          <w:marTop w:val="0"/>
          <w:marBottom w:val="0"/>
          <w:divBdr>
            <w:top w:val="none" w:sz="0" w:space="0" w:color="auto"/>
            <w:left w:val="none" w:sz="0" w:space="0" w:color="auto"/>
            <w:bottom w:val="none" w:sz="0" w:space="0" w:color="auto"/>
            <w:right w:val="none" w:sz="0" w:space="0" w:color="auto"/>
          </w:divBdr>
        </w:div>
        <w:div w:id="1588802141">
          <w:marLeft w:val="480"/>
          <w:marRight w:val="0"/>
          <w:marTop w:val="0"/>
          <w:marBottom w:val="0"/>
          <w:divBdr>
            <w:top w:val="none" w:sz="0" w:space="0" w:color="auto"/>
            <w:left w:val="none" w:sz="0" w:space="0" w:color="auto"/>
            <w:bottom w:val="none" w:sz="0" w:space="0" w:color="auto"/>
            <w:right w:val="none" w:sz="0" w:space="0" w:color="auto"/>
          </w:divBdr>
        </w:div>
        <w:div w:id="646277676">
          <w:marLeft w:val="480"/>
          <w:marRight w:val="0"/>
          <w:marTop w:val="0"/>
          <w:marBottom w:val="0"/>
          <w:divBdr>
            <w:top w:val="none" w:sz="0" w:space="0" w:color="auto"/>
            <w:left w:val="none" w:sz="0" w:space="0" w:color="auto"/>
            <w:bottom w:val="none" w:sz="0" w:space="0" w:color="auto"/>
            <w:right w:val="none" w:sz="0" w:space="0" w:color="auto"/>
          </w:divBdr>
        </w:div>
        <w:div w:id="1237015130">
          <w:marLeft w:val="480"/>
          <w:marRight w:val="0"/>
          <w:marTop w:val="0"/>
          <w:marBottom w:val="0"/>
          <w:divBdr>
            <w:top w:val="none" w:sz="0" w:space="0" w:color="auto"/>
            <w:left w:val="none" w:sz="0" w:space="0" w:color="auto"/>
            <w:bottom w:val="none" w:sz="0" w:space="0" w:color="auto"/>
            <w:right w:val="none" w:sz="0" w:space="0" w:color="auto"/>
          </w:divBdr>
        </w:div>
        <w:div w:id="1677148301">
          <w:marLeft w:val="480"/>
          <w:marRight w:val="0"/>
          <w:marTop w:val="0"/>
          <w:marBottom w:val="0"/>
          <w:divBdr>
            <w:top w:val="none" w:sz="0" w:space="0" w:color="auto"/>
            <w:left w:val="none" w:sz="0" w:space="0" w:color="auto"/>
            <w:bottom w:val="none" w:sz="0" w:space="0" w:color="auto"/>
            <w:right w:val="none" w:sz="0" w:space="0" w:color="auto"/>
          </w:divBdr>
        </w:div>
        <w:div w:id="135725129">
          <w:marLeft w:val="480"/>
          <w:marRight w:val="0"/>
          <w:marTop w:val="0"/>
          <w:marBottom w:val="0"/>
          <w:divBdr>
            <w:top w:val="none" w:sz="0" w:space="0" w:color="auto"/>
            <w:left w:val="none" w:sz="0" w:space="0" w:color="auto"/>
            <w:bottom w:val="none" w:sz="0" w:space="0" w:color="auto"/>
            <w:right w:val="none" w:sz="0" w:space="0" w:color="auto"/>
          </w:divBdr>
        </w:div>
        <w:div w:id="1850942460">
          <w:marLeft w:val="480"/>
          <w:marRight w:val="0"/>
          <w:marTop w:val="0"/>
          <w:marBottom w:val="0"/>
          <w:divBdr>
            <w:top w:val="none" w:sz="0" w:space="0" w:color="auto"/>
            <w:left w:val="none" w:sz="0" w:space="0" w:color="auto"/>
            <w:bottom w:val="none" w:sz="0" w:space="0" w:color="auto"/>
            <w:right w:val="none" w:sz="0" w:space="0" w:color="auto"/>
          </w:divBdr>
        </w:div>
        <w:div w:id="88819367">
          <w:marLeft w:val="480"/>
          <w:marRight w:val="0"/>
          <w:marTop w:val="0"/>
          <w:marBottom w:val="0"/>
          <w:divBdr>
            <w:top w:val="none" w:sz="0" w:space="0" w:color="auto"/>
            <w:left w:val="none" w:sz="0" w:space="0" w:color="auto"/>
            <w:bottom w:val="none" w:sz="0" w:space="0" w:color="auto"/>
            <w:right w:val="none" w:sz="0" w:space="0" w:color="auto"/>
          </w:divBdr>
        </w:div>
        <w:div w:id="486747050">
          <w:marLeft w:val="480"/>
          <w:marRight w:val="0"/>
          <w:marTop w:val="0"/>
          <w:marBottom w:val="0"/>
          <w:divBdr>
            <w:top w:val="none" w:sz="0" w:space="0" w:color="auto"/>
            <w:left w:val="none" w:sz="0" w:space="0" w:color="auto"/>
            <w:bottom w:val="none" w:sz="0" w:space="0" w:color="auto"/>
            <w:right w:val="none" w:sz="0" w:space="0" w:color="auto"/>
          </w:divBdr>
        </w:div>
      </w:divsChild>
    </w:div>
    <w:div w:id="630592282">
      <w:bodyDiv w:val="1"/>
      <w:marLeft w:val="0"/>
      <w:marRight w:val="0"/>
      <w:marTop w:val="0"/>
      <w:marBottom w:val="0"/>
      <w:divBdr>
        <w:top w:val="none" w:sz="0" w:space="0" w:color="auto"/>
        <w:left w:val="none" w:sz="0" w:space="0" w:color="auto"/>
        <w:bottom w:val="none" w:sz="0" w:space="0" w:color="auto"/>
        <w:right w:val="none" w:sz="0" w:space="0" w:color="auto"/>
      </w:divBdr>
    </w:div>
    <w:div w:id="636109711">
      <w:bodyDiv w:val="1"/>
      <w:marLeft w:val="0"/>
      <w:marRight w:val="0"/>
      <w:marTop w:val="0"/>
      <w:marBottom w:val="0"/>
      <w:divBdr>
        <w:top w:val="none" w:sz="0" w:space="0" w:color="auto"/>
        <w:left w:val="none" w:sz="0" w:space="0" w:color="auto"/>
        <w:bottom w:val="none" w:sz="0" w:space="0" w:color="auto"/>
        <w:right w:val="none" w:sz="0" w:space="0" w:color="auto"/>
      </w:divBdr>
    </w:div>
    <w:div w:id="639309397">
      <w:bodyDiv w:val="1"/>
      <w:marLeft w:val="0"/>
      <w:marRight w:val="0"/>
      <w:marTop w:val="0"/>
      <w:marBottom w:val="0"/>
      <w:divBdr>
        <w:top w:val="none" w:sz="0" w:space="0" w:color="auto"/>
        <w:left w:val="none" w:sz="0" w:space="0" w:color="auto"/>
        <w:bottom w:val="none" w:sz="0" w:space="0" w:color="auto"/>
        <w:right w:val="none" w:sz="0" w:space="0" w:color="auto"/>
      </w:divBdr>
    </w:div>
    <w:div w:id="650209824">
      <w:bodyDiv w:val="1"/>
      <w:marLeft w:val="0"/>
      <w:marRight w:val="0"/>
      <w:marTop w:val="0"/>
      <w:marBottom w:val="0"/>
      <w:divBdr>
        <w:top w:val="none" w:sz="0" w:space="0" w:color="auto"/>
        <w:left w:val="none" w:sz="0" w:space="0" w:color="auto"/>
        <w:bottom w:val="none" w:sz="0" w:space="0" w:color="auto"/>
        <w:right w:val="none" w:sz="0" w:space="0" w:color="auto"/>
      </w:divBdr>
    </w:div>
    <w:div w:id="657541501">
      <w:bodyDiv w:val="1"/>
      <w:marLeft w:val="0"/>
      <w:marRight w:val="0"/>
      <w:marTop w:val="0"/>
      <w:marBottom w:val="0"/>
      <w:divBdr>
        <w:top w:val="none" w:sz="0" w:space="0" w:color="auto"/>
        <w:left w:val="none" w:sz="0" w:space="0" w:color="auto"/>
        <w:bottom w:val="none" w:sz="0" w:space="0" w:color="auto"/>
        <w:right w:val="none" w:sz="0" w:space="0" w:color="auto"/>
      </w:divBdr>
    </w:div>
    <w:div w:id="664892544">
      <w:bodyDiv w:val="1"/>
      <w:marLeft w:val="0"/>
      <w:marRight w:val="0"/>
      <w:marTop w:val="0"/>
      <w:marBottom w:val="0"/>
      <w:divBdr>
        <w:top w:val="none" w:sz="0" w:space="0" w:color="auto"/>
        <w:left w:val="none" w:sz="0" w:space="0" w:color="auto"/>
        <w:bottom w:val="none" w:sz="0" w:space="0" w:color="auto"/>
        <w:right w:val="none" w:sz="0" w:space="0" w:color="auto"/>
      </w:divBdr>
    </w:div>
    <w:div w:id="676619543">
      <w:bodyDiv w:val="1"/>
      <w:marLeft w:val="0"/>
      <w:marRight w:val="0"/>
      <w:marTop w:val="0"/>
      <w:marBottom w:val="0"/>
      <w:divBdr>
        <w:top w:val="none" w:sz="0" w:space="0" w:color="auto"/>
        <w:left w:val="none" w:sz="0" w:space="0" w:color="auto"/>
        <w:bottom w:val="none" w:sz="0" w:space="0" w:color="auto"/>
        <w:right w:val="none" w:sz="0" w:space="0" w:color="auto"/>
      </w:divBdr>
    </w:div>
    <w:div w:id="677001364">
      <w:bodyDiv w:val="1"/>
      <w:marLeft w:val="0"/>
      <w:marRight w:val="0"/>
      <w:marTop w:val="0"/>
      <w:marBottom w:val="0"/>
      <w:divBdr>
        <w:top w:val="none" w:sz="0" w:space="0" w:color="auto"/>
        <w:left w:val="none" w:sz="0" w:space="0" w:color="auto"/>
        <w:bottom w:val="none" w:sz="0" w:space="0" w:color="auto"/>
        <w:right w:val="none" w:sz="0" w:space="0" w:color="auto"/>
      </w:divBdr>
      <w:divsChild>
        <w:div w:id="577786320">
          <w:marLeft w:val="480"/>
          <w:marRight w:val="0"/>
          <w:marTop w:val="0"/>
          <w:marBottom w:val="0"/>
          <w:divBdr>
            <w:top w:val="none" w:sz="0" w:space="0" w:color="auto"/>
            <w:left w:val="none" w:sz="0" w:space="0" w:color="auto"/>
            <w:bottom w:val="none" w:sz="0" w:space="0" w:color="auto"/>
            <w:right w:val="none" w:sz="0" w:space="0" w:color="auto"/>
          </w:divBdr>
        </w:div>
        <w:div w:id="770200045">
          <w:marLeft w:val="480"/>
          <w:marRight w:val="0"/>
          <w:marTop w:val="0"/>
          <w:marBottom w:val="0"/>
          <w:divBdr>
            <w:top w:val="none" w:sz="0" w:space="0" w:color="auto"/>
            <w:left w:val="none" w:sz="0" w:space="0" w:color="auto"/>
            <w:bottom w:val="none" w:sz="0" w:space="0" w:color="auto"/>
            <w:right w:val="none" w:sz="0" w:space="0" w:color="auto"/>
          </w:divBdr>
        </w:div>
        <w:div w:id="12808644">
          <w:marLeft w:val="480"/>
          <w:marRight w:val="0"/>
          <w:marTop w:val="0"/>
          <w:marBottom w:val="0"/>
          <w:divBdr>
            <w:top w:val="none" w:sz="0" w:space="0" w:color="auto"/>
            <w:left w:val="none" w:sz="0" w:space="0" w:color="auto"/>
            <w:bottom w:val="none" w:sz="0" w:space="0" w:color="auto"/>
            <w:right w:val="none" w:sz="0" w:space="0" w:color="auto"/>
          </w:divBdr>
        </w:div>
        <w:div w:id="150753307">
          <w:marLeft w:val="480"/>
          <w:marRight w:val="0"/>
          <w:marTop w:val="0"/>
          <w:marBottom w:val="0"/>
          <w:divBdr>
            <w:top w:val="none" w:sz="0" w:space="0" w:color="auto"/>
            <w:left w:val="none" w:sz="0" w:space="0" w:color="auto"/>
            <w:bottom w:val="none" w:sz="0" w:space="0" w:color="auto"/>
            <w:right w:val="none" w:sz="0" w:space="0" w:color="auto"/>
          </w:divBdr>
        </w:div>
        <w:div w:id="833186897">
          <w:marLeft w:val="480"/>
          <w:marRight w:val="0"/>
          <w:marTop w:val="0"/>
          <w:marBottom w:val="0"/>
          <w:divBdr>
            <w:top w:val="none" w:sz="0" w:space="0" w:color="auto"/>
            <w:left w:val="none" w:sz="0" w:space="0" w:color="auto"/>
            <w:bottom w:val="none" w:sz="0" w:space="0" w:color="auto"/>
            <w:right w:val="none" w:sz="0" w:space="0" w:color="auto"/>
          </w:divBdr>
        </w:div>
        <w:div w:id="447161967">
          <w:marLeft w:val="480"/>
          <w:marRight w:val="0"/>
          <w:marTop w:val="0"/>
          <w:marBottom w:val="0"/>
          <w:divBdr>
            <w:top w:val="none" w:sz="0" w:space="0" w:color="auto"/>
            <w:left w:val="none" w:sz="0" w:space="0" w:color="auto"/>
            <w:bottom w:val="none" w:sz="0" w:space="0" w:color="auto"/>
            <w:right w:val="none" w:sz="0" w:space="0" w:color="auto"/>
          </w:divBdr>
        </w:div>
        <w:div w:id="2095347978">
          <w:marLeft w:val="480"/>
          <w:marRight w:val="0"/>
          <w:marTop w:val="0"/>
          <w:marBottom w:val="0"/>
          <w:divBdr>
            <w:top w:val="none" w:sz="0" w:space="0" w:color="auto"/>
            <w:left w:val="none" w:sz="0" w:space="0" w:color="auto"/>
            <w:bottom w:val="none" w:sz="0" w:space="0" w:color="auto"/>
            <w:right w:val="none" w:sz="0" w:space="0" w:color="auto"/>
          </w:divBdr>
        </w:div>
        <w:div w:id="563445152">
          <w:marLeft w:val="480"/>
          <w:marRight w:val="0"/>
          <w:marTop w:val="0"/>
          <w:marBottom w:val="0"/>
          <w:divBdr>
            <w:top w:val="none" w:sz="0" w:space="0" w:color="auto"/>
            <w:left w:val="none" w:sz="0" w:space="0" w:color="auto"/>
            <w:bottom w:val="none" w:sz="0" w:space="0" w:color="auto"/>
            <w:right w:val="none" w:sz="0" w:space="0" w:color="auto"/>
          </w:divBdr>
        </w:div>
        <w:div w:id="334698002">
          <w:marLeft w:val="480"/>
          <w:marRight w:val="0"/>
          <w:marTop w:val="0"/>
          <w:marBottom w:val="0"/>
          <w:divBdr>
            <w:top w:val="none" w:sz="0" w:space="0" w:color="auto"/>
            <w:left w:val="none" w:sz="0" w:space="0" w:color="auto"/>
            <w:bottom w:val="none" w:sz="0" w:space="0" w:color="auto"/>
            <w:right w:val="none" w:sz="0" w:space="0" w:color="auto"/>
          </w:divBdr>
        </w:div>
        <w:div w:id="889731777">
          <w:marLeft w:val="480"/>
          <w:marRight w:val="0"/>
          <w:marTop w:val="0"/>
          <w:marBottom w:val="0"/>
          <w:divBdr>
            <w:top w:val="none" w:sz="0" w:space="0" w:color="auto"/>
            <w:left w:val="none" w:sz="0" w:space="0" w:color="auto"/>
            <w:bottom w:val="none" w:sz="0" w:space="0" w:color="auto"/>
            <w:right w:val="none" w:sz="0" w:space="0" w:color="auto"/>
          </w:divBdr>
        </w:div>
        <w:div w:id="673410666">
          <w:marLeft w:val="480"/>
          <w:marRight w:val="0"/>
          <w:marTop w:val="0"/>
          <w:marBottom w:val="0"/>
          <w:divBdr>
            <w:top w:val="none" w:sz="0" w:space="0" w:color="auto"/>
            <w:left w:val="none" w:sz="0" w:space="0" w:color="auto"/>
            <w:bottom w:val="none" w:sz="0" w:space="0" w:color="auto"/>
            <w:right w:val="none" w:sz="0" w:space="0" w:color="auto"/>
          </w:divBdr>
        </w:div>
        <w:div w:id="2053727219">
          <w:marLeft w:val="480"/>
          <w:marRight w:val="0"/>
          <w:marTop w:val="0"/>
          <w:marBottom w:val="0"/>
          <w:divBdr>
            <w:top w:val="none" w:sz="0" w:space="0" w:color="auto"/>
            <w:left w:val="none" w:sz="0" w:space="0" w:color="auto"/>
            <w:bottom w:val="none" w:sz="0" w:space="0" w:color="auto"/>
            <w:right w:val="none" w:sz="0" w:space="0" w:color="auto"/>
          </w:divBdr>
        </w:div>
        <w:div w:id="66651478">
          <w:marLeft w:val="480"/>
          <w:marRight w:val="0"/>
          <w:marTop w:val="0"/>
          <w:marBottom w:val="0"/>
          <w:divBdr>
            <w:top w:val="none" w:sz="0" w:space="0" w:color="auto"/>
            <w:left w:val="none" w:sz="0" w:space="0" w:color="auto"/>
            <w:bottom w:val="none" w:sz="0" w:space="0" w:color="auto"/>
            <w:right w:val="none" w:sz="0" w:space="0" w:color="auto"/>
          </w:divBdr>
        </w:div>
        <w:div w:id="1145468716">
          <w:marLeft w:val="480"/>
          <w:marRight w:val="0"/>
          <w:marTop w:val="0"/>
          <w:marBottom w:val="0"/>
          <w:divBdr>
            <w:top w:val="none" w:sz="0" w:space="0" w:color="auto"/>
            <w:left w:val="none" w:sz="0" w:space="0" w:color="auto"/>
            <w:bottom w:val="none" w:sz="0" w:space="0" w:color="auto"/>
            <w:right w:val="none" w:sz="0" w:space="0" w:color="auto"/>
          </w:divBdr>
        </w:div>
        <w:div w:id="4214698">
          <w:marLeft w:val="480"/>
          <w:marRight w:val="0"/>
          <w:marTop w:val="0"/>
          <w:marBottom w:val="0"/>
          <w:divBdr>
            <w:top w:val="none" w:sz="0" w:space="0" w:color="auto"/>
            <w:left w:val="none" w:sz="0" w:space="0" w:color="auto"/>
            <w:bottom w:val="none" w:sz="0" w:space="0" w:color="auto"/>
            <w:right w:val="none" w:sz="0" w:space="0" w:color="auto"/>
          </w:divBdr>
        </w:div>
        <w:div w:id="1510950262">
          <w:marLeft w:val="480"/>
          <w:marRight w:val="0"/>
          <w:marTop w:val="0"/>
          <w:marBottom w:val="0"/>
          <w:divBdr>
            <w:top w:val="none" w:sz="0" w:space="0" w:color="auto"/>
            <w:left w:val="none" w:sz="0" w:space="0" w:color="auto"/>
            <w:bottom w:val="none" w:sz="0" w:space="0" w:color="auto"/>
            <w:right w:val="none" w:sz="0" w:space="0" w:color="auto"/>
          </w:divBdr>
        </w:div>
        <w:div w:id="1448889556">
          <w:marLeft w:val="480"/>
          <w:marRight w:val="0"/>
          <w:marTop w:val="0"/>
          <w:marBottom w:val="0"/>
          <w:divBdr>
            <w:top w:val="none" w:sz="0" w:space="0" w:color="auto"/>
            <w:left w:val="none" w:sz="0" w:space="0" w:color="auto"/>
            <w:bottom w:val="none" w:sz="0" w:space="0" w:color="auto"/>
            <w:right w:val="none" w:sz="0" w:space="0" w:color="auto"/>
          </w:divBdr>
        </w:div>
        <w:div w:id="139155236">
          <w:marLeft w:val="480"/>
          <w:marRight w:val="0"/>
          <w:marTop w:val="0"/>
          <w:marBottom w:val="0"/>
          <w:divBdr>
            <w:top w:val="none" w:sz="0" w:space="0" w:color="auto"/>
            <w:left w:val="none" w:sz="0" w:space="0" w:color="auto"/>
            <w:bottom w:val="none" w:sz="0" w:space="0" w:color="auto"/>
            <w:right w:val="none" w:sz="0" w:space="0" w:color="auto"/>
          </w:divBdr>
        </w:div>
      </w:divsChild>
    </w:div>
    <w:div w:id="678385641">
      <w:bodyDiv w:val="1"/>
      <w:marLeft w:val="0"/>
      <w:marRight w:val="0"/>
      <w:marTop w:val="0"/>
      <w:marBottom w:val="0"/>
      <w:divBdr>
        <w:top w:val="none" w:sz="0" w:space="0" w:color="auto"/>
        <w:left w:val="none" w:sz="0" w:space="0" w:color="auto"/>
        <w:bottom w:val="none" w:sz="0" w:space="0" w:color="auto"/>
        <w:right w:val="none" w:sz="0" w:space="0" w:color="auto"/>
      </w:divBdr>
    </w:div>
    <w:div w:id="680005849">
      <w:bodyDiv w:val="1"/>
      <w:marLeft w:val="0"/>
      <w:marRight w:val="0"/>
      <w:marTop w:val="0"/>
      <w:marBottom w:val="0"/>
      <w:divBdr>
        <w:top w:val="none" w:sz="0" w:space="0" w:color="auto"/>
        <w:left w:val="none" w:sz="0" w:space="0" w:color="auto"/>
        <w:bottom w:val="none" w:sz="0" w:space="0" w:color="auto"/>
        <w:right w:val="none" w:sz="0" w:space="0" w:color="auto"/>
      </w:divBdr>
    </w:div>
    <w:div w:id="691027817">
      <w:bodyDiv w:val="1"/>
      <w:marLeft w:val="0"/>
      <w:marRight w:val="0"/>
      <w:marTop w:val="0"/>
      <w:marBottom w:val="0"/>
      <w:divBdr>
        <w:top w:val="none" w:sz="0" w:space="0" w:color="auto"/>
        <w:left w:val="none" w:sz="0" w:space="0" w:color="auto"/>
        <w:bottom w:val="none" w:sz="0" w:space="0" w:color="auto"/>
        <w:right w:val="none" w:sz="0" w:space="0" w:color="auto"/>
      </w:divBdr>
    </w:div>
    <w:div w:id="701782469">
      <w:bodyDiv w:val="1"/>
      <w:marLeft w:val="0"/>
      <w:marRight w:val="0"/>
      <w:marTop w:val="0"/>
      <w:marBottom w:val="0"/>
      <w:divBdr>
        <w:top w:val="none" w:sz="0" w:space="0" w:color="auto"/>
        <w:left w:val="none" w:sz="0" w:space="0" w:color="auto"/>
        <w:bottom w:val="none" w:sz="0" w:space="0" w:color="auto"/>
        <w:right w:val="none" w:sz="0" w:space="0" w:color="auto"/>
      </w:divBdr>
    </w:div>
    <w:div w:id="701905747">
      <w:bodyDiv w:val="1"/>
      <w:marLeft w:val="0"/>
      <w:marRight w:val="0"/>
      <w:marTop w:val="0"/>
      <w:marBottom w:val="0"/>
      <w:divBdr>
        <w:top w:val="none" w:sz="0" w:space="0" w:color="auto"/>
        <w:left w:val="none" w:sz="0" w:space="0" w:color="auto"/>
        <w:bottom w:val="none" w:sz="0" w:space="0" w:color="auto"/>
        <w:right w:val="none" w:sz="0" w:space="0" w:color="auto"/>
      </w:divBdr>
    </w:div>
    <w:div w:id="702827786">
      <w:bodyDiv w:val="1"/>
      <w:marLeft w:val="0"/>
      <w:marRight w:val="0"/>
      <w:marTop w:val="0"/>
      <w:marBottom w:val="0"/>
      <w:divBdr>
        <w:top w:val="none" w:sz="0" w:space="0" w:color="auto"/>
        <w:left w:val="none" w:sz="0" w:space="0" w:color="auto"/>
        <w:bottom w:val="none" w:sz="0" w:space="0" w:color="auto"/>
        <w:right w:val="none" w:sz="0" w:space="0" w:color="auto"/>
      </w:divBdr>
    </w:div>
    <w:div w:id="703166595">
      <w:bodyDiv w:val="1"/>
      <w:marLeft w:val="0"/>
      <w:marRight w:val="0"/>
      <w:marTop w:val="0"/>
      <w:marBottom w:val="0"/>
      <w:divBdr>
        <w:top w:val="none" w:sz="0" w:space="0" w:color="auto"/>
        <w:left w:val="none" w:sz="0" w:space="0" w:color="auto"/>
        <w:bottom w:val="none" w:sz="0" w:space="0" w:color="auto"/>
        <w:right w:val="none" w:sz="0" w:space="0" w:color="auto"/>
      </w:divBdr>
    </w:div>
    <w:div w:id="709844310">
      <w:bodyDiv w:val="1"/>
      <w:marLeft w:val="0"/>
      <w:marRight w:val="0"/>
      <w:marTop w:val="0"/>
      <w:marBottom w:val="0"/>
      <w:divBdr>
        <w:top w:val="none" w:sz="0" w:space="0" w:color="auto"/>
        <w:left w:val="none" w:sz="0" w:space="0" w:color="auto"/>
        <w:bottom w:val="none" w:sz="0" w:space="0" w:color="auto"/>
        <w:right w:val="none" w:sz="0" w:space="0" w:color="auto"/>
      </w:divBdr>
      <w:divsChild>
        <w:div w:id="1765764910">
          <w:marLeft w:val="480"/>
          <w:marRight w:val="0"/>
          <w:marTop w:val="0"/>
          <w:marBottom w:val="0"/>
          <w:divBdr>
            <w:top w:val="none" w:sz="0" w:space="0" w:color="auto"/>
            <w:left w:val="none" w:sz="0" w:space="0" w:color="auto"/>
            <w:bottom w:val="none" w:sz="0" w:space="0" w:color="auto"/>
            <w:right w:val="none" w:sz="0" w:space="0" w:color="auto"/>
          </w:divBdr>
        </w:div>
        <w:div w:id="1798522135">
          <w:marLeft w:val="480"/>
          <w:marRight w:val="0"/>
          <w:marTop w:val="0"/>
          <w:marBottom w:val="0"/>
          <w:divBdr>
            <w:top w:val="none" w:sz="0" w:space="0" w:color="auto"/>
            <w:left w:val="none" w:sz="0" w:space="0" w:color="auto"/>
            <w:bottom w:val="none" w:sz="0" w:space="0" w:color="auto"/>
            <w:right w:val="none" w:sz="0" w:space="0" w:color="auto"/>
          </w:divBdr>
        </w:div>
        <w:div w:id="625353974">
          <w:marLeft w:val="480"/>
          <w:marRight w:val="0"/>
          <w:marTop w:val="0"/>
          <w:marBottom w:val="0"/>
          <w:divBdr>
            <w:top w:val="none" w:sz="0" w:space="0" w:color="auto"/>
            <w:left w:val="none" w:sz="0" w:space="0" w:color="auto"/>
            <w:bottom w:val="none" w:sz="0" w:space="0" w:color="auto"/>
            <w:right w:val="none" w:sz="0" w:space="0" w:color="auto"/>
          </w:divBdr>
        </w:div>
        <w:div w:id="2083403168">
          <w:marLeft w:val="480"/>
          <w:marRight w:val="0"/>
          <w:marTop w:val="0"/>
          <w:marBottom w:val="0"/>
          <w:divBdr>
            <w:top w:val="none" w:sz="0" w:space="0" w:color="auto"/>
            <w:left w:val="none" w:sz="0" w:space="0" w:color="auto"/>
            <w:bottom w:val="none" w:sz="0" w:space="0" w:color="auto"/>
            <w:right w:val="none" w:sz="0" w:space="0" w:color="auto"/>
          </w:divBdr>
        </w:div>
        <w:div w:id="1408380933">
          <w:marLeft w:val="480"/>
          <w:marRight w:val="0"/>
          <w:marTop w:val="0"/>
          <w:marBottom w:val="0"/>
          <w:divBdr>
            <w:top w:val="none" w:sz="0" w:space="0" w:color="auto"/>
            <w:left w:val="none" w:sz="0" w:space="0" w:color="auto"/>
            <w:bottom w:val="none" w:sz="0" w:space="0" w:color="auto"/>
            <w:right w:val="none" w:sz="0" w:space="0" w:color="auto"/>
          </w:divBdr>
        </w:div>
        <w:div w:id="1426026796">
          <w:marLeft w:val="480"/>
          <w:marRight w:val="0"/>
          <w:marTop w:val="0"/>
          <w:marBottom w:val="0"/>
          <w:divBdr>
            <w:top w:val="none" w:sz="0" w:space="0" w:color="auto"/>
            <w:left w:val="none" w:sz="0" w:space="0" w:color="auto"/>
            <w:bottom w:val="none" w:sz="0" w:space="0" w:color="auto"/>
            <w:right w:val="none" w:sz="0" w:space="0" w:color="auto"/>
          </w:divBdr>
        </w:div>
        <w:div w:id="1473593513">
          <w:marLeft w:val="480"/>
          <w:marRight w:val="0"/>
          <w:marTop w:val="0"/>
          <w:marBottom w:val="0"/>
          <w:divBdr>
            <w:top w:val="none" w:sz="0" w:space="0" w:color="auto"/>
            <w:left w:val="none" w:sz="0" w:space="0" w:color="auto"/>
            <w:bottom w:val="none" w:sz="0" w:space="0" w:color="auto"/>
            <w:right w:val="none" w:sz="0" w:space="0" w:color="auto"/>
          </w:divBdr>
        </w:div>
        <w:div w:id="743599938">
          <w:marLeft w:val="480"/>
          <w:marRight w:val="0"/>
          <w:marTop w:val="0"/>
          <w:marBottom w:val="0"/>
          <w:divBdr>
            <w:top w:val="none" w:sz="0" w:space="0" w:color="auto"/>
            <w:left w:val="none" w:sz="0" w:space="0" w:color="auto"/>
            <w:bottom w:val="none" w:sz="0" w:space="0" w:color="auto"/>
            <w:right w:val="none" w:sz="0" w:space="0" w:color="auto"/>
          </w:divBdr>
        </w:div>
        <w:div w:id="1717588203">
          <w:marLeft w:val="480"/>
          <w:marRight w:val="0"/>
          <w:marTop w:val="0"/>
          <w:marBottom w:val="0"/>
          <w:divBdr>
            <w:top w:val="none" w:sz="0" w:space="0" w:color="auto"/>
            <w:left w:val="none" w:sz="0" w:space="0" w:color="auto"/>
            <w:bottom w:val="none" w:sz="0" w:space="0" w:color="auto"/>
            <w:right w:val="none" w:sz="0" w:space="0" w:color="auto"/>
          </w:divBdr>
        </w:div>
        <w:div w:id="1763333814">
          <w:marLeft w:val="480"/>
          <w:marRight w:val="0"/>
          <w:marTop w:val="0"/>
          <w:marBottom w:val="0"/>
          <w:divBdr>
            <w:top w:val="none" w:sz="0" w:space="0" w:color="auto"/>
            <w:left w:val="none" w:sz="0" w:space="0" w:color="auto"/>
            <w:bottom w:val="none" w:sz="0" w:space="0" w:color="auto"/>
            <w:right w:val="none" w:sz="0" w:space="0" w:color="auto"/>
          </w:divBdr>
        </w:div>
        <w:div w:id="569003139">
          <w:marLeft w:val="480"/>
          <w:marRight w:val="0"/>
          <w:marTop w:val="0"/>
          <w:marBottom w:val="0"/>
          <w:divBdr>
            <w:top w:val="none" w:sz="0" w:space="0" w:color="auto"/>
            <w:left w:val="none" w:sz="0" w:space="0" w:color="auto"/>
            <w:bottom w:val="none" w:sz="0" w:space="0" w:color="auto"/>
            <w:right w:val="none" w:sz="0" w:space="0" w:color="auto"/>
          </w:divBdr>
        </w:div>
        <w:div w:id="1820462872">
          <w:marLeft w:val="480"/>
          <w:marRight w:val="0"/>
          <w:marTop w:val="0"/>
          <w:marBottom w:val="0"/>
          <w:divBdr>
            <w:top w:val="none" w:sz="0" w:space="0" w:color="auto"/>
            <w:left w:val="none" w:sz="0" w:space="0" w:color="auto"/>
            <w:bottom w:val="none" w:sz="0" w:space="0" w:color="auto"/>
            <w:right w:val="none" w:sz="0" w:space="0" w:color="auto"/>
          </w:divBdr>
        </w:div>
        <w:div w:id="707997476">
          <w:marLeft w:val="480"/>
          <w:marRight w:val="0"/>
          <w:marTop w:val="0"/>
          <w:marBottom w:val="0"/>
          <w:divBdr>
            <w:top w:val="none" w:sz="0" w:space="0" w:color="auto"/>
            <w:left w:val="none" w:sz="0" w:space="0" w:color="auto"/>
            <w:bottom w:val="none" w:sz="0" w:space="0" w:color="auto"/>
            <w:right w:val="none" w:sz="0" w:space="0" w:color="auto"/>
          </w:divBdr>
        </w:div>
        <w:div w:id="2075200295">
          <w:marLeft w:val="480"/>
          <w:marRight w:val="0"/>
          <w:marTop w:val="0"/>
          <w:marBottom w:val="0"/>
          <w:divBdr>
            <w:top w:val="none" w:sz="0" w:space="0" w:color="auto"/>
            <w:left w:val="none" w:sz="0" w:space="0" w:color="auto"/>
            <w:bottom w:val="none" w:sz="0" w:space="0" w:color="auto"/>
            <w:right w:val="none" w:sz="0" w:space="0" w:color="auto"/>
          </w:divBdr>
        </w:div>
        <w:div w:id="1877153386">
          <w:marLeft w:val="480"/>
          <w:marRight w:val="0"/>
          <w:marTop w:val="0"/>
          <w:marBottom w:val="0"/>
          <w:divBdr>
            <w:top w:val="none" w:sz="0" w:space="0" w:color="auto"/>
            <w:left w:val="none" w:sz="0" w:space="0" w:color="auto"/>
            <w:bottom w:val="none" w:sz="0" w:space="0" w:color="auto"/>
            <w:right w:val="none" w:sz="0" w:space="0" w:color="auto"/>
          </w:divBdr>
        </w:div>
        <w:div w:id="2019497304">
          <w:marLeft w:val="480"/>
          <w:marRight w:val="0"/>
          <w:marTop w:val="0"/>
          <w:marBottom w:val="0"/>
          <w:divBdr>
            <w:top w:val="none" w:sz="0" w:space="0" w:color="auto"/>
            <w:left w:val="none" w:sz="0" w:space="0" w:color="auto"/>
            <w:bottom w:val="none" w:sz="0" w:space="0" w:color="auto"/>
            <w:right w:val="none" w:sz="0" w:space="0" w:color="auto"/>
          </w:divBdr>
        </w:div>
        <w:div w:id="1377974751">
          <w:marLeft w:val="480"/>
          <w:marRight w:val="0"/>
          <w:marTop w:val="0"/>
          <w:marBottom w:val="0"/>
          <w:divBdr>
            <w:top w:val="none" w:sz="0" w:space="0" w:color="auto"/>
            <w:left w:val="none" w:sz="0" w:space="0" w:color="auto"/>
            <w:bottom w:val="none" w:sz="0" w:space="0" w:color="auto"/>
            <w:right w:val="none" w:sz="0" w:space="0" w:color="auto"/>
          </w:divBdr>
        </w:div>
      </w:divsChild>
    </w:div>
    <w:div w:id="740444824">
      <w:bodyDiv w:val="1"/>
      <w:marLeft w:val="0"/>
      <w:marRight w:val="0"/>
      <w:marTop w:val="0"/>
      <w:marBottom w:val="0"/>
      <w:divBdr>
        <w:top w:val="none" w:sz="0" w:space="0" w:color="auto"/>
        <w:left w:val="none" w:sz="0" w:space="0" w:color="auto"/>
        <w:bottom w:val="none" w:sz="0" w:space="0" w:color="auto"/>
        <w:right w:val="none" w:sz="0" w:space="0" w:color="auto"/>
      </w:divBdr>
    </w:div>
    <w:div w:id="750853776">
      <w:bodyDiv w:val="1"/>
      <w:marLeft w:val="0"/>
      <w:marRight w:val="0"/>
      <w:marTop w:val="0"/>
      <w:marBottom w:val="0"/>
      <w:divBdr>
        <w:top w:val="none" w:sz="0" w:space="0" w:color="auto"/>
        <w:left w:val="none" w:sz="0" w:space="0" w:color="auto"/>
        <w:bottom w:val="none" w:sz="0" w:space="0" w:color="auto"/>
        <w:right w:val="none" w:sz="0" w:space="0" w:color="auto"/>
      </w:divBdr>
    </w:div>
    <w:div w:id="752162548">
      <w:bodyDiv w:val="1"/>
      <w:marLeft w:val="0"/>
      <w:marRight w:val="0"/>
      <w:marTop w:val="0"/>
      <w:marBottom w:val="0"/>
      <w:divBdr>
        <w:top w:val="none" w:sz="0" w:space="0" w:color="auto"/>
        <w:left w:val="none" w:sz="0" w:space="0" w:color="auto"/>
        <w:bottom w:val="none" w:sz="0" w:space="0" w:color="auto"/>
        <w:right w:val="none" w:sz="0" w:space="0" w:color="auto"/>
      </w:divBdr>
    </w:div>
    <w:div w:id="755899515">
      <w:bodyDiv w:val="1"/>
      <w:marLeft w:val="0"/>
      <w:marRight w:val="0"/>
      <w:marTop w:val="0"/>
      <w:marBottom w:val="0"/>
      <w:divBdr>
        <w:top w:val="none" w:sz="0" w:space="0" w:color="auto"/>
        <w:left w:val="none" w:sz="0" w:space="0" w:color="auto"/>
        <w:bottom w:val="none" w:sz="0" w:space="0" w:color="auto"/>
        <w:right w:val="none" w:sz="0" w:space="0" w:color="auto"/>
      </w:divBdr>
      <w:divsChild>
        <w:div w:id="439954130">
          <w:marLeft w:val="480"/>
          <w:marRight w:val="0"/>
          <w:marTop w:val="0"/>
          <w:marBottom w:val="0"/>
          <w:divBdr>
            <w:top w:val="none" w:sz="0" w:space="0" w:color="auto"/>
            <w:left w:val="none" w:sz="0" w:space="0" w:color="auto"/>
            <w:bottom w:val="none" w:sz="0" w:space="0" w:color="auto"/>
            <w:right w:val="none" w:sz="0" w:space="0" w:color="auto"/>
          </w:divBdr>
        </w:div>
        <w:div w:id="1550536868">
          <w:marLeft w:val="480"/>
          <w:marRight w:val="0"/>
          <w:marTop w:val="0"/>
          <w:marBottom w:val="0"/>
          <w:divBdr>
            <w:top w:val="none" w:sz="0" w:space="0" w:color="auto"/>
            <w:left w:val="none" w:sz="0" w:space="0" w:color="auto"/>
            <w:bottom w:val="none" w:sz="0" w:space="0" w:color="auto"/>
            <w:right w:val="none" w:sz="0" w:space="0" w:color="auto"/>
          </w:divBdr>
        </w:div>
        <w:div w:id="1097409055">
          <w:marLeft w:val="480"/>
          <w:marRight w:val="0"/>
          <w:marTop w:val="0"/>
          <w:marBottom w:val="0"/>
          <w:divBdr>
            <w:top w:val="none" w:sz="0" w:space="0" w:color="auto"/>
            <w:left w:val="none" w:sz="0" w:space="0" w:color="auto"/>
            <w:bottom w:val="none" w:sz="0" w:space="0" w:color="auto"/>
            <w:right w:val="none" w:sz="0" w:space="0" w:color="auto"/>
          </w:divBdr>
        </w:div>
        <w:div w:id="610666180">
          <w:marLeft w:val="480"/>
          <w:marRight w:val="0"/>
          <w:marTop w:val="0"/>
          <w:marBottom w:val="0"/>
          <w:divBdr>
            <w:top w:val="none" w:sz="0" w:space="0" w:color="auto"/>
            <w:left w:val="none" w:sz="0" w:space="0" w:color="auto"/>
            <w:bottom w:val="none" w:sz="0" w:space="0" w:color="auto"/>
            <w:right w:val="none" w:sz="0" w:space="0" w:color="auto"/>
          </w:divBdr>
        </w:div>
        <w:div w:id="552040194">
          <w:marLeft w:val="480"/>
          <w:marRight w:val="0"/>
          <w:marTop w:val="0"/>
          <w:marBottom w:val="0"/>
          <w:divBdr>
            <w:top w:val="none" w:sz="0" w:space="0" w:color="auto"/>
            <w:left w:val="none" w:sz="0" w:space="0" w:color="auto"/>
            <w:bottom w:val="none" w:sz="0" w:space="0" w:color="auto"/>
            <w:right w:val="none" w:sz="0" w:space="0" w:color="auto"/>
          </w:divBdr>
        </w:div>
        <w:div w:id="1040085119">
          <w:marLeft w:val="480"/>
          <w:marRight w:val="0"/>
          <w:marTop w:val="0"/>
          <w:marBottom w:val="0"/>
          <w:divBdr>
            <w:top w:val="none" w:sz="0" w:space="0" w:color="auto"/>
            <w:left w:val="none" w:sz="0" w:space="0" w:color="auto"/>
            <w:bottom w:val="none" w:sz="0" w:space="0" w:color="auto"/>
            <w:right w:val="none" w:sz="0" w:space="0" w:color="auto"/>
          </w:divBdr>
        </w:div>
        <w:div w:id="1531380332">
          <w:marLeft w:val="480"/>
          <w:marRight w:val="0"/>
          <w:marTop w:val="0"/>
          <w:marBottom w:val="0"/>
          <w:divBdr>
            <w:top w:val="none" w:sz="0" w:space="0" w:color="auto"/>
            <w:left w:val="none" w:sz="0" w:space="0" w:color="auto"/>
            <w:bottom w:val="none" w:sz="0" w:space="0" w:color="auto"/>
            <w:right w:val="none" w:sz="0" w:space="0" w:color="auto"/>
          </w:divBdr>
        </w:div>
        <w:div w:id="1792434942">
          <w:marLeft w:val="480"/>
          <w:marRight w:val="0"/>
          <w:marTop w:val="0"/>
          <w:marBottom w:val="0"/>
          <w:divBdr>
            <w:top w:val="none" w:sz="0" w:space="0" w:color="auto"/>
            <w:left w:val="none" w:sz="0" w:space="0" w:color="auto"/>
            <w:bottom w:val="none" w:sz="0" w:space="0" w:color="auto"/>
            <w:right w:val="none" w:sz="0" w:space="0" w:color="auto"/>
          </w:divBdr>
        </w:div>
        <w:div w:id="1323195877">
          <w:marLeft w:val="480"/>
          <w:marRight w:val="0"/>
          <w:marTop w:val="0"/>
          <w:marBottom w:val="0"/>
          <w:divBdr>
            <w:top w:val="none" w:sz="0" w:space="0" w:color="auto"/>
            <w:left w:val="none" w:sz="0" w:space="0" w:color="auto"/>
            <w:bottom w:val="none" w:sz="0" w:space="0" w:color="auto"/>
            <w:right w:val="none" w:sz="0" w:space="0" w:color="auto"/>
          </w:divBdr>
        </w:div>
        <w:div w:id="1342316478">
          <w:marLeft w:val="480"/>
          <w:marRight w:val="0"/>
          <w:marTop w:val="0"/>
          <w:marBottom w:val="0"/>
          <w:divBdr>
            <w:top w:val="none" w:sz="0" w:space="0" w:color="auto"/>
            <w:left w:val="none" w:sz="0" w:space="0" w:color="auto"/>
            <w:bottom w:val="none" w:sz="0" w:space="0" w:color="auto"/>
            <w:right w:val="none" w:sz="0" w:space="0" w:color="auto"/>
          </w:divBdr>
        </w:div>
        <w:div w:id="1168011532">
          <w:marLeft w:val="480"/>
          <w:marRight w:val="0"/>
          <w:marTop w:val="0"/>
          <w:marBottom w:val="0"/>
          <w:divBdr>
            <w:top w:val="none" w:sz="0" w:space="0" w:color="auto"/>
            <w:left w:val="none" w:sz="0" w:space="0" w:color="auto"/>
            <w:bottom w:val="none" w:sz="0" w:space="0" w:color="auto"/>
            <w:right w:val="none" w:sz="0" w:space="0" w:color="auto"/>
          </w:divBdr>
        </w:div>
        <w:div w:id="1968584509">
          <w:marLeft w:val="480"/>
          <w:marRight w:val="0"/>
          <w:marTop w:val="0"/>
          <w:marBottom w:val="0"/>
          <w:divBdr>
            <w:top w:val="none" w:sz="0" w:space="0" w:color="auto"/>
            <w:left w:val="none" w:sz="0" w:space="0" w:color="auto"/>
            <w:bottom w:val="none" w:sz="0" w:space="0" w:color="auto"/>
            <w:right w:val="none" w:sz="0" w:space="0" w:color="auto"/>
          </w:divBdr>
        </w:div>
        <w:div w:id="838421707">
          <w:marLeft w:val="480"/>
          <w:marRight w:val="0"/>
          <w:marTop w:val="0"/>
          <w:marBottom w:val="0"/>
          <w:divBdr>
            <w:top w:val="none" w:sz="0" w:space="0" w:color="auto"/>
            <w:left w:val="none" w:sz="0" w:space="0" w:color="auto"/>
            <w:bottom w:val="none" w:sz="0" w:space="0" w:color="auto"/>
            <w:right w:val="none" w:sz="0" w:space="0" w:color="auto"/>
          </w:divBdr>
        </w:div>
        <w:div w:id="953365593">
          <w:marLeft w:val="480"/>
          <w:marRight w:val="0"/>
          <w:marTop w:val="0"/>
          <w:marBottom w:val="0"/>
          <w:divBdr>
            <w:top w:val="none" w:sz="0" w:space="0" w:color="auto"/>
            <w:left w:val="none" w:sz="0" w:space="0" w:color="auto"/>
            <w:bottom w:val="none" w:sz="0" w:space="0" w:color="auto"/>
            <w:right w:val="none" w:sz="0" w:space="0" w:color="auto"/>
          </w:divBdr>
        </w:div>
        <w:div w:id="1217862642">
          <w:marLeft w:val="480"/>
          <w:marRight w:val="0"/>
          <w:marTop w:val="0"/>
          <w:marBottom w:val="0"/>
          <w:divBdr>
            <w:top w:val="none" w:sz="0" w:space="0" w:color="auto"/>
            <w:left w:val="none" w:sz="0" w:space="0" w:color="auto"/>
            <w:bottom w:val="none" w:sz="0" w:space="0" w:color="auto"/>
            <w:right w:val="none" w:sz="0" w:space="0" w:color="auto"/>
          </w:divBdr>
        </w:div>
      </w:divsChild>
    </w:div>
    <w:div w:id="759328177">
      <w:bodyDiv w:val="1"/>
      <w:marLeft w:val="0"/>
      <w:marRight w:val="0"/>
      <w:marTop w:val="0"/>
      <w:marBottom w:val="0"/>
      <w:divBdr>
        <w:top w:val="none" w:sz="0" w:space="0" w:color="auto"/>
        <w:left w:val="none" w:sz="0" w:space="0" w:color="auto"/>
        <w:bottom w:val="none" w:sz="0" w:space="0" w:color="auto"/>
        <w:right w:val="none" w:sz="0" w:space="0" w:color="auto"/>
      </w:divBdr>
    </w:div>
    <w:div w:id="764418706">
      <w:bodyDiv w:val="1"/>
      <w:marLeft w:val="0"/>
      <w:marRight w:val="0"/>
      <w:marTop w:val="0"/>
      <w:marBottom w:val="0"/>
      <w:divBdr>
        <w:top w:val="none" w:sz="0" w:space="0" w:color="auto"/>
        <w:left w:val="none" w:sz="0" w:space="0" w:color="auto"/>
        <w:bottom w:val="none" w:sz="0" w:space="0" w:color="auto"/>
        <w:right w:val="none" w:sz="0" w:space="0" w:color="auto"/>
      </w:divBdr>
    </w:div>
    <w:div w:id="770206378">
      <w:bodyDiv w:val="1"/>
      <w:marLeft w:val="0"/>
      <w:marRight w:val="0"/>
      <w:marTop w:val="0"/>
      <w:marBottom w:val="0"/>
      <w:divBdr>
        <w:top w:val="none" w:sz="0" w:space="0" w:color="auto"/>
        <w:left w:val="none" w:sz="0" w:space="0" w:color="auto"/>
        <w:bottom w:val="none" w:sz="0" w:space="0" w:color="auto"/>
        <w:right w:val="none" w:sz="0" w:space="0" w:color="auto"/>
      </w:divBdr>
    </w:div>
    <w:div w:id="775099535">
      <w:bodyDiv w:val="1"/>
      <w:marLeft w:val="0"/>
      <w:marRight w:val="0"/>
      <w:marTop w:val="0"/>
      <w:marBottom w:val="0"/>
      <w:divBdr>
        <w:top w:val="none" w:sz="0" w:space="0" w:color="auto"/>
        <w:left w:val="none" w:sz="0" w:space="0" w:color="auto"/>
        <w:bottom w:val="none" w:sz="0" w:space="0" w:color="auto"/>
        <w:right w:val="none" w:sz="0" w:space="0" w:color="auto"/>
      </w:divBdr>
    </w:div>
    <w:div w:id="796997086">
      <w:bodyDiv w:val="1"/>
      <w:marLeft w:val="0"/>
      <w:marRight w:val="0"/>
      <w:marTop w:val="0"/>
      <w:marBottom w:val="0"/>
      <w:divBdr>
        <w:top w:val="none" w:sz="0" w:space="0" w:color="auto"/>
        <w:left w:val="none" w:sz="0" w:space="0" w:color="auto"/>
        <w:bottom w:val="none" w:sz="0" w:space="0" w:color="auto"/>
        <w:right w:val="none" w:sz="0" w:space="0" w:color="auto"/>
      </w:divBdr>
    </w:div>
    <w:div w:id="809906530">
      <w:bodyDiv w:val="1"/>
      <w:marLeft w:val="0"/>
      <w:marRight w:val="0"/>
      <w:marTop w:val="0"/>
      <w:marBottom w:val="0"/>
      <w:divBdr>
        <w:top w:val="none" w:sz="0" w:space="0" w:color="auto"/>
        <w:left w:val="none" w:sz="0" w:space="0" w:color="auto"/>
        <w:bottom w:val="none" w:sz="0" w:space="0" w:color="auto"/>
        <w:right w:val="none" w:sz="0" w:space="0" w:color="auto"/>
      </w:divBdr>
    </w:div>
    <w:div w:id="817110576">
      <w:bodyDiv w:val="1"/>
      <w:marLeft w:val="0"/>
      <w:marRight w:val="0"/>
      <w:marTop w:val="0"/>
      <w:marBottom w:val="0"/>
      <w:divBdr>
        <w:top w:val="none" w:sz="0" w:space="0" w:color="auto"/>
        <w:left w:val="none" w:sz="0" w:space="0" w:color="auto"/>
        <w:bottom w:val="none" w:sz="0" w:space="0" w:color="auto"/>
        <w:right w:val="none" w:sz="0" w:space="0" w:color="auto"/>
      </w:divBdr>
      <w:divsChild>
        <w:div w:id="853762036">
          <w:marLeft w:val="480"/>
          <w:marRight w:val="0"/>
          <w:marTop w:val="0"/>
          <w:marBottom w:val="0"/>
          <w:divBdr>
            <w:top w:val="none" w:sz="0" w:space="0" w:color="auto"/>
            <w:left w:val="none" w:sz="0" w:space="0" w:color="auto"/>
            <w:bottom w:val="none" w:sz="0" w:space="0" w:color="auto"/>
            <w:right w:val="none" w:sz="0" w:space="0" w:color="auto"/>
          </w:divBdr>
        </w:div>
        <w:div w:id="793715990">
          <w:marLeft w:val="480"/>
          <w:marRight w:val="0"/>
          <w:marTop w:val="0"/>
          <w:marBottom w:val="0"/>
          <w:divBdr>
            <w:top w:val="none" w:sz="0" w:space="0" w:color="auto"/>
            <w:left w:val="none" w:sz="0" w:space="0" w:color="auto"/>
            <w:bottom w:val="none" w:sz="0" w:space="0" w:color="auto"/>
            <w:right w:val="none" w:sz="0" w:space="0" w:color="auto"/>
          </w:divBdr>
        </w:div>
        <w:div w:id="1445419230">
          <w:marLeft w:val="480"/>
          <w:marRight w:val="0"/>
          <w:marTop w:val="0"/>
          <w:marBottom w:val="0"/>
          <w:divBdr>
            <w:top w:val="none" w:sz="0" w:space="0" w:color="auto"/>
            <w:left w:val="none" w:sz="0" w:space="0" w:color="auto"/>
            <w:bottom w:val="none" w:sz="0" w:space="0" w:color="auto"/>
            <w:right w:val="none" w:sz="0" w:space="0" w:color="auto"/>
          </w:divBdr>
        </w:div>
        <w:div w:id="1767840972">
          <w:marLeft w:val="480"/>
          <w:marRight w:val="0"/>
          <w:marTop w:val="0"/>
          <w:marBottom w:val="0"/>
          <w:divBdr>
            <w:top w:val="none" w:sz="0" w:space="0" w:color="auto"/>
            <w:left w:val="none" w:sz="0" w:space="0" w:color="auto"/>
            <w:bottom w:val="none" w:sz="0" w:space="0" w:color="auto"/>
            <w:right w:val="none" w:sz="0" w:space="0" w:color="auto"/>
          </w:divBdr>
        </w:div>
        <w:div w:id="1341271633">
          <w:marLeft w:val="480"/>
          <w:marRight w:val="0"/>
          <w:marTop w:val="0"/>
          <w:marBottom w:val="0"/>
          <w:divBdr>
            <w:top w:val="none" w:sz="0" w:space="0" w:color="auto"/>
            <w:left w:val="none" w:sz="0" w:space="0" w:color="auto"/>
            <w:bottom w:val="none" w:sz="0" w:space="0" w:color="auto"/>
            <w:right w:val="none" w:sz="0" w:space="0" w:color="auto"/>
          </w:divBdr>
        </w:div>
        <w:div w:id="1767651338">
          <w:marLeft w:val="480"/>
          <w:marRight w:val="0"/>
          <w:marTop w:val="0"/>
          <w:marBottom w:val="0"/>
          <w:divBdr>
            <w:top w:val="none" w:sz="0" w:space="0" w:color="auto"/>
            <w:left w:val="none" w:sz="0" w:space="0" w:color="auto"/>
            <w:bottom w:val="none" w:sz="0" w:space="0" w:color="auto"/>
            <w:right w:val="none" w:sz="0" w:space="0" w:color="auto"/>
          </w:divBdr>
        </w:div>
        <w:div w:id="2052999250">
          <w:marLeft w:val="480"/>
          <w:marRight w:val="0"/>
          <w:marTop w:val="0"/>
          <w:marBottom w:val="0"/>
          <w:divBdr>
            <w:top w:val="none" w:sz="0" w:space="0" w:color="auto"/>
            <w:left w:val="none" w:sz="0" w:space="0" w:color="auto"/>
            <w:bottom w:val="none" w:sz="0" w:space="0" w:color="auto"/>
            <w:right w:val="none" w:sz="0" w:space="0" w:color="auto"/>
          </w:divBdr>
        </w:div>
        <w:div w:id="35396037">
          <w:marLeft w:val="480"/>
          <w:marRight w:val="0"/>
          <w:marTop w:val="0"/>
          <w:marBottom w:val="0"/>
          <w:divBdr>
            <w:top w:val="none" w:sz="0" w:space="0" w:color="auto"/>
            <w:left w:val="none" w:sz="0" w:space="0" w:color="auto"/>
            <w:bottom w:val="none" w:sz="0" w:space="0" w:color="auto"/>
            <w:right w:val="none" w:sz="0" w:space="0" w:color="auto"/>
          </w:divBdr>
        </w:div>
        <w:div w:id="955870262">
          <w:marLeft w:val="480"/>
          <w:marRight w:val="0"/>
          <w:marTop w:val="0"/>
          <w:marBottom w:val="0"/>
          <w:divBdr>
            <w:top w:val="none" w:sz="0" w:space="0" w:color="auto"/>
            <w:left w:val="none" w:sz="0" w:space="0" w:color="auto"/>
            <w:bottom w:val="none" w:sz="0" w:space="0" w:color="auto"/>
            <w:right w:val="none" w:sz="0" w:space="0" w:color="auto"/>
          </w:divBdr>
        </w:div>
        <w:div w:id="1851144108">
          <w:marLeft w:val="480"/>
          <w:marRight w:val="0"/>
          <w:marTop w:val="0"/>
          <w:marBottom w:val="0"/>
          <w:divBdr>
            <w:top w:val="none" w:sz="0" w:space="0" w:color="auto"/>
            <w:left w:val="none" w:sz="0" w:space="0" w:color="auto"/>
            <w:bottom w:val="none" w:sz="0" w:space="0" w:color="auto"/>
            <w:right w:val="none" w:sz="0" w:space="0" w:color="auto"/>
          </w:divBdr>
        </w:div>
        <w:div w:id="1498769644">
          <w:marLeft w:val="480"/>
          <w:marRight w:val="0"/>
          <w:marTop w:val="0"/>
          <w:marBottom w:val="0"/>
          <w:divBdr>
            <w:top w:val="none" w:sz="0" w:space="0" w:color="auto"/>
            <w:left w:val="none" w:sz="0" w:space="0" w:color="auto"/>
            <w:bottom w:val="none" w:sz="0" w:space="0" w:color="auto"/>
            <w:right w:val="none" w:sz="0" w:space="0" w:color="auto"/>
          </w:divBdr>
        </w:div>
        <w:div w:id="1234852493">
          <w:marLeft w:val="480"/>
          <w:marRight w:val="0"/>
          <w:marTop w:val="0"/>
          <w:marBottom w:val="0"/>
          <w:divBdr>
            <w:top w:val="none" w:sz="0" w:space="0" w:color="auto"/>
            <w:left w:val="none" w:sz="0" w:space="0" w:color="auto"/>
            <w:bottom w:val="none" w:sz="0" w:space="0" w:color="auto"/>
            <w:right w:val="none" w:sz="0" w:space="0" w:color="auto"/>
          </w:divBdr>
        </w:div>
        <w:div w:id="1886599505">
          <w:marLeft w:val="480"/>
          <w:marRight w:val="0"/>
          <w:marTop w:val="0"/>
          <w:marBottom w:val="0"/>
          <w:divBdr>
            <w:top w:val="none" w:sz="0" w:space="0" w:color="auto"/>
            <w:left w:val="none" w:sz="0" w:space="0" w:color="auto"/>
            <w:bottom w:val="none" w:sz="0" w:space="0" w:color="auto"/>
            <w:right w:val="none" w:sz="0" w:space="0" w:color="auto"/>
          </w:divBdr>
        </w:div>
        <w:div w:id="1591115766">
          <w:marLeft w:val="480"/>
          <w:marRight w:val="0"/>
          <w:marTop w:val="0"/>
          <w:marBottom w:val="0"/>
          <w:divBdr>
            <w:top w:val="none" w:sz="0" w:space="0" w:color="auto"/>
            <w:left w:val="none" w:sz="0" w:space="0" w:color="auto"/>
            <w:bottom w:val="none" w:sz="0" w:space="0" w:color="auto"/>
            <w:right w:val="none" w:sz="0" w:space="0" w:color="auto"/>
          </w:divBdr>
        </w:div>
        <w:div w:id="936139047">
          <w:marLeft w:val="480"/>
          <w:marRight w:val="0"/>
          <w:marTop w:val="0"/>
          <w:marBottom w:val="0"/>
          <w:divBdr>
            <w:top w:val="none" w:sz="0" w:space="0" w:color="auto"/>
            <w:left w:val="none" w:sz="0" w:space="0" w:color="auto"/>
            <w:bottom w:val="none" w:sz="0" w:space="0" w:color="auto"/>
            <w:right w:val="none" w:sz="0" w:space="0" w:color="auto"/>
          </w:divBdr>
        </w:div>
        <w:div w:id="1084836856">
          <w:marLeft w:val="480"/>
          <w:marRight w:val="0"/>
          <w:marTop w:val="0"/>
          <w:marBottom w:val="0"/>
          <w:divBdr>
            <w:top w:val="none" w:sz="0" w:space="0" w:color="auto"/>
            <w:left w:val="none" w:sz="0" w:space="0" w:color="auto"/>
            <w:bottom w:val="none" w:sz="0" w:space="0" w:color="auto"/>
            <w:right w:val="none" w:sz="0" w:space="0" w:color="auto"/>
          </w:divBdr>
        </w:div>
        <w:div w:id="44109025">
          <w:marLeft w:val="480"/>
          <w:marRight w:val="0"/>
          <w:marTop w:val="0"/>
          <w:marBottom w:val="0"/>
          <w:divBdr>
            <w:top w:val="none" w:sz="0" w:space="0" w:color="auto"/>
            <w:left w:val="none" w:sz="0" w:space="0" w:color="auto"/>
            <w:bottom w:val="none" w:sz="0" w:space="0" w:color="auto"/>
            <w:right w:val="none" w:sz="0" w:space="0" w:color="auto"/>
          </w:divBdr>
        </w:div>
        <w:div w:id="703868361">
          <w:marLeft w:val="480"/>
          <w:marRight w:val="0"/>
          <w:marTop w:val="0"/>
          <w:marBottom w:val="0"/>
          <w:divBdr>
            <w:top w:val="none" w:sz="0" w:space="0" w:color="auto"/>
            <w:left w:val="none" w:sz="0" w:space="0" w:color="auto"/>
            <w:bottom w:val="none" w:sz="0" w:space="0" w:color="auto"/>
            <w:right w:val="none" w:sz="0" w:space="0" w:color="auto"/>
          </w:divBdr>
        </w:div>
        <w:div w:id="30964375">
          <w:marLeft w:val="480"/>
          <w:marRight w:val="0"/>
          <w:marTop w:val="0"/>
          <w:marBottom w:val="0"/>
          <w:divBdr>
            <w:top w:val="none" w:sz="0" w:space="0" w:color="auto"/>
            <w:left w:val="none" w:sz="0" w:space="0" w:color="auto"/>
            <w:bottom w:val="none" w:sz="0" w:space="0" w:color="auto"/>
            <w:right w:val="none" w:sz="0" w:space="0" w:color="auto"/>
          </w:divBdr>
        </w:div>
        <w:div w:id="758982787">
          <w:marLeft w:val="480"/>
          <w:marRight w:val="0"/>
          <w:marTop w:val="0"/>
          <w:marBottom w:val="0"/>
          <w:divBdr>
            <w:top w:val="none" w:sz="0" w:space="0" w:color="auto"/>
            <w:left w:val="none" w:sz="0" w:space="0" w:color="auto"/>
            <w:bottom w:val="none" w:sz="0" w:space="0" w:color="auto"/>
            <w:right w:val="none" w:sz="0" w:space="0" w:color="auto"/>
          </w:divBdr>
        </w:div>
        <w:div w:id="1279527901">
          <w:marLeft w:val="480"/>
          <w:marRight w:val="0"/>
          <w:marTop w:val="0"/>
          <w:marBottom w:val="0"/>
          <w:divBdr>
            <w:top w:val="none" w:sz="0" w:space="0" w:color="auto"/>
            <w:left w:val="none" w:sz="0" w:space="0" w:color="auto"/>
            <w:bottom w:val="none" w:sz="0" w:space="0" w:color="auto"/>
            <w:right w:val="none" w:sz="0" w:space="0" w:color="auto"/>
          </w:divBdr>
        </w:div>
        <w:div w:id="765229793">
          <w:marLeft w:val="480"/>
          <w:marRight w:val="0"/>
          <w:marTop w:val="0"/>
          <w:marBottom w:val="0"/>
          <w:divBdr>
            <w:top w:val="none" w:sz="0" w:space="0" w:color="auto"/>
            <w:left w:val="none" w:sz="0" w:space="0" w:color="auto"/>
            <w:bottom w:val="none" w:sz="0" w:space="0" w:color="auto"/>
            <w:right w:val="none" w:sz="0" w:space="0" w:color="auto"/>
          </w:divBdr>
        </w:div>
        <w:div w:id="684327367">
          <w:marLeft w:val="480"/>
          <w:marRight w:val="0"/>
          <w:marTop w:val="0"/>
          <w:marBottom w:val="0"/>
          <w:divBdr>
            <w:top w:val="none" w:sz="0" w:space="0" w:color="auto"/>
            <w:left w:val="none" w:sz="0" w:space="0" w:color="auto"/>
            <w:bottom w:val="none" w:sz="0" w:space="0" w:color="auto"/>
            <w:right w:val="none" w:sz="0" w:space="0" w:color="auto"/>
          </w:divBdr>
        </w:div>
        <w:div w:id="879437877">
          <w:marLeft w:val="480"/>
          <w:marRight w:val="0"/>
          <w:marTop w:val="0"/>
          <w:marBottom w:val="0"/>
          <w:divBdr>
            <w:top w:val="none" w:sz="0" w:space="0" w:color="auto"/>
            <w:left w:val="none" w:sz="0" w:space="0" w:color="auto"/>
            <w:bottom w:val="none" w:sz="0" w:space="0" w:color="auto"/>
            <w:right w:val="none" w:sz="0" w:space="0" w:color="auto"/>
          </w:divBdr>
        </w:div>
        <w:div w:id="531772540">
          <w:marLeft w:val="480"/>
          <w:marRight w:val="0"/>
          <w:marTop w:val="0"/>
          <w:marBottom w:val="0"/>
          <w:divBdr>
            <w:top w:val="none" w:sz="0" w:space="0" w:color="auto"/>
            <w:left w:val="none" w:sz="0" w:space="0" w:color="auto"/>
            <w:bottom w:val="none" w:sz="0" w:space="0" w:color="auto"/>
            <w:right w:val="none" w:sz="0" w:space="0" w:color="auto"/>
          </w:divBdr>
        </w:div>
        <w:div w:id="486046600">
          <w:marLeft w:val="480"/>
          <w:marRight w:val="0"/>
          <w:marTop w:val="0"/>
          <w:marBottom w:val="0"/>
          <w:divBdr>
            <w:top w:val="none" w:sz="0" w:space="0" w:color="auto"/>
            <w:left w:val="none" w:sz="0" w:space="0" w:color="auto"/>
            <w:bottom w:val="none" w:sz="0" w:space="0" w:color="auto"/>
            <w:right w:val="none" w:sz="0" w:space="0" w:color="auto"/>
          </w:divBdr>
        </w:div>
        <w:div w:id="1153909992">
          <w:marLeft w:val="480"/>
          <w:marRight w:val="0"/>
          <w:marTop w:val="0"/>
          <w:marBottom w:val="0"/>
          <w:divBdr>
            <w:top w:val="none" w:sz="0" w:space="0" w:color="auto"/>
            <w:left w:val="none" w:sz="0" w:space="0" w:color="auto"/>
            <w:bottom w:val="none" w:sz="0" w:space="0" w:color="auto"/>
            <w:right w:val="none" w:sz="0" w:space="0" w:color="auto"/>
          </w:divBdr>
        </w:div>
        <w:div w:id="396126293">
          <w:marLeft w:val="480"/>
          <w:marRight w:val="0"/>
          <w:marTop w:val="0"/>
          <w:marBottom w:val="0"/>
          <w:divBdr>
            <w:top w:val="none" w:sz="0" w:space="0" w:color="auto"/>
            <w:left w:val="none" w:sz="0" w:space="0" w:color="auto"/>
            <w:bottom w:val="none" w:sz="0" w:space="0" w:color="auto"/>
            <w:right w:val="none" w:sz="0" w:space="0" w:color="auto"/>
          </w:divBdr>
        </w:div>
        <w:div w:id="523254283">
          <w:marLeft w:val="480"/>
          <w:marRight w:val="0"/>
          <w:marTop w:val="0"/>
          <w:marBottom w:val="0"/>
          <w:divBdr>
            <w:top w:val="none" w:sz="0" w:space="0" w:color="auto"/>
            <w:left w:val="none" w:sz="0" w:space="0" w:color="auto"/>
            <w:bottom w:val="none" w:sz="0" w:space="0" w:color="auto"/>
            <w:right w:val="none" w:sz="0" w:space="0" w:color="auto"/>
          </w:divBdr>
        </w:div>
        <w:div w:id="1079450808">
          <w:marLeft w:val="480"/>
          <w:marRight w:val="0"/>
          <w:marTop w:val="0"/>
          <w:marBottom w:val="0"/>
          <w:divBdr>
            <w:top w:val="none" w:sz="0" w:space="0" w:color="auto"/>
            <w:left w:val="none" w:sz="0" w:space="0" w:color="auto"/>
            <w:bottom w:val="none" w:sz="0" w:space="0" w:color="auto"/>
            <w:right w:val="none" w:sz="0" w:space="0" w:color="auto"/>
          </w:divBdr>
        </w:div>
        <w:div w:id="1190989546">
          <w:marLeft w:val="480"/>
          <w:marRight w:val="0"/>
          <w:marTop w:val="0"/>
          <w:marBottom w:val="0"/>
          <w:divBdr>
            <w:top w:val="none" w:sz="0" w:space="0" w:color="auto"/>
            <w:left w:val="none" w:sz="0" w:space="0" w:color="auto"/>
            <w:bottom w:val="none" w:sz="0" w:space="0" w:color="auto"/>
            <w:right w:val="none" w:sz="0" w:space="0" w:color="auto"/>
          </w:divBdr>
        </w:div>
      </w:divsChild>
    </w:div>
    <w:div w:id="819151326">
      <w:bodyDiv w:val="1"/>
      <w:marLeft w:val="0"/>
      <w:marRight w:val="0"/>
      <w:marTop w:val="0"/>
      <w:marBottom w:val="0"/>
      <w:divBdr>
        <w:top w:val="none" w:sz="0" w:space="0" w:color="auto"/>
        <w:left w:val="none" w:sz="0" w:space="0" w:color="auto"/>
        <w:bottom w:val="none" w:sz="0" w:space="0" w:color="auto"/>
        <w:right w:val="none" w:sz="0" w:space="0" w:color="auto"/>
      </w:divBdr>
      <w:divsChild>
        <w:div w:id="2074740466">
          <w:marLeft w:val="480"/>
          <w:marRight w:val="0"/>
          <w:marTop w:val="0"/>
          <w:marBottom w:val="0"/>
          <w:divBdr>
            <w:top w:val="none" w:sz="0" w:space="0" w:color="auto"/>
            <w:left w:val="none" w:sz="0" w:space="0" w:color="auto"/>
            <w:bottom w:val="none" w:sz="0" w:space="0" w:color="auto"/>
            <w:right w:val="none" w:sz="0" w:space="0" w:color="auto"/>
          </w:divBdr>
        </w:div>
        <w:div w:id="2129350552">
          <w:marLeft w:val="480"/>
          <w:marRight w:val="0"/>
          <w:marTop w:val="0"/>
          <w:marBottom w:val="0"/>
          <w:divBdr>
            <w:top w:val="none" w:sz="0" w:space="0" w:color="auto"/>
            <w:left w:val="none" w:sz="0" w:space="0" w:color="auto"/>
            <w:bottom w:val="none" w:sz="0" w:space="0" w:color="auto"/>
            <w:right w:val="none" w:sz="0" w:space="0" w:color="auto"/>
          </w:divBdr>
        </w:div>
        <w:div w:id="234437597">
          <w:marLeft w:val="480"/>
          <w:marRight w:val="0"/>
          <w:marTop w:val="0"/>
          <w:marBottom w:val="0"/>
          <w:divBdr>
            <w:top w:val="none" w:sz="0" w:space="0" w:color="auto"/>
            <w:left w:val="none" w:sz="0" w:space="0" w:color="auto"/>
            <w:bottom w:val="none" w:sz="0" w:space="0" w:color="auto"/>
            <w:right w:val="none" w:sz="0" w:space="0" w:color="auto"/>
          </w:divBdr>
        </w:div>
      </w:divsChild>
    </w:div>
    <w:div w:id="836965488">
      <w:bodyDiv w:val="1"/>
      <w:marLeft w:val="0"/>
      <w:marRight w:val="0"/>
      <w:marTop w:val="0"/>
      <w:marBottom w:val="0"/>
      <w:divBdr>
        <w:top w:val="none" w:sz="0" w:space="0" w:color="auto"/>
        <w:left w:val="none" w:sz="0" w:space="0" w:color="auto"/>
        <w:bottom w:val="none" w:sz="0" w:space="0" w:color="auto"/>
        <w:right w:val="none" w:sz="0" w:space="0" w:color="auto"/>
      </w:divBdr>
    </w:div>
    <w:div w:id="836992301">
      <w:bodyDiv w:val="1"/>
      <w:marLeft w:val="0"/>
      <w:marRight w:val="0"/>
      <w:marTop w:val="0"/>
      <w:marBottom w:val="0"/>
      <w:divBdr>
        <w:top w:val="none" w:sz="0" w:space="0" w:color="auto"/>
        <w:left w:val="none" w:sz="0" w:space="0" w:color="auto"/>
        <w:bottom w:val="none" w:sz="0" w:space="0" w:color="auto"/>
        <w:right w:val="none" w:sz="0" w:space="0" w:color="auto"/>
      </w:divBdr>
    </w:div>
    <w:div w:id="845824758">
      <w:bodyDiv w:val="1"/>
      <w:marLeft w:val="0"/>
      <w:marRight w:val="0"/>
      <w:marTop w:val="0"/>
      <w:marBottom w:val="0"/>
      <w:divBdr>
        <w:top w:val="none" w:sz="0" w:space="0" w:color="auto"/>
        <w:left w:val="none" w:sz="0" w:space="0" w:color="auto"/>
        <w:bottom w:val="none" w:sz="0" w:space="0" w:color="auto"/>
        <w:right w:val="none" w:sz="0" w:space="0" w:color="auto"/>
      </w:divBdr>
    </w:div>
    <w:div w:id="851143565">
      <w:bodyDiv w:val="1"/>
      <w:marLeft w:val="0"/>
      <w:marRight w:val="0"/>
      <w:marTop w:val="0"/>
      <w:marBottom w:val="0"/>
      <w:divBdr>
        <w:top w:val="none" w:sz="0" w:space="0" w:color="auto"/>
        <w:left w:val="none" w:sz="0" w:space="0" w:color="auto"/>
        <w:bottom w:val="none" w:sz="0" w:space="0" w:color="auto"/>
        <w:right w:val="none" w:sz="0" w:space="0" w:color="auto"/>
      </w:divBdr>
    </w:div>
    <w:div w:id="878393785">
      <w:bodyDiv w:val="1"/>
      <w:marLeft w:val="0"/>
      <w:marRight w:val="0"/>
      <w:marTop w:val="0"/>
      <w:marBottom w:val="0"/>
      <w:divBdr>
        <w:top w:val="none" w:sz="0" w:space="0" w:color="auto"/>
        <w:left w:val="none" w:sz="0" w:space="0" w:color="auto"/>
        <w:bottom w:val="none" w:sz="0" w:space="0" w:color="auto"/>
        <w:right w:val="none" w:sz="0" w:space="0" w:color="auto"/>
      </w:divBdr>
    </w:div>
    <w:div w:id="887450664">
      <w:bodyDiv w:val="1"/>
      <w:marLeft w:val="0"/>
      <w:marRight w:val="0"/>
      <w:marTop w:val="0"/>
      <w:marBottom w:val="0"/>
      <w:divBdr>
        <w:top w:val="none" w:sz="0" w:space="0" w:color="auto"/>
        <w:left w:val="none" w:sz="0" w:space="0" w:color="auto"/>
        <w:bottom w:val="none" w:sz="0" w:space="0" w:color="auto"/>
        <w:right w:val="none" w:sz="0" w:space="0" w:color="auto"/>
      </w:divBdr>
    </w:div>
    <w:div w:id="887685689">
      <w:bodyDiv w:val="1"/>
      <w:marLeft w:val="0"/>
      <w:marRight w:val="0"/>
      <w:marTop w:val="0"/>
      <w:marBottom w:val="0"/>
      <w:divBdr>
        <w:top w:val="none" w:sz="0" w:space="0" w:color="auto"/>
        <w:left w:val="none" w:sz="0" w:space="0" w:color="auto"/>
        <w:bottom w:val="none" w:sz="0" w:space="0" w:color="auto"/>
        <w:right w:val="none" w:sz="0" w:space="0" w:color="auto"/>
      </w:divBdr>
      <w:divsChild>
        <w:div w:id="943803573">
          <w:marLeft w:val="480"/>
          <w:marRight w:val="0"/>
          <w:marTop w:val="0"/>
          <w:marBottom w:val="0"/>
          <w:divBdr>
            <w:top w:val="none" w:sz="0" w:space="0" w:color="auto"/>
            <w:left w:val="none" w:sz="0" w:space="0" w:color="auto"/>
            <w:bottom w:val="none" w:sz="0" w:space="0" w:color="auto"/>
            <w:right w:val="none" w:sz="0" w:space="0" w:color="auto"/>
          </w:divBdr>
        </w:div>
        <w:div w:id="1795901345">
          <w:marLeft w:val="480"/>
          <w:marRight w:val="0"/>
          <w:marTop w:val="0"/>
          <w:marBottom w:val="0"/>
          <w:divBdr>
            <w:top w:val="none" w:sz="0" w:space="0" w:color="auto"/>
            <w:left w:val="none" w:sz="0" w:space="0" w:color="auto"/>
            <w:bottom w:val="none" w:sz="0" w:space="0" w:color="auto"/>
            <w:right w:val="none" w:sz="0" w:space="0" w:color="auto"/>
          </w:divBdr>
        </w:div>
        <w:div w:id="319041604">
          <w:marLeft w:val="480"/>
          <w:marRight w:val="0"/>
          <w:marTop w:val="0"/>
          <w:marBottom w:val="0"/>
          <w:divBdr>
            <w:top w:val="none" w:sz="0" w:space="0" w:color="auto"/>
            <w:left w:val="none" w:sz="0" w:space="0" w:color="auto"/>
            <w:bottom w:val="none" w:sz="0" w:space="0" w:color="auto"/>
            <w:right w:val="none" w:sz="0" w:space="0" w:color="auto"/>
          </w:divBdr>
        </w:div>
        <w:div w:id="1227498412">
          <w:marLeft w:val="480"/>
          <w:marRight w:val="0"/>
          <w:marTop w:val="0"/>
          <w:marBottom w:val="0"/>
          <w:divBdr>
            <w:top w:val="none" w:sz="0" w:space="0" w:color="auto"/>
            <w:left w:val="none" w:sz="0" w:space="0" w:color="auto"/>
            <w:bottom w:val="none" w:sz="0" w:space="0" w:color="auto"/>
            <w:right w:val="none" w:sz="0" w:space="0" w:color="auto"/>
          </w:divBdr>
        </w:div>
        <w:div w:id="402030248">
          <w:marLeft w:val="480"/>
          <w:marRight w:val="0"/>
          <w:marTop w:val="0"/>
          <w:marBottom w:val="0"/>
          <w:divBdr>
            <w:top w:val="none" w:sz="0" w:space="0" w:color="auto"/>
            <w:left w:val="none" w:sz="0" w:space="0" w:color="auto"/>
            <w:bottom w:val="none" w:sz="0" w:space="0" w:color="auto"/>
            <w:right w:val="none" w:sz="0" w:space="0" w:color="auto"/>
          </w:divBdr>
        </w:div>
        <w:div w:id="486478289">
          <w:marLeft w:val="480"/>
          <w:marRight w:val="0"/>
          <w:marTop w:val="0"/>
          <w:marBottom w:val="0"/>
          <w:divBdr>
            <w:top w:val="none" w:sz="0" w:space="0" w:color="auto"/>
            <w:left w:val="none" w:sz="0" w:space="0" w:color="auto"/>
            <w:bottom w:val="none" w:sz="0" w:space="0" w:color="auto"/>
            <w:right w:val="none" w:sz="0" w:space="0" w:color="auto"/>
          </w:divBdr>
        </w:div>
        <w:div w:id="183174934">
          <w:marLeft w:val="480"/>
          <w:marRight w:val="0"/>
          <w:marTop w:val="0"/>
          <w:marBottom w:val="0"/>
          <w:divBdr>
            <w:top w:val="none" w:sz="0" w:space="0" w:color="auto"/>
            <w:left w:val="none" w:sz="0" w:space="0" w:color="auto"/>
            <w:bottom w:val="none" w:sz="0" w:space="0" w:color="auto"/>
            <w:right w:val="none" w:sz="0" w:space="0" w:color="auto"/>
          </w:divBdr>
        </w:div>
        <w:div w:id="1501502248">
          <w:marLeft w:val="480"/>
          <w:marRight w:val="0"/>
          <w:marTop w:val="0"/>
          <w:marBottom w:val="0"/>
          <w:divBdr>
            <w:top w:val="none" w:sz="0" w:space="0" w:color="auto"/>
            <w:left w:val="none" w:sz="0" w:space="0" w:color="auto"/>
            <w:bottom w:val="none" w:sz="0" w:space="0" w:color="auto"/>
            <w:right w:val="none" w:sz="0" w:space="0" w:color="auto"/>
          </w:divBdr>
        </w:div>
        <w:div w:id="1638148010">
          <w:marLeft w:val="480"/>
          <w:marRight w:val="0"/>
          <w:marTop w:val="0"/>
          <w:marBottom w:val="0"/>
          <w:divBdr>
            <w:top w:val="none" w:sz="0" w:space="0" w:color="auto"/>
            <w:left w:val="none" w:sz="0" w:space="0" w:color="auto"/>
            <w:bottom w:val="none" w:sz="0" w:space="0" w:color="auto"/>
            <w:right w:val="none" w:sz="0" w:space="0" w:color="auto"/>
          </w:divBdr>
        </w:div>
        <w:div w:id="671907127">
          <w:marLeft w:val="480"/>
          <w:marRight w:val="0"/>
          <w:marTop w:val="0"/>
          <w:marBottom w:val="0"/>
          <w:divBdr>
            <w:top w:val="none" w:sz="0" w:space="0" w:color="auto"/>
            <w:left w:val="none" w:sz="0" w:space="0" w:color="auto"/>
            <w:bottom w:val="none" w:sz="0" w:space="0" w:color="auto"/>
            <w:right w:val="none" w:sz="0" w:space="0" w:color="auto"/>
          </w:divBdr>
        </w:div>
        <w:div w:id="1330602508">
          <w:marLeft w:val="480"/>
          <w:marRight w:val="0"/>
          <w:marTop w:val="0"/>
          <w:marBottom w:val="0"/>
          <w:divBdr>
            <w:top w:val="none" w:sz="0" w:space="0" w:color="auto"/>
            <w:left w:val="none" w:sz="0" w:space="0" w:color="auto"/>
            <w:bottom w:val="none" w:sz="0" w:space="0" w:color="auto"/>
            <w:right w:val="none" w:sz="0" w:space="0" w:color="auto"/>
          </w:divBdr>
        </w:div>
        <w:div w:id="70004112">
          <w:marLeft w:val="480"/>
          <w:marRight w:val="0"/>
          <w:marTop w:val="0"/>
          <w:marBottom w:val="0"/>
          <w:divBdr>
            <w:top w:val="none" w:sz="0" w:space="0" w:color="auto"/>
            <w:left w:val="none" w:sz="0" w:space="0" w:color="auto"/>
            <w:bottom w:val="none" w:sz="0" w:space="0" w:color="auto"/>
            <w:right w:val="none" w:sz="0" w:space="0" w:color="auto"/>
          </w:divBdr>
        </w:div>
        <w:div w:id="2072463928">
          <w:marLeft w:val="480"/>
          <w:marRight w:val="0"/>
          <w:marTop w:val="0"/>
          <w:marBottom w:val="0"/>
          <w:divBdr>
            <w:top w:val="none" w:sz="0" w:space="0" w:color="auto"/>
            <w:left w:val="none" w:sz="0" w:space="0" w:color="auto"/>
            <w:bottom w:val="none" w:sz="0" w:space="0" w:color="auto"/>
            <w:right w:val="none" w:sz="0" w:space="0" w:color="auto"/>
          </w:divBdr>
        </w:div>
        <w:div w:id="1954744456">
          <w:marLeft w:val="480"/>
          <w:marRight w:val="0"/>
          <w:marTop w:val="0"/>
          <w:marBottom w:val="0"/>
          <w:divBdr>
            <w:top w:val="none" w:sz="0" w:space="0" w:color="auto"/>
            <w:left w:val="none" w:sz="0" w:space="0" w:color="auto"/>
            <w:bottom w:val="none" w:sz="0" w:space="0" w:color="auto"/>
            <w:right w:val="none" w:sz="0" w:space="0" w:color="auto"/>
          </w:divBdr>
        </w:div>
        <w:div w:id="1554803027">
          <w:marLeft w:val="480"/>
          <w:marRight w:val="0"/>
          <w:marTop w:val="0"/>
          <w:marBottom w:val="0"/>
          <w:divBdr>
            <w:top w:val="none" w:sz="0" w:space="0" w:color="auto"/>
            <w:left w:val="none" w:sz="0" w:space="0" w:color="auto"/>
            <w:bottom w:val="none" w:sz="0" w:space="0" w:color="auto"/>
            <w:right w:val="none" w:sz="0" w:space="0" w:color="auto"/>
          </w:divBdr>
        </w:div>
        <w:div w:id="1305038083">
          <w:marLeft w:val="480"/>
          <w:marRight w:val="0"/>
          <w:marTop w:val="0"/>
          <w:marBottom w:val="0"/>
          <w:divBdr>
            <w:top w:val="none" w:sz="0" w:space="0" w:color="auto"/>
            <w:left w:val="none" w:sz="0" w:space="0" w:color="auto"/>
            <w:bottom w:val="none" w:sz="0" w:space="0" w:color="auto"/>
            <w:right w:val="none" w:sz="0" w:space="0" w:color="auto"/>
          </w:divBdr>
        </w:div>
        <w:div w:id="2095514333">
          <w:marLeft w:val="480"/>
          <w:marRight w:val="0"/>
          <w:marTop w:val="0"/>
          <w:marBottom w:val="0"/>
          <w:divBdr>
            <w:top w:val="none" w:sz="0" w:space="0" w:color="auto"/>
            <w:left w:val="none" w:sz="0" w:space="0" w:color="auto"/>
            <w:bottom w:val="none" w:sz="0" w:space="0" w:color="auto"/>
            <w:right w:val="none" w:sz="0" w:space="0" w:color="auto"/>
          </w:divBdr>
        </w:div>
        <w:div w:id="1717391244">
          <w:marLeft w:val="480"/>
          <w:marRight w:val="0"/>
          <w:marTop w:val="0"/>
          <w:marBottom w:val="0"/>
          <w:divBdr>
            <w:top w:val="none" w:sz="0" w:space="0" w:color="auto"/>
            <w:left w:val="none" w:sz="0" w:space="0" w:color="auto"/>
            <w:bottom w:val="none" w:sz="0" w:space="0" w:color="auto"/>
            <w:right w:val="none" w:sz="0" w:space="0" w:color="auto"/>
          </w:divBdr>
        </w:div>
        <w:div w:id="1018432031">
          <w:marLeft w:val="480"/>
          <w:marRight w:val="0"/>
          <w:marTop w:val="0"/>
          <w:marBottom w:val="0"/>
          <w:divBdr>
            <w:top w:val="none" w:sz="0" w:space="0" w:color="auto"/>
            <w:left w:val="none" w:sz="0" w:space="0" w:color="auto"/>
            <w:bottom w:val="none" w:sz="0" w:space="0" w:color="auto"/>
            <w:right w:val="none" w:sz="0" w:space="0" w:color="auto"/>
          </w:divBdr>
        </w:div>
        <w:div w:id="1229807232">
          <w:marLeft w:val="480"/>
          <w:marRight w:val="0"/>
          <w:marTop w:val="0"/>
          <w:marBottom w:val="0"/>
          <w:divBdr>
            <w:top w:val="none" w:sz="0" w:space="0" w:color="auto"/>
            <w:left w:val="none" w:sz="0" w:space="0" w:color="auto"/>
            <w:bottom w:val="none" w:sz="0" w:space="0" w:color="auto"/>
            <w:right w:val="none" w:sz="0" w:space="0" w:color="auto"/>
          </w:divBdr>
        </w:div>
        <w:div w:id="2144885306">
          <w:marLeft w:val="480"/>
          <w:marRight w:val="0"/>
          <w:marTop w:val="0"/>
          <w:marBottom w:val="0"/>
          <w:divBdr>
            <w:top w:val="none" w:sz="0" w:space="0" w:color="auto"/>
            <w:left w:val="none" w:sz="0" w:space="0" w:color="auto"/>
            <w:bottom w:val="none" w:sz="0" w:space="0" w:color="auto"/>
            <w:right w:val="none" w:sz="0" w:space="0" w:color="auto"/>
          </w:divBdr>
        </w:div>
        <w:div w:id="23289359">
          <w:marLeft w:val="480"/>
          <w:marRight w:val="0"/>
          <w:marTop w:val="0"/>
          <w:marBottom w:val="0"/>
          <w:divBdr>
            <w:top w:val="none" w:sz="0" w:space="0" w:color="auto"/>
            <w:left w:val="none" w:sz="0" w:space="0" w:color="auto"/>
            <w:bottom w:val="none" w:sz="0" w:space="0" w:color="auto"/>
            <w:right w:val="none" w:sz="0" w:space="0" w:color="auto"/>
          </w:divBdr>
        </w:div>
        <w:div w:id="2129427948">
          <w:marLeft w:val="480"/>
          <w:marRight w:val="0"/>
          <w:marTop w:val="0"/>
          <w:marBottom w:val="0"/>
          <w:divBdr>
            <w:top w:val="none" w:sz="0" w:space="0" w:color="auto"/>
            <w:left w:val="none" w:sz="0" w:space="0" w:color="auto"/>
            <w:bottom w:val="none" w:sz="0" w:space="0" w:color="auto"/>
            <w:right w:val="none" w:sz="0" w:space="0" w:color="auto"/>
          </w:divBdr>
        </w:div>
        <w:div w:id="52429196">
          <w:marLeft w:val="480"/>
          <w:marRight w:val="0"/>
          <w:marTop w:val="0"/>
          <w:marBottom w:val="0"/>
          <w:divBdr>
            <w:top w:val="none" w:sz="0" w:space="0" w:color="auto"/>
            <w:left w:val="none" w:sz="0" w:space="0" w:color="auto"/>
            <w:bottom w:val="none" w:sz="0" w:space="0" w:color="auto"/>
            <w:right w:val="none" w:sz="0" w:space="0" w:color="auto"/>
          </w:divBdr>
        </w:div>
        <w:div w:id="1811290411">
          <w:marLeft w:val="480"/>
          <w:marRight w:val="0"/>
          <w:marTop w:val="0"/>
          <w:marBottom w:val="0"/>
          <w:divBdr>
            <w:top w:val="none" w:sz="0" w:space="0" w:color="auto"/>
            <w:left w:val="none" w:sz="0" w:space="0" w:color="auto"/>
            <w:bottom w:val="none" w:sz="0" w:space="0" w:color="auto"/>
            <w:right w:val="none" w:sz="0" w:space="0" w:color="auto"/>
          </w:divBdr>
        </w:div>
        <w:div w:id="671223174">
          <w:marLeft w:val="480"/>
          <w:marRight w:val="0"/>
          <w:marTop w:val="0"/>
          <w:marBottom w:val="0"/>
          <w:divBdr>
            <w:top w:val="none" w:sz="0" w:space="0" w:color="auto"/>
            <w:left w:val="none" w:sz="0" w:space="0" w:color="auto"/>
            <w:bottom w:val="none" w:sz="0" w:space="0" w:color="auto"/>
            <w:right w:val="none" w:sz="0" w:space="0" w:color="auto"/>
          </w:divBdr>
        </w:div>
        <w:div w:id="1248802862">
          <w:marLeft w:val="480"/>
          <w:marRight w:val="0"/>
          <w:marTop w:val="0"/>
          <w:marBottom w:val="0"/>
          <w:divBdr>
            <w:top w:val="none" w:sz="0" w:space="0" w:color="auto"/>
            <w:left w:val="none" w:sz="0" w:space="0" w:color="auto"/>
            <w:bottom w:val="none" w:sz="0" w:space="0" w:color="auto"/>
            <w:right w:val="none" w:sz="0" w:space="0" w:color="auto"/>
          </w:divBdr>
        </w:div>
        <w:div w:id="1193421598">
          <w:marLeft w:val="480"/>
          <w:marRight w:val="0"/>
          <w:marTop w:val="0"/>
          <w:marBottom w:val="0"/>
          <w:divBdr>
            <w:top w:val="none" w:sz="0" w:space="0" w:color="auto"/>
            <w:left w:val="none" w:sz="0" w:space="0" w:color="auto"/>
            <w:bottom w:val="none" w:sz="0" w:space="0" w:color="auto"/>
            <w:right w:val="none" w:sz="0" w:space="0" w:color="auto"/>
          </w:divBdr>
        </w:div>
        <w:div w:id="1060372998">
          <w:marLeft w:val="480"/>
          <w:marRight w:val="0"/>
          <w:marTop w:val="0"/>
          <w:marBottom w:val="0"/>
          <w:divBdr>
            <w:top w:val="none" w:sz="0" w:space="0" w:color="auto"/>
            <w:left w:val="none" w:sz="0" w:space="0" w:color="auto"/>
            <w:bottom w:val="none" w:sz="0" w:space="0" w:color="auto"/>
            <w:right w:val="none" w:sz="0" w:space="0" w:color="auto"/>
          </w:divBdr>
        </w:div>
        <w:div w:id="656615461">
          <w:marLeft w:val="480"/>
          <w:marRight w:val="0"/>
          <w:marTop w:val="0"/>
          <w:marBottom w:val="0"/>
          <w:divBdr>
            <w:top w:val="none" w:sz="0" w:space="0" w:color="auto"/>
            <w:left w:val="none" w:sz="0" w:space="0" w:color="auto"/>
            <w:bottom w:val="none" w:sz="0" w:space="0" w:color="auto"/>
            <w:right w:val="none" w:sz="0" w:space="0" w:color="auto"/>
          </w:divBdr>
        </w:div>
        <w:div w:id="806430524">
          <w:marLeft w:val="480"/>
          <w:marRight w:val="0"/>
          <w:marTop w:val="0"/>
          <w:marBottom w:val="0"/>
          <w:divBdr>
            <w:top w:val="none" w:sz="0" w:space="0" w:color="auto"/>
            <w:left w:val="none" w:sz="0" w:space="0" w:color="auto"/>
            <w:bottom w:val="none" w:sz="0" w:space="0" w:color="auto"/>
            <w:right w:val="none" w:sz="0" w:space="0" w:color="auto"/>
          </w:divBdr>
        </w:div>
        <w:div w:id="1261526554">
          <w:marLeft w:val="480"/>
          <w:marRight w:val="0"/>
          <w:marTop w:val="0"/>
          <w:marBottom w:val="0"/>
          <w:divBdr>
            <w:top w:val="none" w:sz="0" w:space="0" w:color="auto"/>
            <w:left w:val="none" w:sz="0" w:space="0" w:color="auto"/>
            <w:bottom w:val="none" w:sz="0" w:space="0" w:color="auto"/>
            <w:right w:val="none" w:sz="0" w:space="0" w:color="auto"/>
          </w:divBdr>
        </w:div>
      </w:divsChild>
    </w:div>
    <w:div w:id="895316942">
      <w:bodyDiv w:val="1"/>
      <w:marLeft w:val="0"/>
      <w:marRight w:val="0"/>
      <w:marTop w:val="0"/>
      <w:marBottom w:val="0"/>
      <w:divBdr>
        <w:top w:val="none" w:sz="0" w:space="0" w:color="auto"/>
        <w:left w:val="none" w:sz="0" w:space="0" w:color="auto"/>
        <w:bottom w:val="none" w:sz="0" w:space="0" w:color="auto"/>
        <w:right w:val="none" w:sz="0" w:space="0" w:color="auto"/>
      </w:divBdr>
    </w:div>
    <w:div w:id="900943775">
      <w:bodyDiv w:val="1"/>
      <w:marLeft w:val="0"/>
      <w:marRight w:val="0"/>
      <w:marTop w:val="0"/>
      <w:marBottom w:val="0"/>
      <w:divBdr>
        <w:top w:val="none" w:sz="0" w:space="0" w:color="auto"/>
        <w:left w:val="none" w:sz="0" w:space="0" w:color="auto"/>
        <w:bottom w:val="none" w:sz="0" w:space="0" w:color="auto"/>
        <w:right w:val="none" w:sz="0" w:space="0" w:color="auto"/>
      </w:divBdr>
    </w:div>
    <w:div w:id="915701016">
      <w:bodyDiv w:val="1"/>
      <w:marLeft w:val="0"/>
      <w:marRight w:val="0"/>
      <w:marTop w:val="0"/>
      <w:marBottom w:val="0"/>
      <w:divBdr>
        <w:top w:val="none" w:sz="0" w:space="0" w:color="auto"/>
        <w:left w:val="none" w:sz="0" w:space="0" w:color="auto"/>
        <w:bottom w:val="none" w:sz="0" w:space="0" w:color="auto"/>
        <w:right w:val="none" w:sz="0" w:space="0" w:color="auto"/>
      </w:divBdr>
    </w:div>
    <w:div w:id="915940736">
      <w:bodyDiv w:val="1"/>
      <w:marLeft w:val="0"/>
      <w:marRight w:val="0"/>
      <w:marTop w:val="0"/>
      <w:marBottom w:val="0"/>
      <w:divBdr>
        <w:top w:val="none" w:sz="0" w:space="0" w:color="auto"/>
        <w:left w:val="none" w:sz="0" w:space="0" w:color="auto"/>
        <w:bottom w:val="none" w:sz="0" w:space="0" w:color="auto"/>
        <w:right w:val="none" w:sz="0" w:space="0" w:color="auto"/>
      </w:divBdr>
    </w:div>
    <w:div w:id="925768118">
      <w:bodyDiv w:val="1"/>
      <w:marLeft w:val="0"/>
      <w:marRight w:val="0"/>
      <w:marTop w:val="0"/>
      <w:marBottom w:val="0"/>
      <w:divBdr>
        <w:top w:val="none" w:sz="0" w:space="0" w:color="auto"/>
        <w:left w:val="none" w:sz="0" w:space="0" w:color="auto"/>
        <w:bottom w:val="none" w:sz="0" w:space="0" w:color="auto"/>
        <w:right w:val="none" w:sz="0" w:space="0" w:color="auto"/>
      </w:divBdr>
    </w:div>
    <w:div w:id="933173551">
      <w:bodyDiv w:val="1"/>
      <w:marLeft w:val="0"/>
      <w:marRight w:val="0"/>
      <w:marTop w:val="0"/>
      <w:marBottom w:val="0"/>
      <w:divBdr>
        <w:top w:val="none" w:sz="0" w:space="0" w:color="auto"/>
        <w:left w:val="none" w:sz="0" w:space="0" w:color="auto"/>
        <w:bottom w:val="none" w:sz="0" w:space="0" w:color="auto"/>
        <w:right w:val="none" w:sz="0" w:space="0" w:color="auto"/>
      </w:divBdr>
    </w:div>
    <w:div w:id="933364887">
      <w:bodyDiv w:val="1"/>
      <w:marLeft w:val="0"/>
      <w:marRight w:val="0"/>
      <w:marTop w:val="0"/>
      <w:marBottom w:val="0"/>
      <w:divBdr>
        <w:top w:val="none" w:sz="0" w:space="0" w:color="auto"/>
        <w:left w:val="none" w:sz="0" w:space="0" w:color="auto"/>
        <w:bottom w:val="none" w:sz="0" w:space="0" w:color="auto"/>
        <w:right w:val="none" w:sz="0" w:space="0" w:color="auto"/>
      </w:divBdr>
      <w:divsChild>
        <w:div w:id="1942450080">
          <w:marLeft w:val="480"/>
          <w:marRight w:val="0"/>
          <w:marTop w:val="0"/>
          <w:marBottom w:val="0"/>
          <w:divBdr>
            <w:top w:val="none" w:sz="0" w:space="0" w:color="auto"/>
            <w:left w:val="none" w:sz="0" w:space="0" w:color="auto"/>
            <w:bottom w:val="none" w:sz="0" w:space="0" w:color="auto"/>
            <w:right w:val="none" w:sz="0" w:space="0" w:color="auto"/>
          </w:divBdr>
        </w:div>
        <w:div w:id="130683201">
          <w:marLeft w:val="480"/>
          <w:marRight w:val="0"/>
          <w:marTop w:val="0"/>
          <w:marBottom w:val="0"/>
          <w:divBdr>
            <w:top w:val="none" w:sz="0" w:space="0" w:color="auto"/>
            <w:left w:val="none" w:sz="0" w:space="0" w:color="auto"/>
            <w:bottom w:val="none" w:sz="0" w:space="0" w:color="auto"/>
            <w:right w:val="none" w:sz="0" w:space="0" w:color="auto"/>
          </w:divBdr>
        </w:div>
        <w:div w:id="1876649536">
          <w:marLeft w:val="480"/>
          <w:marRight w:val="0"/>
          <w:marTop w:val="0"/>
          <w:marBottom w:val="0"/>
          <w:divBdr>
            <w:top w:val="none" w:sz="0" w:space="0" w:color="auto"/>
            <w:left w:val="none" w:sz="0" w:space="0" w:color="auto"/>
            <w:bottom w:val="none" w:sz="0" w:space="0" w:color="auto"/>
            <w:right w:val="none" w:sz="0" w:space="0" w:color="auto"/>
          </w:divBdr>
        </w:div>
        <w:div w:id="1227568360">
          <w:marLeft w:val="480"/>
          <w:marRight w:val="0"/>
          <w:marTop w:val="0"/>
          <w:marBottom w:val="0"/>
          <w:divBdr>
            <w:top w:val="none" w:sz="0" w:space="0" w:color="auto"/>
            <w:left w:val="none" w:sz="0" w:space="0" w:color="auto"/>
            <w:bottom w:val="none" w:sz="0" w:space="0" w:color="auto"/>
            <w:right w:val="none" w:sz="0" w:space="0" w:color="auto"/>
          </w:divBdr>
        </w:div>
        <w:div w:id="980500227">
          <w:marLeft w:val="480"/>
          <w:marRight w:val="0"/>
          <w:marTop w:val="0"/>
          <w:marBottom w:val="0"/>
          <w:divBdr>
            <w:top w:val="none" w:sz="0" w:space="0" w:color="auto"/>
            <w:left w:val="none" w:sz="0" w:space="0" w:color="auto"/>
            <w:bottom w:val="none" w:sz="0" w:space="0" w:color="auto"/>
            <w:right w:val="none" w:sz="0" w:space="0" w:color="auto"/>
          </w:divBdr>
        </w:div>
        <w:div w:id="1838617920">
          <w:marLeft w:val="480"/>
          <w:marRight w:val="0"/>
          <w:marTop w:val="0"/>
          <w:marBottom w:val="0"/>
          <w:divBdr>
            <w:top w:val="none" w:sz="0" w:space="0" w:color="auto"/>
            <w:left w:val="none" w:sz="0" w:space="0" w:color="auto"/>
            <w:bottom w:val="none" w:sz="0" w:space="0" w:color="auto"/>
            <w:right w:val="none" w:sz="0" w:space="0" w:color="auto"/>
          </w:divBdr>
        </w:div>
        <w:div w:id="1331714548">
          <w:marLeft w:val="480"/>
          <w:marRight w:val="0"/>
          <w:marTop w:val="0"/>
          <w:marBottom w:val="0"/>
          <w:divBdr>
            <w:top w:val="none" w:sz="0" w:space="0" w:color="auto"/>
            <w:left w:val="none" w:sz="0" w:space="0" w:color="auto"/>
            <w:bottom w:val="none" w:sz="0" w:space="0" w:color="auto"/>
            <w:right w:val="none" w:sz="0" w:space="0" w:color="auto"/>
          </w:divBdr>
        </w:div>
        <w:div w:id="264073545">
          <w:marLeft w:val="480"/>
          <w:marRight w:val="0"/>
          <w:marTop w:val="0"/>
          <w:marBottom w:val="0"/>
          <w:divBdr>
            <w:top w:val="none" w:sz="0" w:space="0" w:color="auto"/>
            <w:left w:val="none" w:sz="0" w:space="0" w:color="auto"/>
            <w:bottom w:val="none" w:sz="0" w:space="0" w:color="auto"/>
            <w:right w:val="none" w:sz="0" w:space="0" w:color="auto"/>
          </w:divBdr>
        </w:div>
        <w:div w:id="465777665">
          <w:marLeft w:val="480"/>
          <w:marRight w:val="0"/>
          <w:marTop w:val="0"/>
          <w:marBottom w:val="0"/>
          <w:divBdr>
            <w:top w:val="none" w:sz="0" w:space="0" w:color="auto"/>
            <w:left w:val="none" w:sz="0" w:space="0" w:color="auto"/>
            <w:bottom w:val="none" w:sz="0" w:space="0" w:color="auto"/>
            <w:right w:val="none" w:sz="0" w:space="0" w:color="auto"/>
          </w:divBdr>
        </w:div>
        <w:div w:id="759640495">
          <w:marLeft w:val="480"/>
          <w:marRight w:val="0"/>
          <w:marTop w:val="0"/>
          <w:marBottom w:val="0"/>
          <w:divBdr>
            <w:top w:val="none" w:sz="0" w:space="0" w:color="auto"/>
            <w:left w:val="none" w:sz="0" w:space="0" w:color="auto"/>
            <w:bottom w:val="none" w:sz="0" w:space="0" w:color="auto"/>
            <w:right w:val="none" w:sz="0" w:space="0" w:color="auto"/>
          </w:divBdr>
        </w:div>
        <w:div w:id="336808870">
          <w:marLeft w:val="480"/>
          <w:marRight w:val="0"/>
          <w:marTop w:val="0"/>
          <w:marBottom w:val="0"/>
          <w:divBdr>
            <w:top w:val="none" w:sz="0" w:space="0" w:color="auto"/>
            <w:left w:val="none" w:sz="0" w:space="0" w:color="auto"/>
            <w:bottom w:val="none" w:sz="0" w:space="0" w:color="auto"/>
            <w:right w:val="none" w:sz="0" w:space="0" w:color="auto"/>
          </w:divBdr>
        </w:div>
        <w:div w:id="1351948263">
          <w:marLeft w:val="480"/>
          <w:marRight w:val="0"/>
          <w:marTop w:val="0"/>
          <w:marBottom w:val="0"/>
          <w:divBdr>
            <w:top w:val="none" w:sz="0" w:space="0" w:color="auto"/>
            <w:left w:val="none" w:sz="0" w:space="0" w:color="auto"/>
            <w:bottom w:val="none" w:sz="0" w:space="0" w:color="auto"/>
            <w:right w:val="none" w:sz="0" w:space="0" w:color="auto"/>
          </w:divBdr>
        </w:div>
        <w:div w:id="149832202">
          <w:marLeft w:val="480"/>
          <w:marRight w:val="0"/>
          <w:marTop w:val="0"/>
          <w:marBottom w:val="0"/>
          <w:divBdr>
            <w:top w:val="none" w:sz="0" w:space="0" w:color="auto"/>
            <w:left w:val="none" w:sz="0" w:space="0" w:color="auto"/>
            <w:bottom w:val="none" w:sz="0" w:space="0" w:color="auto"/>
            <w:right w:val="none" w:sz="0" w:space="0" w:color="auto"/>
          </w:divBdr>
        </w:div>
        <w:div w:id="493112109">
          <w:marLeft w:val="480"/>
          <w:marRight w:val="0"/>
          <w:marTop w:val="0"/>
          <w:marBottom w:val="0"/>
          <w:divBdr>
            <w:top w:val="none" w:sz="0" w:space="0" w:color="auto"/>
            <w:left w:val="none" w:sz="0" w:space="0" w:color="auto"/>
            <w:bottom w:val="none" w:sz="0" w:space="0" w:color="auto"/>
            <w:right w:val="none" w:sz="0" w:space="0" w:color="auto"/>
          </w:divBdr>
        </w:div>
        <w:div w:id="453669597">
          <w:marLeft w:val="480"/>
          <w:marRight w:val="0"/>
          <w:marTop w:val="0"/>
          <w:marBottom w:val="0"/>
          <w:divBdr>
            <w:top w:val="none" w:sz="0" w:space="0" w:color="auto"/>
            <w:left w:val="none" w:sz="0" w:space="0" w:color="auto"/>
            <w:bottom w:val="none" w:sz="0" w:space="0" w:color="auto"/>
            <w:right w:val="none" w:sz="0" w:space="0" w:color="auto"/>
          </w:divBdr>
        </w:div>
        <w:div w:id="1108962477">
          <w:marLeft w:val="480"/>
          <w:marRight w:val="0"/>
          <w:marTop w:val="0"/>
          <w:marBottom w:val="0"/>
          <w:divBdr>
            <w:top w:val="none" w:sz="0" w:space="0" w:color="auto"/>
            <w:left w:val="none" w:sz="0" w:space="0" w:color="auto"/>
            <w:bottom w:val="none" w:sz="0" w:space="0" w:color="auto"/>
            <w:right w:val="none" w:sz="0" w:space="0" w:color="auto"/>
          </w:divBdr>
        </w:div>
        <w:div w:id="1410081620">
          <w:marLeft w:val="480"/>
          <w:marRight w:val="0"/>
          <w:marTop w:val="0"/>
          <w:marBottom w:val="0"/>
          <w:divBdr>
            <w:top w:val="none" w:sz="0" w:space="0" w:color="auto"/>
            <w:left w:val="none" w:sz="0" w:space="0" w:color="auto"/>
            <w:bottom w:val="none" w:sz="0" w:space="0" w:color="auto"/>
            <w:right w:val="none" w:sz="0" w:space="0" w:color="auto"/>
          </w:divBdr>
        </w:div>
        <w:div w:id="1405494440">
          <w:marLeft w:val="480"/>
          <w:marRight w:val="0"/>
          <w:marTop w:val="0"/>
          <w:marBottom w:val="0"/>
          <w:divBdr>
            <w:top w:val="none" w:sz="0" w:space="0" w:color="auto"/>
            <w:left w:val="none" w:sz="0" w:space="0" w:color="auto"/>
            <w:bottom w:val="none" w:sz="0" w:space="0" w:color="auto"/>
            <w:right w:val="none" w:sz="0" w:space="0" w:color="auto"/>
          </w:divBdr>
        </w:div>
        <w:div w:id="1384602373">
          <w:marLeft w:val="480"/>
          <w:marRight w:val="0"/>
          <w:marTop w:val="0"/>
          <w:marBottom w:val="0"/>
          <w:divBdr>
            <w:top w:val="none" w:sz="0" w:space="0" w:color="auto"/>
            <w:left w:val="none" w:sz="0" w:space="0" w:color="auto"/>
            <w:bottom w:val="none" w:sz="0" w:space="0" w:color="auto"/>
            <w:right w:val="none" w:sz="0" w:space="0" w:color="auto"/>
          </w:divBdr>
        </w:div>
        <w:div w:id="28460875">
          <w:marLeft w:val="480"/>
          <w:marRight w:val="0"/>
          <w:marTop w:val="0"/>
          <w:marBottom w:val="0"/>
          <w:divBdr>
            <w:top w:val="none" w:sz="0" w:space="0" w:color="auto"/>
            <w:left w:val="none" w:sz="0" w:space="0" w:color="auto"/>
            <w:bottom w:val="none" w:sz="0" w:space="0" w:color="auto"/>
            <w:right w:val="none" w:sz="0" w:space="0" w:color="auto"/>
          </w:divBdr>
        </w:div>
        <w:div w:id="663434218">
          <w:marLeft w:val="480"/>
          <w:marRight w:val="0"/>
          <w:marTop w:val="0"/>
          <w:marBottom w:val="0"/>
          <w:divBdr>
            <w:top w:val="none" w:sz="0" w:space="0" w:color="auto"/>
            <w:left w:val="none" w:sz="0" w:space="0" w:color="auto"/>
            <w:bottom w:val="none" w:sz="0" w:space="0" w:color="auto"/>
            <w:right w:val="none" w:sz="0" w:space="0" w:color="auto"/>
          </w:divBdr>
        </w:div>
        <w:div w:id="714736732">
          <w:marLeft w:val="480"/>
          <w:marRight w:val="0"/>
          <w:marTop w:val="0"/>
          <w:marBottom w:val="0"/>
          <w:divBdr>
            <w:top w:val="none" w:sz="0" w:space="0" w:color="auto"/>
            <w:left w:val="none" w:sz="0" w:space="0" w:color="auto"/>
            <w:bottom w:val="none" w:sz="0" w:space="0" w:color="auto"/>
            <w:right w:val="none" w:sz="0" w:space="0" w:color="auto"/>
          </w:divBdr>
        </w:div>
        <w:div w:id="1337268454">
          <w:marLeft w:val="480"/>
          <w:marRight w:val="0"/>
          <w:marTop w:val="0"/>
          <w:marBottom w:val="0"/>
          <w:divBdr>
            <w:top w:val="none" w:sz="0" w:space="0" w:color="auto"/>
            <w:left w:val="none" w:sz="0" w:space="0" w:color="auto"/>
            <w:bottom w:val="none" w:sz="0" w:space="0" w:color="auto"/>
            <w:right w:val="none" w:sz="0" w:space="0" w:color="auto"/>
          </w:divBdr>
        </w:div>
        <w:div w:id="1127746485">
          <w:marLeft w:val="480"/>
          <w:marRight w:val="0"/>
          <w:marTop w:val="0"/>
          <w:marBottom w:val="0"/>
          <w:divBdr>
            <w:top w:val="none" w:sz="0" w:space="0" w:color="auto"/>
            <w:left w:val="none" w:sz="0" w:space="0" w:color="auto"/>
            <w:bottom w:val="none" w:sz="0" w:space="0" w:color="auto"/>
            <w:right w:val="none" w:sz="0" w:space="0" w:color="auto"/>
          </w:divBdr>
        </w:div>
        <w:div w:id="854882476">
          <w:marLeft w:val="480"/>
          <w:marRight w:val="0"/>
          <w:marTop w:val="0"/>
          <w:marBottom w:val="0"/>
          <w:divBdr>
            <w:top w:val="none" w:sz="0" w:space="0" w:color="auto"/>
            <w:left w:val="none" w:sz="0" w:space="0" w:color="auto"/>
            <w:bottom w:val="none" w:sz="0" w:space="0" w:color="auto"/>
            <w:right w:val="none" w:sz="0" w:space="0" w:color="auto"/>
          </w:divBdr>
        </w:div>
        <w:div w:id="493109369">
          <w:marLeft w:val="480"/>
          <w:marRight w:val="0"/>
          <w:marTop w:val="0"/>
          <w:marBottom w:val="0"/>
          <w:divBdr>
            <w:top w:val="none" w:sz="0" w:space="0" w:color="auto"/>
            <w:left w:val="none" w:sz="0" w:space="0" w:color="auto"/>
            <w:bottom w:val="none" w:sz="0" w:space="0" w:color="auto"/>
            <w:right w:val="none" w:sz="0" w:space="0" w:color="auto"/>
          </w:divBdr>
        </w:div>
        <w:div w:id="1780758820">
          <w:marLeft w:val="480"/>
          <w:marRight w:val="0"/>
          <w:marTop w:val="0"/>
          <w:marBottom w:val="0"/>
          <w:divBdr>
            <w:top w:val="none" w:sz="0" w:space="0" w:color="auto"/>
            <w:left w:val="none" w:sz="0" w:space="0" w:color="auto"/>
            <w:bottom w:val="none" w:sz="0" w:space="0" w:color="auto"/>
            <w:right w:val="none" w:sz="0" w:space="0" w:color="auto"/>
          </w:divBdr>
        </w:div>
        <w:div w:id="936520964">
          <w:marLeft w:val="480"/>
          <w:marRight w:val="0"/>
          <w:marTop w:val="0"/>
          <w:marBottom w:val="0"/>
          <w:divBdr>
            <w:top w:val="none" w:sz="0" w:space="0" w:color="auto"/>
            <w:left w:val="none" w:sz="0" w:space="0" w:color="auto"/>
            <w:bottom w:val="none" w:sz="0" w:space="0" w:color="auto"/>
            <w:right w:val="none" w:sz="0" w:space="0" w:color="auto"/>
          </w:divBdr>
        </w:div>
        <w:div w:id="321156415">
          <w:marLeft w:val="480"/>
          <w:marRight w:val="0"/>
          <w:marTop w:val="0"/>
          <w:marBottom w:val="0"/>
          <w:divBdr>
            <w:top w:val="none" w:sz="0" w:space="0" w:color="auto"/>
            <w:left w:val="none" w:sz="0" w:space="0" w:color="auto"/>
            <w:bottom w:val="none" w:sz="0" w:space="0" w:color="auto"/>
            <w:right w:val="none" w:sz="0" w:space="0" w:color="auto"/>
          </w:divBdr>
        </w:div>
        <w:div w:id="372461262">
          <w:marLeft w:val="480"/>
          <w:marRight w:val="0"/>
          <w:marTop w:val="0"/>
          <w:marBottom w:val="0"/>
          <w:divBdr>
            <w:top w:val="none" w:sz="0" w:space="0" w:color="auto"/>
            <w:left w:val="none" w:sz="0" w:space="0" w:color="auto"/>
            <w:bottom w:val="none" w:sz="0" w:space="0" w:color="auto"/>
            <w:right w:val="none" w:sz="0" w:space="0" w:color="auto"/>
          </w:divBdr>
        </w:div>
        <w:div w:id="1422949026">
          <w:marLeft w:val="480"/>
          <w:marRight w:val="0"/>
          <w:marTop w:val="0"/>
          <w:marBottom w:val="0"/>
          <w:divBdr>
            <w:top w:val="none" w:sz="0" w:space="0" w:color="auto"/>
            <w:left w:val="none" w:sz="0" w:space="0" w:color="auto"/>
            <w:bottom w:val="none" w:sz="0" w:space="0" w:color="auto"/>
            <w:right w:val="none" w:sz="0" w:space="0" w:color="auto"/>
          </w:divBdr>
        </w:div>
      </w:divsChild>
    </w:div>
    <w:div w:id="941298999">
      <w:bodyDiv w:val="1"/>
      <w:marLeft w:val="0"/>
      <w:marRight w:val="0"/>
      <w:marTop w:val="0"/>
      <w:marBottom w:val="0"/>
      <w:divBdr>
        <w:top w:val="none" w:sz="0" w:space="0" w:color="auto"/>
        <w:left w:val="none" w:sz="0" w:space="0" w:color="auto"/>
        <w:bottom w:val="none" w:sz="0" w:space="0" w:color="auto"/>
        <w:right w:val="none" w:sz="0" w:space="0" w:color="auto"/>
      </w:divBdr>
    </w:div>
    <w:div w:id="964509578">
      <w:bodyDiv w:val="1"/>
      <w:marLeft w:val="0"/>
      <w:marRight w:val="0"/>
      <w:marTop w:val="0"/>
      <w:marBottom w:val="0"/>
      <w:divBdr>
        <w:top w:val="none" w:sz="0" w:space="0" w:color="auto"/>
        <w:left w:val="none" w:sz="0" w:space="0" w:color="auto"/>
        <w:bottom w:val="none" w:sz="0" w:space="0" w:color="auto"/>
        <w:right w:val="none" w:sz="0" w:space="0" w:color="auto"/>
      </w:divBdr>
    </w:div>
    <w:div w:id="970669126">
      <w:bodyDiv w:val="1"/>
      <w:marLeft w:val="0"/>
      <w:marRight w:val="0"/>
      <w:marTop w:val="0"/>
      <w:marBottom w:val="0"/>
      <w:divBdr>
        <w:top w:val="none" w:sz="0" w:space="0" w:color="auto"/>
        <w:left w:val="none" w:sz="0" w:space="0" w:color="auto"/>
        <w:bottom w:val="none" w:sz="0" w:space="0" w:color="auto"/>
        <w:right w:val="none" w:sz="0" w:space="0" w:color="auto"/>
      </w:divBdr>
      <w:divsChild>
        <w:div w:id="1117525001">
          <w:marLeft w:val="0"/>
          <w:marRight w:val="0"/>
          <w:marTop w:val="0"/>
          <w:marBottom w:val="0"/>
          <w:divBdr>
            <w:top w:val="none" w:sz="0" w:space="0" w:color="auto"/>
            <w:left w:val="none" w:sz="0" w:space="0" w:color="auto"/>
            <w:bottom w:val="none" w:sz="0" w:space="0" w:color="auto"/>
            <w:right w:val="none" w:sz="0" w:space="0" w:color="auto"/>
          </w:divBdr>
        </w:div>
      </w:divsChild>
    </w:div>
    <w:div w:id="973022417">
      <w:bodyDiv w:val="1"/>
      <w:marLeft w:val="0"/>
      <w:marRight w:val="0"/>
      <w:marTop w:val="0"/>
      <w:marBottom w:val="0"/>
      <w:divBdr>
        <w:top w:val="none" w:sz="0" w:space="0" w:color="auto"/>
        <w:left w:val="none" w:sz="0" w:space="0" w:color="auto"/>
        <w:bottom w:val="none" w:sz="0" w:space="0" w:color="auto"/>
        <w:right w:val="none" w:sz="0" w:space="0" w:color="auto"/>
      </w:divBdr>
    </w:div>
    <w:div w:id="989796804">
      <w:bodyDiv w:val="1"/>
      <w:marLeft w:val="0"/>
      <w:marRight w:val="0"/>
      <w:marTop w:val="0"/>
      <w:marBottom w:val="0"/>
      <w:divBdr>
        <w:top w:val="none" w:sz="0" w:space="0" w:color="auto"/>
        <w:left w:val="none" w:sz="0" w:space="0" w:color="auto"/>
        <w:bottom w:val="none" w:sz="0" w:space="0" w:color="auto"/>
        <w:right w:val="none" w:sz="0" w:space="0" w:color="auto"/>
      </w:divBdr>
    </w:div>
    <w:div w:id="991787899">
      <w:bodyDiv w:val="1"/>
      <w:marLeft w:val="0"/>
      <w:marRight w:val="0"/>
      <w:marTop w:val="0"/>
      <w:marBottom w:val="0"/>
      <w:divBdr>
        <w:top w:val="none" w:sz="0" w:space="0" w:color="auto"/>
        <w:left w:val="none" w:sz="0" w:space="0" w:color="auto"/>
        <w:bottom w:val="none" w:sz="0" w:space="0" w:color="auto"/>
        <w:right w:val="none" w:sz="0" w:space="0" w:color="auto"/>
      </w:divBdr>
      <w:divsChild>
        <w:div w:id="147289789">
          <w:marLeft w:val="480"/>
          <w:marRight w:val="0"/>
          <w:marTop w:val="0"/>
          <w:marBottom w:val="0"/>
          <w:divBdr>
            <w:top w:val="none" w:sz="0" w:space="0" w:color="auto"/>
            <w:left w:val="none" w:sz="0" w:space="0" w:color="auto"/>
            <w:bottom w:val="none" w:sz="0" w:space="0" w:color="auto"/>
            <w:right w:val="none" w:sz="0" w:space="0" w:color="auto"/>
          </w:divBdr>
        </w:div>
        <w:div w:id="1687511860">
          <w:marLeft w:val="480"/>
          <w:marRight w:val="0"/>
          <w:marTop w:val="0"/>
          <w:marBottom w:val="0"/>
          <w:divBdr>
            <w:top w:val="none" w:sz="0" w:space="0" w:color="auto"/>
            <w:left w:val="none" w:sz="0" w:space="0" w:color="auto"/>
            <w:bottom w:val="none" w:sz="0" w:space="0" w:color="auto"/>
            <w:right w:val="none" w:sz="0" w:space="0" w:color="auto"/>
          </w:divBdr>
        </w:div>
        <w:div w:id="2048480768">
          <w:marLeft w:val="480"/>
          <w:marRight w:val="0"/>
          <w:marTop w:val="0"/>
          <w:marBottom w:val="0"/>
          <w:divBdr>
            <w:top w:val="none" w:sz="0" w:space="0" w:color="auto"/>
            <w:left w:val="none" w:sz="0" w:space="0" w:color="auto"/>
            <w:bottom w:val="none" w:sz="0" w:space="0" w:color="auto"/>
            <w:right w:val="none" w:sz="0" w:space="0" w:color="auto"/>
          </w:divBdr>
        </w:div>
        <w:div w:id="1510178200">
          <w:marLeft w:val="480"/>
          <w:marRight w:val="0"/>
          <w:marTop w:val="0"/>
          <w:marBottom w:val="0"/>
          <w:divBdr>
            <w:top w:val="none" w:sz="0" w:space="0" w:color="auto"/>
            <w:left w:val="none" w:sz="0" w:space="0" w:color="auto"/>
            <w:bottom w:val="none" w:sz="0" w:space="0" w:color="auto"/>
            <w:right w:val="none" w:sz="0" w:space="0" w:color="auto"/>
          </w:divBdr>
        </w:div>
        <w:div w:id="1264873041">
          <w:marLeft w:val="480"/>
          <w:marRight w:val="0"/>
          <w:marTop w:val="0"/>
          <w:marBottom w:val="0"/>
          <w:divBdr>
            <w:top w:val="none" w:sz="0" w:space="0" w:color="auto"/>
            <w:left w:val="none" w:sz="0" w:space="0" w:color="auto"/>
            <w:bottom w:val="none" w:sz="0" w:space="0" w:color="auto"/>
            <w:right w:val="none" w:sz="0" w:space="0" w:color="auto"/>
          </w:divBdr>
        </w:div>
        <w:div w:id="1221669787">
          <w:marLeft w:val="480"/>
          <w:marRight w:val="0"/>
          <w:marTop w:val="0"/>
          <w:marBottom w:val="0"/>
          <w:divBdr>
            <w:top w:val="none" w:sz="0" w:space="0" w:color="auto"/>
            <w:left w:val="none" w:sz="0" w:space="0" w:color="auto"/>
            <w:bottom w:val="none" w:sz="0" w:space="0" w:color="auto"/>
            <w:right w:val="none" w:sz="0" w:space="0" w:color="auto"/>
          </w:divBdr>
        </w:div>
        <w:div w:id="1293904382">
          <w:marLeft w:val="480"/>
          <w:marRight w:val="0"/>
          <w:marTop w:val="0"/>
          <w:marBottom w:val="0"/>
          <w:divBdr>
            <w:top w:val="none" w:sz="0" w:space="0" w:color="auto"/>
            <w:left w:val="none" w:sz="0" w:space="0" w:color="auto"/>
            <w:bottom w:val="none" w:sz="0" w:space="0" w:color="auto"/>
            <w:right w:val="none" w:sz="0" w:space="0" w:color="auto"/>
          </w:divBdr>
        </w:div>
        <w:div w:id="1769350090">
          <w:marLeft w:val="480"/>
          <w:marRight w:val="0"/>
          <w:marTop w:val="0"/>
          <w:marBottom w:val="0"/>
          <w:divBdr>
            <w:top w:val="none" w:sz="0" w:space="0" w:color="auto"/>
            <w:left w:val="none" w:sz="0" w:space="0" w:color="auto"/>
            <w:bottom w:val="none" w:sz="0" w:space="0" w:color="auto"/>
            <w:right w:val="none" w:sz="0" w:space="0" w:color="auto"/>
          </w:divBdr>
        </w:div>
        <w:div w:id="2108961807">
          <w:marLeft w:val="480"/>
          <w:marRight w:val="0"/>
          <w:marTop w:val="0"/>
          <w:marBottom w:val="0"/>
          <w:divBdr>
            <w:top w:val="none" w:sz="0" w:space="0" w:color="auto"/>
            <w:left w:val="none" w:sz="0" w:space="0" w:color="auto"/>
            <w:bottom w:val="none" w:sz="0" w:space="0" w:color="auto"/>
            <w:right w:val="none" w:sz="0" w:space="0" w:color="auto"/>
          </w:divBdr>
        </w:div>
      </w:divsChild>
    </w:div>
    <w:div w:id="1017150369">
      <w:bodyDiv w:val="1"/>
      <w:marLeft w:val="0"/>
      <w:marRight w:val="0"/>
      <w:marTop w:val="0"/>
      <w:marBottom w:val="0"/>
      <w:divBdr>
        <w:top w:val="none" w:sz="0" w:space="0" w:color="auto"/>
        <w:left w:val="none" w:sz="0" w:space="0" w:color="auto"/>
        <w:bottom w:val="none" w:sz="0" w:space="0" w:color="auto"/>
        <w:right w:val="none" w:sz="0" w:space="0" w:color="auto"/>
      </w:divBdr>
    </w:div>
    <w:div w:id="1023289007">
      <w:bodyDiv w:val="1"/>
      <w:marLeft w:val="0"/>
      <w:marRight w:val="0"/>
      <w:marTop w:val="0"/>
      <w:marBottom w:val="0"/>
      <w:divBdr>
        <w:top w:val="none" w:sz="0" w:space="0" w:color="auto"/>
        <w:left w:val="none" w:sz="0" w:space="0" w:color="auto"/>
        <w:bottom w:val="none" w:sz="0" w:space="0" w:color="auto"/>
        <w:right w:val="none" w:sz="0" w:space="0" w:color="auto"/>
      </w:divBdr>
      <w:divsChild>
        <w:div w:id="1148549670">
          <w:marLeft w:val="0"/>
          <w:marRight w:val="0"/>
          <w:marTop w:val="0"/>
          <w:marBottom w:val="0"/>
          <w:divBdr>
            <w:top w:val="none" w:sz="0" w:space="0" w:color="auto"/>
            <w:left w:val="none" w:sz="0" w:space="0" w:color="auto"/>
            <w:bottom w:val="none" w:sz="0" w:space="0" w:color="auto"/>
            <w:right w:val="none" w:sz="0" w:space="0" w:color="auto"/>
          </w:divBdr>
        </w:div>
      </w:divsChild>
    </w:div>
    <w:div w:id="1027683201">
      <w:bodyDiv w:val="1"/>
      <w:marLeft w:val="0"/>
      <w:marRight w:val="0"/>
      <w:marTop w:val="0"/>
      <w:marBottom w:val="0"/>
      <w:divBdr>
        <w:top w:val="none" w:sz="0" w:space="0" w:color="auto"/>
        <w:left w:val="none" w:sz="0" w:space="0" w:color="auto"/>
        <w:bottom w:val="none" w:sz="0" w:space="0" w:color="auto"/>
        <w:right w:val="none" w:sz="0" w:space="0" w:color="auto"/>
      </w:divBdr>
    </w:div>
    <w:div w:id="1071151911">
      <w:bodyDiv w:val="1"/>
      <w:marLeft w:val="0"/>
      <w:marRight w:val="0"/>
      <w:marTop w:val="0"/>
      <w:marBottom w:val="0"/>
      <w:divBdr>
        <w:top w:val="none" w:sz="0" w:space="0" w:color="auto"/>
        <w:left w:val="none" w:sz="0" w:space="0" w:color="auto"/>
        <w:bottom w:val="none" w:sz="0" w:space="0" w:color="auto"/>
        <w:right w:val="none" w:sz="0" w:space="0" w:color="auto"/>
      </w:divBdr>
      <w:divsChild>
        <w:div w:id="310602379">
          <w:marLeft w:val="480"/>
          <w:marRight w:val="0"/>
          <w:marTop w:val="0"/>
          <w:marBottom w:val="0"/>
          <w:divBdr>
            <w:top w:val="none" w:sz="0" w:space="0" w:color="auto"/>
            <w:left w:val="none" w:sz="0" w:space="0" w:color="auto"/>
            <w:bottom w:val="none" w:sz="0" w:space="0" w:color="auto"/>
            <w:right w:val="none" w:sz="0" w:space="0" w:color="auto"/>
          </w:divBdr>
        </w:div>
        <w:div w:id="2123257069">
          <w:marLeft w:val="480"/>
          <w:marRight w:val="0"/>
          <w:marTop w:val="0"/>
          <w:marBottom w:val="0"/>
          <w:divBdr>
            <w:top w:val="none" w:sz="0" w:space="0" w:color="auto"/>
            <w:left w:val="none" w:sz="0" w:space="0" w:color="auto"/>
            <w:bottom w:val="none" w:sz="0" w:space="0" w:color="auto"/>
            <w:right w:val="none" w:sz="0" w:space="0" w:color="auto"/>
          </w:divBdr>
        </w:div>
        <w:div w:id="866914363">
          <w:marLeft w:val="480"/>
          <w:marRight w:val="0"/>
          <w:marTop w:val="0"/>
          <w:marBottom w:val="0"/>
          <w:divBdr>
            <w:top w:val="none" w:sz="0" w:space="0" w:color="auto"/>
            <w:left w:val="none" w:sz="0" w:space="0" w:color="auto"/>
            <w:bottom w:val="none" w:sz="0" w:space="0" w:color="auto"/>
            <w:right w:val="none" w:sz="0" w:space="0" w:color="auto"/>
          </w:divBdr>
        </w:div>
        <w:div w:id="1029645112">
          <w:marLeft w:val="480"/>
          <w:marRight w:val="0"/>
          <w:marTop w:val="0"/>
          <w:marBottom w:val="0"/>
          <w:divBdr>
            <w:top w:val="none" w:sz="0" w:space="0" w:color="auto"/>
            <w:left w:val="none" w:sz="0" w:space="0" w:color="auto"/>
            <w:bottom w:val="none" w:sz="0" w:space="0" w:color="auto"/>
            <w:right w:val="none" w:sz="0" w:space="0" w:color="auto"/>
          </w:divBdr>
        </w:div>
        <w:div w:id="997224130">
          <w:marLeft w:val="480"/>
          <w:marRight w:val="0"/>
          <w:marTop w:val="0"/>
          <w:marBottom w:val="0"/>
          <w:divBdr>
            <w:top w:val="none" w:sz="0" w:space="0" w:color="auto"/>
            <w:left w:val="none" w:sz="0" w:space="0" w:color="auto"/>
            <w:bottom w:val="none" w:sz="0" w:space="0" w:color="auto"/>
            <w:right w:val="none" w:sz="0" w:space="0" w:color="auto"/>
          </w:divBdr>
        </w:div>
        <w:div w:id="977150910">
          <w:marLeft w:val="480"/>
          <w:marRight w:val="0"/>
          <w:marTop w:val="0"/>
          <w:marBottom w:val="0"/>
          <w:divBdr>
            <w:top w:val="none" w:sz="0" w:space="0" w:color="auto"/>
            <w:left w:val="none" w:sz="0" w:space="0" w:color="auto"/>
            <w:bottom w:val="none" w:sz="0" w:space="0" w:color="auto"/>
            <w:right w:val="none" w:sz="0" w:space="0" w:color="auto"/>
          </w:divBdr>
        </w:div>
        <w:div w:id="1396704775">
          <w:marLeft w:val="480"/>
          <w:marRight w:val="0"/>
          <w:marTop w:val="0"/>
          <w:marBottom w:val="0"/>
          <w:divBdr>
            <w:top w:val="none" w:sz="0" w:space="0" w:color="auto"/>
            <w:left w:val="none" w:sz="0" w:space="0" w:color="auto"/>
            <w:bottom w:val="none" w:sz="0" w:space="0" w:color="auto"/>
            <w:right w:val="none" w:sz="0" w:space="0" w:color="auto"/>
          </w:divBdr>
        </w:div>
        <w:div w:id="1093210650">
          <w:marLeft w:val="480"/>
          <w:marRight w:val="0"/>
          <w:marTop w:val="0"/>
          <w:marBottom w:val="0"/>
          <w:divBdr>
            <w:top w:val="none" w:sz="0" w:space="0" w:color="auto"/>
            <w:left w:val="none" w:sz="0" w:space="0" w:color="auto"/>
            <w:bottom w:val="none" w:sz="0" w:space="0" w:color="auto"/>
            <w:right w:val="none" w:sz="0" w:space="0" w:color="auto"/>
          </w:divBdr>
        </w:div>
        <w:div w:id="194003050">
          <w:marLeft w:val="480"/>
          <w:marRight w:val="0"/>
          <w:marTop w:val="0"/>
          <w:marBottom w:val="0"/>
          <w:divBdr>
            <w:top w:val="none" w:sz="0" w:space="0" w:color="auto"/>
            <w:left w:val="none" w:sz="0" w:space="0" w:color="auto"/>
            <w:bottom w:val="none" w:sz="0" w:space="0" w:color="auto"/>
            <w:right w:val="none" w:sz="0" w:space="0" w:color="auto"/>
          </w:divBdr>
        </w:div>
        <w:div w:id="1341005161">
          <w:marLeft w:val="480"/>
          <w:marRight w:val="0"/>
          <w:marTop w:val="0"/>
          <w:marBottom w:val="0"/>
          <w:divBdr>
            <w:top w:val="none" w:sz="0" w:space="0" w:color="auto"/>
            <w:left w:val="none" w:sz="0" w:space="0" w:color="auto"/>
            <w:bottom w:val="none" w:sz="0" w:space="0" w:color="auto"/>
            <w:right w:val="none" w:sz="0" w:space="0" w:color="auto"/>
          </w:divBdr>
        </w:div>
        <w:div w:id="1756587315">
          <w:marLeft w:val="480"/>
          <w:marRight w:val="0"/>
          <w:marTop w:val="0"/>
          <w:marBottom w:val="0"/>
          <w:divBdr>
            <w:top w:val="none" w:sz="0" w:space="0" w:color="auto"/>
            <w:left w:val="none" w:sz="0" w:space="0" w:color="auto"/>
            <w:bottom w:val="none" w:sz="0" w:space="0" w:color="auto"/>
            <w:right w:val="none" w:sz="0" w:space="0" w:color="auto"/>
          </w:divBdr>
        </w:div>
        <w:div w:id="2130664465">
          <w:marLeft w:val="480"/>
          <w:marRight w:val="0"/>
          <w:marTop w:val="0"/>
          <w:marBottom w:val="0"/>
          <w:divBdr>
            <w:top w:val="none" w:sz="0" w:space="0" w:color="auto"/>
            <w:left w:val="none" w:sz="0" w:space="0" w:color="auto"/>
            <w:bottom w:val="none" w:sz="0" w:space="0" w:color="auto"/>
            <w:right w:val="none" w:sz="0" w:space="0" w:color="auto"/>
          </w:divBdr>
        </w:div>
        <w:div w:id="330791367">
          <w:marLeft w:val="480"/>
          <w:marRight w:val="0"/>
          <w:marTop w:val="0"/>
          <w:marBottom w:val="0"/>
          <w:divBdr>
            <w:top w:val="none" w:sz="0" w:space="0" w:color="auto"/>
            <w:left w:val="none" w:sz="0" w:space="0" w:color="auto"/>
            <w:bottom w:val="none" w:sz="0" w:space="0" w:color="auto"/>
            <w:right w:val="none" w:sz="0" w:space="0" w:color="auto"/>
          </w:divBdr>
        </w:div>
        <w:div w:id="1719015340">
          <w:marLeft w:val="480"/>
          <w:marRight w:val="0"/>
          <w:marTop w:val="0"/>
          <w:marBottom w:val="0"/>
          <w:divBdr>
            <w:top w:val="none" w:sz="0" w:space="0" w:color="auto"/>
            <w:left w:val="none" w:sz="0" w:space="0" w:color="auto"/>
            <w:bottom w:val="none" w:sz="0" w:space="0" w:color="auto"/>
            <w:right w:val="none" w:sz="0" w:space="0" w:color="auto"/>
          </w:divBdr>
        </w:div>
        <w:div w:id="1045056917">
          <w:marLeft w:val="480"/>
          <w:marRight w:val="0"/>
          <w:marTop w:val="0"/>
          <w:marBottom w:val="0"/>
          <w:divBdr>
            <w:top w:val="none" w:sz="0" w:space="0" w:color="auto"/>
            <w:left w:val="none" w:sz="0" w:space="0" w:color="auto"/>
            <w:bottom w:val="none" w:sz="0" w:space="0" w:color="auto"/>
            <w:right w:val="none" w:sz="0" w:space="0" w:color="auto"/>
          </w:divBdr>
        </w:div>
        <w:div w:id="1935702620">
          <w:marLeft w:val="480"/>
          <w:marRight w:val="0"/>
          <w:marTop w:val="0"/>
          <w:marBottom w:val="0"/>
          <w:divBdr>
            <w:top w:val="none" w:sz="0" w:space="0" w:color="auto"/>
            <w:left w:val="none" w:sz="0" w:space="0" w:color="auto"/>
            <w:bottom w:val="none" w:sz="0" w:space="0" w:color="auto"/>
            <w:right w:val="none" w:sz="0" w:space="0" w:color="auto"/>
          </w:divBdr>
        </w:div>
        <w:div w:id="1480993646">
          <w:marLeft w:val="480"/>
          <w:marRight w:val="0"/>
          <w:marTop w:val="0"/>
          <w:marBottom w:val="0"/>
          <w:divBdr>
            <w:top w:val="none" w:sz="0" w:space="0" w:color="auto"/>
            <w:left w:val="none" w:sz="0" w:space="0" w:color="auto"/>
            <w:bottom w:val="none" w:sz="0" w:space="0" w:color="auto"/>
            <w:right w:val="none" w:sz="0" w:space="0" w:color="auto"/>
          </w:divBdr>
        </w:div>
        <w:div w:id="496383081">
          <w:marLeft w:val="480"/>
          <w:marRight w:val="0"/>
          <w:marTop w:val="0"/>
          <w:marBottom w:val="0"/>
          <w:divBdr>
            <w:top w:val="none" w:sz="0" w:space="0" w:color="auto"/>
            <w:left w:val="none" w:sz="0" w:space="0" w:color="auto"/>
            <w:bottom w:val="none" w:sz="0" w:space="0" w:color="auto"/>
            <w:right w:val="none" w:sz="0" w:space="0" w:color="auto"/>
          </w:divBdr>
        </w:div>
        <w:div w:id="1252276418">
          <w:marLeft w:val="480"/>
          <w:marRight w:val="0"/>
          <w:marTop w:val="0"/>
          <w:marBottom w:val="0"/>
          <w:divBdr>
            <w:top w:val="none" w:sz="0" w:space="0" w:color="auto"/>
            <w:left w:val="none" w:sz="0" w:space="0" w:color="auto"/>
            <w:bottom w:val="none" w:sz="0" w:space="0" w:color="auto"/>
            <w:right w:val="none" w:sz="0" w:space="0" w:color="auto"/>
          </w:divBdr>
        </w:div>
        <w:div w:id="155147335">
          <w:marLeft w:val="480"/>
          <w:marRight w:val="0"/>
          <w:marTop w:val="0"/>
          <w:marBottom w:val="0"/>
          <w:divBdr>
            <w:top w:val="none" w:sz="0" w:space="0" w:color="auto"/>
            <w:left w:val="none" w:sz="0" w:space="0" w:color="auto"/>
            <w:bottom w:val="none" w:sz="0" w:space="0" w:color="auto"/>
            <w:right w:val="none" w:sz="0" w:space="0" w:color="auto"/>
          </w:divBdr>
        </w:div>
        <w:div w:id="1092120411">
          <w:marLeft w:val="480"/>
          <w:marRight w:val="0"/>
          <w:marTop w:val="0"/>
          <w:marBottom w:val="0"/>
          <w:divBdr>
            <w:top w:val="none" w:sz="0" w:space="0" w:color="auto"/>
            <w:left w:val="none" w:sz="0" w:space="0" w:color="auto"/>
            <w:bottom w:val="none" w:sz="0" w:space="0" w:color="auto"/>
            <w:right w:val="none" w:sz="0" w:space="0" w:color="auto"/>
          </w:divBdr>
        </w:div>
        <w:div w:id="507408669">
          <w:marLeft w:val="480"/>
          <w:marRight w:val="0"/>
          <w:marTop w:val="0"/>
          <w:marBottom w:val="0"/>
          <w:divBdr>
            <w:top w:val="none" w:sz="0" w:space="0" w:color="auto"/>
            <w:left w:val="none" w:sz="0" w:space="0" w:color="auto"/>
            <w:bottom w:val="none" w:sz="0" w:space="0" w:color="auto"/>
            <w:right w:val="none" w:sz="0" w:space="0" w:color="auto"/>
          </w:divBdr>
        </w:div>
        <w:div w:id="172840157">
          <w:marLeft w:val="480"/>
          <w:marRight w:val="0"/>
          <w:marTop w:val="0"/>
          <w:marBottom w:val="0"/>
          <w:divBdr>
            <w:top w:val="none" w:sz="0" w:space="0" w:color="auto"/>
            <w:left w:val="none" w:sz="0" w:space="0" w:color="auto"/>
            <w:bottom w:val="none" w:sz="0" w:space="0" w:color="auto"/>
            <w:right w:val="none" w:sz="0" w:space="0" w:color="auto"/>
          </w:divBdr>
        </w:div>
      </w:divsChild>
    </w:div>
    <w:div w:id="1073163359">
      <w:bodyDiv w:val="1"/>
      <w:marLeft w:val="0"/>
      <w:marRight w:val="0"/>
      <w:marTop w:val="0"/>
      <w:marBottom w:val="0"/>
      <w:divBdr>
        <w:top w:val="none" w:sz="0" w:space="0" w:color="auto"/>
        <w:left w:val="none" w:sz="0" w:space="0" w:color="auto"/>
        <w:bottom w:val="none" w:sz="0" w:space="0" w:color="auto"/>
        <w:right w:val="none" w:sz="0" w:space="0" w:color="auto"/>
      </w:divBdr>
      <w:divsChild>
        <w:div w:id="1760639559">
          <w:marLeft w:val="480"/>
          <w:marRight w:val="0"/>
          <w:marTop w:val="0"/>
          <w:marBottom w:val="0"/>
          <w:divBdr>
            <w:top w:val="none" w:sz="0" w:space="0" w:color="auto"/>
            <w:left w:val="none" w:sz="0" w:space="0" w:color="auto"/>
            <w:bottom w:val="none" w:sz="0" w:space="0" w:color="auto"/>
            <w:right w:val="none" w:sz="0" w:space="0" w:color="auto"/>
          </w:divBdr>
        </w:div>
        <w:div w:id="1057241058">
          <w:marLeft w:val="480"/>
          <w:marRight w:val="0"/>
          <w:marTop w:val="0"/>
          <w:marBottom w:val="0"/>
          <w:divBdr>
            <w:top w:val="none" w:sz="0" w:space="0" w:color="auto"/>
            <w:left w:val="none" w:sz="0" w:space="0" w:color="auto"/>
            <w:bottom w:val="none" w:sz="0" w:space="0" w:color="auto"/>
            <w:right w:val="none" w:sz="0" w:space="0" w:color="auto"/>
          </w:divBdr>
        </w:div>
        <w:div w:id="1931770927">
          <w:marLeft w:val="480"/>
          <w:marRight w:val="0"/>
          <w:marTop w:val="0"/>
          <w:marBottom w:val="0"/>
          <w:divBdr>
            <w:top w:val="none" w:sz="0" w:space="0" w:color="auto"/>
            <w:left w:val="none" w:sz="0" w:space="0" w:color="auto"/>
            <w:bottom w:val="none" w:sz="0" w:space="0" w:color="auto"/>
            <w:right w:val="none" w:sz="0" w:space="0" w:color="auto"/>
          </w:divBdr>
        </w:div>
        <w:div w:id="1087844163">
          <w:marLeft w:val="480"/>
          <w:marRight w:val="0"/>
          <w:marTop w:val="0"/>
          <w:marBottom w:val="0"/>
          <w:divBdr>
            <w:top w:val="none" w:sz="0" w:space="0" w:color="auto"/>
            <w:left w:val="none" w:sz="0" w:space="0" w:color="auto"/>
            <w:bottom w:val="none" w:sz="0" w:space="0" w:color="auto"/>
            <w:right w:val="none" w:sz="0" w:space="0" w:color="auto"/>
          </w:divBdr>
        </w:div>
        <w:div w:id="1122574445">
          <w:marLeft w:val="480"/>
          <w:marRight w:val="0"/>
          <w:marTop w:val="0"/>
          <w:marBottom w:val="0"/>
          <w:divBdr>
            <w:top w:val="none" w:sz="0" w:space="0" w:color="auto"/>
            <w:left w:val="none" w:sz="0" w:space="0" w:color="auto"/>
            <w:bottom w:val="none" w:sz="0" w:space="0" w:color="auto"/>
            <w:right w:val="none" w:sz="0" w:space="0" w:color="auto"/>
          </w:divBdr>
        </w:div>
        <w:div w:id="221332717">
          <w:marLeft w:val="480"/>
          <w:marRight w:val="0"/>
          <w:marTop w:val="0"/>
          <w:marBottom w:val="0"/>
          <w:divBdr>
            <w:top w:val="none" w:sz="0" w:space="0" w:color="auto"/>
            <w:left w:val="none" w:sz="0" w:space="0" w:color="auto"/>
            <w:bottom w:val="none" w:sz="0" w:space="0" w:color="auto"/>
            <w:right w:val="none" w:sz="0" w:space="0" w:color="auto"/>
          </w:divBdr>
        </w:div>
        <w:div w:id="1147625356">
          <w:marLeft w:val="480"/>
          <w:marRight w:val="0"/>
          <w:marTop w:val="0"/>
          <w:marBottom w:val="0"/>
          <w:divBdr>
            <w:top w:val="none" w:sz="0" w:space="0" w:color="auto"/>
            <w:left w:val="none" w:sz="0" w:space="0" w:color="auto"/>
            <w:bottom w:val="none" w:sz="0" w:space="0" w:color="auto"/>
            <w:right w:val="none" w:sz="0" w:space="0" w:color="auto"/>
          </w:divBdr>
        </w:div>
        <w:div w:id="502823557">
          <w:marLeft w:val="480"/>
          <w:marRight w:val="0"/>
          <w:marTop w:val="0"/>
          <w:marBottom w:val="0"/>
          <w:divBdr>
            <w:top w:val="none" w:sz="0" w:space="0" w:color="auto"/>
            <w:left w:val="none" w:sz="0" w:space="0" w:color="auto"/>
            <w:bottom w:val="none" w:sz="0" w:space="0" w:color="auto"/>
            <w:right w:val="none" w:sz="0" w:space="0" w:color="auto"/>
          </w:divBdr>
        </w:div>
        <w:div w:id="1904412025">
          <w:marLeft w:val="480"/>
          <w:marRight w:val="0"/>
          <w:marTop w:val="0"/>
          <w:marBottom w:val="0"/>
          <w:divBdr>
            <w:top w:val="none" w:sz="0" w:space="0" w:color="auto"/>
            <w:left w:val="none" w:sz="0" w:space="0" w:color="auto"/>
            <w:bottom w:val="none" w:sz="0" w:space="0" w:color="auto"/>
            <w:right w:val="none" w:sz="0" w:space="0" w:color="auto"/>
          </w:divBdr>
        </w:div>
        <w:div w:id="1821650170">
          <w:marLeft w:val="480"/>
          <w:marRight w:val="0"/>
          <w:marTop w:val="0"/>
          <w:marBottom w:val="0"/>
          <w:divBdr>
            <w:top w:val="none" w:sz="0" w:space="0" w:color="auto"/>
            <w:left w:val="none" w:sz="0" w:space="0" w:color="auto"/>
            <w:bottom w:val="none" w:sz="0" w:space="0" w:color="auto"/>
            <w:right w:val="none" w:sz="0" w:space="0" w:color="auto"/>
          </w:divBdr>
        </w:div>
        <w:div w:id="1977224868">
          <w:marLeft w:val="480"/>
          <w:marRight w:val="0"/>
          <w:marTop w:val="0"/>
          <w:marBottom w:val="0"/>
          <w:divBdr>
            <w:top w:val="none" w:sz="0" w:space="0" w:color="auto"/>
            <w:left w:val="none" w:sz="0" w:space="0" w:color="auto"/>
            <w:bottom w:val="none" w:sz="0" w:space="0" w:color="auto"/>
            <w:right w:val="none" w:sz="0" w:space="0" w:color="auto"/>
          </w:divBdr>
        </w:div>
        <w:div w:id="859201598">
          <w:marLeft w:val="480"/>
          <w:marRight w:val="0"/>
          <w:marTop w:val="0"/>
          <w:marBottom w:val="0"/>
          <w:divBdr>
            <w:top w:val="none" w:sz="0" w:space="0" w:color="auto"/>
            <w:left w:val="none" w:sz="0" w:space="0" w:color="auto"/>
            <w:bottom w:val="none" w:sz="0" w:space="0" w:color="auto"/>
            <w:right w:val="none" w:sz="0" w:space="0" w:color="auto"/>
          </w:divBdr>
        </w:div>
        <w:div w:id="1547183493">
          <w:marLeft w:val="480"/>
          <w:marRight w:val="0"/>
          <w:marTop w:val="0"/>
          <w:marBottom w:val="0"/>
          <w:divBdr>
            <w:top w:val="none" w:sz="0" w:space="0" w:color="auto"/>
            <w:left w:val="none" w:sz="0" w:space="0" w:color="auto"/>
            <w:bottom w:val="none" w:sz="0" w:space="0" w:color="auto"/>
            <w:right w:val="none" w:sz="0" w:space="0" w:color="auto"/>
          </w:divBdr>
        </w:div>
        <w:div w:id="1829590974">
          <w:marLeft w:val="480"/>
          <w:marRight w:val="0"/>
          <w:marTop w:val="0"/>
          <w:marBottom w:val="0"/>
          <w:divBdr>
            <w:top w:val="none" w:sz="0" w:space="0" w:color="auto"/>
            <w:left w:val="none" w:sz="0" w:space="0" w:color="auto"/>
            <w:bottom w:val="none" w:sz="0" w:space="0" w:color="auto"/>
            <w:right w:val="none" w:sz="0" w:space="0" w:color="auto"/>
          </w:divBdr>
        </w:div>
        <w:div w:id="1000692439">
          <w:marLeft w:val="480"/>
          <w:marRight w:val="0"/>
          <w:marTop w:val="0"/>
          <w:marBottom w:val="0"/>
          <w:divBdr>
            <w:top w:val="none" w:sz="0" w:space="0" w:color="auto"/>
            <w:left w:val="none" w:sz="0" w:space="0" w:color="auto"/>
            <w:bottom w:val="none" w:sz="0" w:space="0" w:color="auto"/>
            <w:right w:val="none" w:sz="0" w:space="0" w:color="auto"/>
          </w:divBdr>
        </w:div>
        <w:div w:id="2125807949">
          <w:marLeft w:val="480"/>
          <w:marRight w:val="0"/>
          <w:marTop w:val="0"/>
          <w:marBottom w:val="0"/>
          <w:divBdr>
            <w:top w:val="none" w:sz="0" w:space="0" w:color="auto"/>
            <w:left w:val="none" w:sz="0" w:space="0" w:color="auto"/>
            <w:bottom w:val="none" w:sz="0" w:space="0" w:color="auto"/>
            <w:right w:val="none" w:sz="0" w:space="0" w:color="auto"/>
          </w:divBdr>
        </w:div>
        <w:div w:id="836968085">
          <w:marLeft w:val="480"/>
          <w:marRight w:val="0"/>
          <w:marTop w:val="0"/>
          <w:marBottom w:val="0"/>
          <w:divBdr>
            <w:top w:val="none" w:sz="0" w:space="0" w:color="auto"/>
            <w:left w:val="none" w:sz="0" w:space="0" w:color="auto"/>
            <w:bottom w:val="none" w:sz="0" w:space="0" w:color="auto"/>
            <w:right w:val="none" w:sz="0" w:space="0" w:color="auto"/>
          </w:divBdr>
        </w:div>
      </w:divsChild>
    </w:div>
    <w:div w:id="1076589487">
      <w:bodyDiv w:val="1"/>
      <w:marLeft w:val="0"/>
      <w:marRight w:val="0"/>
      <w:marTop w:val="0"/>
      <w:marBottom w:val="0"/>
      <w:divBdr>
        <w:top w:val="none" w:sz="0" w:space="0" w:color="auto"/>
        <w:left w:val="none" w:sz="0" w:space="0" w:color="auto"/>
        <w:bottom w:val="none" w:sz="0" w:space="0" w:color="auto"/>
        <w:right w:val="none" w:sz="0" w:space="0" w:color="auto"/>
      </w:divBdr>
    </w:div>
    <w:div w:id="1091776096">
      <w:bodyDiv w:val="1"/>
      <w:marLeft w:val="0"/>
      <w:marRight w:val="0"/>
      <w:marTop w:val="0"/>
      <w:marBottom w:val="0"/>
      <w:divBdr>
        <w:top w:val="none" w:sz="0" w:space="0" w:color="auto"/>
        <w:left w:val="none" w:sz="0" w:space="0" w:color="auto"/>
        <w:bottom w:val="none" w:sz="0" w:space="0" w:color="auto"/>
        <w:right w:val="none" w:sz="0" w:space="0" w:color="auto"/>
      </w:divBdr>
    </w:div>
    <w:div w:id="1093286985">
      <w:bodyDiv w:val="1"/>
      <w:marLeft w:val="0"/>
      <w:marRight w:val="0"/>
      <w:marTop w:val="0"/>
      <w:marBottom w:val="0"/>
      <w:divBdr>
        <w:top w:val="none" w:sz="0" w:space="0" w:color="auto"/>
        <w:left w:val="none" w:sz="0" w:space="0" w:color="auto"/>
        <w:bottom w:val="none" w:sz="0" w:space="0" w:color="auto"/>
        <w:right w:val="none" w:sz="0" w:space="0" w:color="auto"/>
      </w:divBdr>
    </w:div>
    <w:div w:id="1117405568">
      <w:bodyDiv w:val="1"/>
      <w:marLeft w:val="0"/>
      <w:marRight w:val="0"/>
      <w:marTop w:val="0"/>
      <w:marBottom w:val="0"/>
      <w:divBdr>
        <w:top w:val="none" w:sz="0" w:space="0" w:color="auto"/>
        <w:left w:val="none" w:sz="0" w:space="0" w:color="auto"/>
        <w:bottom w:val="none" w:sz="0" w:space="0" w:color="auto"/>
        <w:right w:val="none" w:sz="0" w:space="0" w:color="auto"/>
      </w:divBdr>
    </w:div>
    <w:div w:id="1122916101">
      <w:bodyDiv w:val="1"/>
      <w:marLeft w:val="0"/>
      <w:marRight w:val="0"/>
      <w:marTop w:val="0"/>
      <w:marBottom w:val="0"/>
      <w:divBdr>
        <w:top w:val="none" w:sz="0" w:space="0" w:color="auto"/>
        <w:left w:val="none" w:sz="0" w:space="0" w:color="auto"/>
        <w:bottom w:val="none" w:sz="0" w:space="0" w:color="auto"/>
        <w:right w:val="none" w:sz="0" w:space="0" w:color="auto"/>
      </w:divBdr>
      <w:divsChild>
        <w:div w:id="1915047484">
          <w:marLeft w:val="480"/>
          <w:marRight w:val="0"/>
          <w:marTop w:val="0"/>
          <w:marBottom w:val="0"/>
          <w:divBdr>
            <w:top w:val="none" w:sz="0" w:space="0" w:color="auto"/>
            <w:left w:val="none" w:sz="0" w:space="0" w:color="auto"/>
            <w:bottom w:val="none" w:sz="0" w:space="0" w:color="auto"/>
            <w:right w:val="none" w:sz="0" w:space="0" w:color="auto"/>
          </w:divBdr>
        </w:div>
        <w:div w:id="1923636391">
          <w:marLeft w:val="480"/>
          <w:marRight w:val="0"/>
          <w:marTop w:val="0"/>
          <w:marBottom w:val="0"/>
          <w:divBdr>
            <w:top w:val="none" w:sz="0" w:space="0" w:color="auto"/>
            <w:left w:val="none" w:sz="0" w:space="0" w:color="auto"/>
            <w:bottom w:val="none" w:sz="0" w:space="0" w:color="auto"/>
            <w:right w:val="none" w:sz="0" w:space="0" w:color="auto"/>
          </w:divBdr>
        </w:div>
        <w:div w:id="295912748">
          <w:marLeft w:val="480"/>
          <w:marRight w:val="0"/>
          <w:marTop w:val="0"/>
          <w:marBottom w:val="0"/>
          <w:divBdr>
            <w:top w:val="none" w:sz="0" w:space="0" w:color="auto"/>
            <w:left w:val="none" w:sz="0" w:space="0" w:color="auto"/>
            <w:bottom w:val="none" w:sz="0" w:space="0" w:color="auto"/>
            <w:right w:val="none" w:sz="0" w:space="0" w:color="auto"/>
          </w:divBdr>
        </w:div>
        <w:div w:id="963802921">
          <w:marLeft w:val="480"/>
          <w:marRight w:val="0"/>
          <w:marTop w:val="0"/>
          <w:marBottom w:val="0"/>
          <w:divBdr>
            <w:top w:val="none" w:sz="0" w:space="0" w:color="auto"/>
            <w:left w:val="none" w:sz="0" w:space="0" w:color="auto"/>
            <w:bottom w:val="none" w:sz="0" w:space="0" w:color="auto"/>
            <w:right w:val="none" w:sz="0" w:space="0" w:color="auto"/>
          </w:divBdr>
        </w:div>
        <w:div w:id="391393559">
          <w:marLeft w:val="480"/>
          <w:marRight w:val="0"/>
          <w:marTop w:val="0"/>
          <w:marBottom w:val="0"/>
          <w:divBdr>
            <w:top w:val="none" w:sz="0" w:space="0" w:color="auto"/>
            <w:left w:val="none" w:sz="0" w:space="0" w:color="auto"/>
            <w:bottom w:val="none" w:sz="0" w:space="0" w:color="auto"/>
            <w:right w:val="none" w:sz="0" w:space="0" w:color="auto"/>
          </w:divBdr>
        </w:div>
      </w:divsChild>
    </w:div>
    <w:div w:id="1128427627">
      <w:bodyDiv w:val="1"/>
      <w:marLeft w:val="0"/>
      <w:marRight w:val="0"/>
      <w:marTop w:val="0"/>
      <w:marBottom w:val="0"/>
      <w:divBdr>
        <w:top w:val="none" w:sz="0" w:space="0" w:color="auto"/>
        <w:left w:val="none" w:sz="0" w:space="0" w:color="auto"/>
        <w:bottom w:val="none" w:sz="0" w:space="0" w:color="auto"/>
        <w:right w:val="none" w:sz="0" w:space="0" w:color="auto"/>
      </w:divBdr>
    </w:div>
    <w:div w:id="1149788118">
      <w:bodyDiv w:val="1"/>
      <w:marLeft w:val="0"/>
      <w:marRight w:val="0"/>
      <w:marTop w:val="0"/>
      <w:marBottom w:val="0"/>
      <w:divBdr>
        <w:top w:val="none" w:sz="0" w:space="0" w:color="auto"/>
        <w:left w:val="none" w:sz="0" w:space="0" w:color="auto"/>
        <w:bottom w:val="none" w:sz="0" w:space="0" w:color="auto"/>
        <w:right w:val="none" w:sz="0" w:space="0" w:color="auto"/>
      </w:divBdr>
    </w:div>
    <w:div w:id="1164972107">
      <w:bodyDiv w:val="1"/>
      <w:marLeft w:val="0"/>
      <w:marRight w:val="0"/>
      <w:marTop w:val="0"/>
      <w:marBottom w:val="0"/>
      <w:divBdr>
        <w:top w:val="none" w:sz="0" w:space="0" w:color="auto"/>
        <w:left w:val="none" w:sz="0" w:space="0" w:color="auto"/>
        <w:bottom w:val="none" w:sz="0" w:space="0" w:color="auto"/>
        <w:right w:val="none" w:sz="0" w:space="0" w:color="auto"/>
      </w:divBdr>
    </w:div>
    <w:div w:id="1180390692">
      <w:bodyDiv w:val="1"/>
      <w:marLeft w:val="0"/>
      <w:marRight w:val="0"/>
      <w:marTop w:val="0"/>
      <w:marBottom w:val="0"/>
      <w:divBdr>
        <w:top w:val="none" w:sz="0" w:space="0" w:color="auto"/>
        <w:left w:val="none" w:sz="0" w:space="0" w:color="auto"/>
        <w:bottom w:val="none" w:sz="0" w:space="0" w:color="auto"/>
        <w:right w:val="none" w:sz="0" w:space="0" w:color="auto"/>
      </w:divBdr>
    </w:div>
    <w:div w:id="1182624588">
      <w:bodyDiv w:val="1"/>
      <w:marLeft w:val="0"/>
      <w:marRight w:val="0"/>
      <w:marTop w:val="0"/>
      <w:marBottom w:val="0"/>
      <w:divBdr>
        <w:top w:val="none" w:sz="0" w:space="0" w:color="auto"/>
        <w:left w:val="none" w:sz="0" w:space="0" w:color="auto"/>
        <w:bottom w:val="none" w:sz="0" w:space="0" w:color="auto"/>
        <w:right w:val="none" w:sz="0" w:space="0" w:color="auto"/>
      </w:divBdr>
    </w:div>
    <w:div w:id="1233155290">
      <w:bodyDiv w:val="1"/>
      <w:marLeft w:val="0"/>
      <w:marRight w:val="0"/>
      <w:marTop w:val="0"/>
      <w:marBottom w:val="0"/>
      <w:divBdr>
        <w:top w:val="none" w:sz="0" w:space="0" w:color="auto"/>
        <w:left w:val="none" w:sz="0" w:space="0" w:color="auto"/>
        <w:bottom w:val="none" w:sz="0" w:space="0" w:color="auto"/>
        <w:right w:val="none" w:sz="0" w:space="0" w:color="auto"/>
      </w:divBdr>
    </w:div>
    <w:div w:id="1235822986">
      <w:bodyDiv w:val="1"/>
      <w:marLeft w:val="0"/>
      <w:marRight w:val="0"/>
      <w:marTop w:val="0"/>
      <w:marBottom w:val="0"/>
      <w:divBdr>
        <w:top w:val="none" w:sz="0" w:space="0" w:color="auto"/>
        <w:left w:val="none" w:sz="0" w:space="0" w:color="auto"/>
        <w:bottom w:val="none" w:sz="0" w:space="0" w:color="auto"/>
        <w:right w:val="none" w:sz="0" w:space="0" w:color="auto"/>
      </w:divBdr>
    </w:div>
    <w:div w:id="1267007841">
      <w:bodyDiv w:val="1"/>
      <w:marLeft w:val="0"/>
      <w:marRight w:val="0"/>
      <w:marTop w:val="0"/>
      <w:marBottom w:val="0"/>
      <w:divBdr>
        <w:top w:val="none" w:sz="0" w:space="0" w:color="auto"/>
        <w:left w:val="none" w:sz="0" w:space="0" w:color="auto"/>
        <w:bottom w:val="none" w:sz="0" w:space="0" w:color="auto"/>
        <w:right w:val="none" w:sz="0" w:space="0" w:color="auto"/>
      </w:divBdr>
      <w:divsChild>
        <w:div w:id="1203327333">
          <w:marLeft w:val="480"/>
          <w:marRight w:val="0"/>
          <w:marTop w:val="0"/>
          <w:marBottom w:val="0"/>
          <w:divBdr>
            <w:top w:val="none" w:sz="0" w:space="0" w:color="auto"/>
            <w:left w:val="none" w:sz="0" w:space="0" w:color="auto"/>
            <w:bottom w:val="none" w:sz="0" w:space="0" w:color="auto"/>
            <w:right w:val="none" w:sz="0" w:space="0" w:color="auto"/>
          </w:divBdr>
        </w:div>
        <w:div w:id="764574193">
          <w:marLeft w:val="480"/>
          <w:marRight w:val="0"/>
          <w:marTop w:val="0"/>
          <w:marBottom w:val="0"/>
          <w:divBdr>
            <w:top w:val="none" w:sz="0" w:space="0" w:color="auto"/>
            <w:left w:val="none" w:sz="0" w:space="0" w:color="auto"/>
            <w:bottom w:val="none" w:sz="0" w:space="0" w:color="auto"/>
            <w:right w:val="none" w:sz="0" w:space="0" w:color="auto"/>
          </w:divBdr>
        </w:div>
        <w:div w:id="819270969">
          <w:marLeft w:val="480"/>
          <w:marRight w:val="0"/>
          <w:marTop w:val="0"/>
          <w:marBottom w:val="0"/>
          <w:divBdr>
            <w:top w:val="none" w:sz="0" w:space="0" w:color="auto"/>
            <w:left w:val="none" w:sz="0" w:space="0" w:color="auto"/>
            <w:bottom w:val="none" w:sz="0" w:space="0" w:color="auto"/>
            <w:right w:val="none" w:sz="0" w:space="0" w:color="auto"/>
          </w:divBdr>
        </w:div>
        <w:div w:id="755709636">
          <w:marLeft w:val="480"/>
          <w:marRight w:val="0"/>
          <w:marTop w:val="0"/>
          <w:marBottom w:val="0"/>
          <w:divBdr>
            <w:top w:val="none" w:sz="0" w:space="0" w:color="auto"/>
            <w:left w:val="none" w:sz="0" w:space="0" w:color="auto"/>
            <w:bottom w:val="none" w:sz="0" w:space="0" w:color="auto"/>
            <w:right w:val="none" w:sz="0" w:space="0" w:color="auto"/>
          </w:divBdr>
        </w:div>
        <w:div w:id="518199935">
          <w:marLeft w:val="480"/>
          <w:marRight w:val="0"/>
          <w:marTop w:val="0"/>
          <w:marBottom w:val="0"/>
          <w:divBdr>
            <w:top w:val="none" w:sz="0" w:space="0" w:color="auto"/>
            <w:left w:val="none" w:sz="0" w:space="0" w:color="auto"/>
            <w:bottom w:val="none" w:sz="0" w:space="0" w:color="auto"/>
            <w:right w:val="none" w:sz="0" w:space="0" w:color="auto"/>
          </w:divBdr>
        </w:div>
        <w:div w:id="2054957108">
          <w:marLeft w:val="480"/>
          <w:marRight w:val="0"/>
          <w:marTop w:val="0"/>
          <w:marBottom w:val="0"/>
          <w:divBdr>
            <w:top w:val="none" w:sz="0" w:space="0" w:color="auto"/>
            <w:left w:val="none" w:sz="0" w:space="0" w:color="auto"/>
            <w:bottom w:val="none" w:sz="0" w:space="0" w:color="auto"/>
            <w:right w:val="none" w:sz="0" w:space="0" w:color="auto"/>
          </w:divBdr>
        </w:div>
        <w:div w:id="1797790532">
          <w:marLeft w:val="480"/>
          <w:marRight w:val="0"/>
          <w:marTop w:val="0"/>
          <w:marBottom w:val="0"/>
          <w:divBdr>
            <w:top w:val="none" w:sz="0" w:space="0" w:color="auto"/>
            <w:left w:val="none" w:sz="0" w:space="0" w:color="auto"/>
            <w:bottom w:val="none" w:sz="0" w:space="0" w:color="auto"/>
            <w:right w:val="none" w:sz="0" w:space="0" w:color="auto"/>
          </w:divBdr>
        </w:div>
        <w:div w:id="86585711">
          <w:marLeft w:val="480"/>
          <w:marRight w:val="0"/>
          <w:marTop w:val="0"/>
          <w:marBottom w:val="0"/>
          <w:divBdr>
            <w:top w:val="none" w:sz="0" w:space="0" w:color="auto"/>
            <w:left w:val="none" w:sz="0" w:space="0" w:color="auto"/>
            <w:bottom w:val="none" w:sz="0" w:space="0" w:color="auto"/>
            <w:right w:val="none" w:sz="0" w:space="0" w:color="auto"/>
          </w:divBdr>
        </w:div>
        <w:div w:id="144011935">
          <w:marLeft w:val="480"/>
          <w:marRight w:val="0"/>
          <w:marTop w:val="0"/>
          <w:marBottom w:val="0"/>
          <w:divBdr>
            <w:top w:val="none" w:sz="0" w:space="0" w:color="auto"/>
            <w:left w:val="none" w:sz="0" w:space="0" w:color="auto"/>
            <w:bottom w:val="none" w:sz="0" w:space="0" w:color="auto"/>
            <w:right w:val="none" w:sz="0" w:space="0" w:color="auto"/>
          </w:divBdr>
        </w:div>
        <w:div w:id="2043439752">
          <w:marLeft w:val="480"/>
          <w:marRight w:val="0"/>
          <w:marTop w:val="0"/>
          <w:marBottom w:val="0"/>
          <w:divBdr>
            <w:top w:val="none" w:sz="0" w:space="0" w:color="auto"/>
            <w:left w:val="none" w:sz="0" w:space="0" w:color="auto"/>
            <w:bottom w:val="none" w:sz="0" w:space="0" w:color="auto"/>
            <w:right w:val="none" w:sz="0" w:space="0" w:color="auto"/>
          </w:divBdr>
        </w:div>
        <w:div w:id="8025810">
          <w:marLeft w:val="480"/>
          <w:marRight w:val="0"/>
          <w:marTop w:val="0"/>
          <w:marBottom w:val="0"/>
          <w:divBdr>
            <w:top w:val="none" w:sz="0" w:space="0" w:color="auto"/>
            <w:left w:val="none" w:sz="0" w:space="0" w:color="auto"/>
            <w:bottom w:val="none" w:sz="0" w:space="0" w:color="auto"/>
            <w:right w:val="none" w:sz="0" w:space="0" w:color="auto"/>
          </w:divBdr>
        </w:div>
        <w:div w:id="10305930">
          <w:marLeft w:val="480"/>
          <w:marRight w:val="0"/>
          <w:marTop w:val="0"/>
          <w:marBottom w:val="0"/>
          <w:divBdr>
            <w:top w:val="none" w:sz="0" w:space="0" w:color="auto"/>
            <w:left w:val="none" w:sz="0" w:space="0" w:color="auto"/>
            <w:bottom w:val="none" w:sz="0" w:space="0" w:color="auto"/>
            <w:right w:val="none" w:sz="0" w:space="0" w:color="auto"/>
          </w:divBdr>
        </w:div>
        <w:div w:id="1940481795">
          <w:marLeft w:val="480"/>
          <w:marRight w:val="0"/>
          <w:marTop w:val="0"/>
          <w:marBottom w:val="0"/>
          <w:divBdr>
            <w:top w:val="none" w:sz="0" w:space="0" w:color="auto"/>
            <w:left w:val="none" w:sz="0" w:space="0" w:color="auto"/>
            <w:bottom w:val="none" w:sz="0" w:space="0" w:color="auto"/>
            <w:right w:val="none" w:sz="0" w:space="0" w:color="auto"/>
          </w:divBdr>
        </w:div>
        <w:div w:id="122234813">
          <w:marLeft w:val="480"/>
          <w:marRight w:val="0"/>
          <w:marTop w:val="0"/>
          <w:marBottom w:val="0"/>
          <w:divBdr>
            <w:top w:val="none" w:sz="0" w:space="0" w:color="auto"/>
            <w:left w:val="none" w:sz="0" w:space="0" w:color="auto"/>
            <w:bottom w:val="none" w:sz="0" w:space="0" w:color="auto"/>
            <w:right w:val="none" w:sz="0" w:space="0" w:color="auto"/>
          </w:divBdr>
        </w:div>
        <w:div w:id="100152844">
          <w:marLeft w:val="480"/>
          <w:marRight w:val="0"/>
          <w:marTop w:val="0"/>
          <w:marBottom w:val="0"/>
          <w:divBdr>
            <w:top w:val="none" w:sz="0" w:space="0" w:color="auto"/>
            <w:left w:val="none" w:sz="0" w:space="0" w:color="auto"/>
            <w:bottom w:val="none" w:sz="0" w:space="0" w:color="auto"/>
            <w:right w:val="none" w:sz="0" w:space="0" w:color="auto"/>
          </w:divBdr>
        </w:div>
        <w:div w:id="2079284348">
          <w:marLeft w:val="480"/>
          <w:marRight w:val="0"/>
          <w:marTop w:val="0"/>
          <w:marBottom w:val="0"/>
          <w:divBdr>
            <w:top w:val="none" w:sz="0" w:space="0" w:color="auto"/>
            <w:left w:val="none" w:sz="0" w:space="0" w:color="auto"/>
            <w:bottom w:val="none" w:sz="0" w:space="0" w:color="auto"/>
            <w:right w:val="none" w:sz="0" w:space="0" w:color="auto"/>
          </w:divBdr>
        </w:div>
        <w:div w:id="423572995">
          <w:marLeft w:val="480"/>
          <w:marRight w:val="0"/>
          <w:marTop w:val="0"/>
          <w:marBottom w:val="0"/>
          <w:divBdr>
            <w:top w:val="none" w:sz="0" w:space="0" w:color="auto"/>
            <w:left w:val="none" w:sz="0" w:space="0" w:color="auto"/>
            <w:bottom w:val="none" w:sz="0" w:space="0" w:color="auto"/>
            <w:right w:val="none" w:sz="0" w:space="0" w:color="auto"/>
          </w:divBdr>
        </w:div>
        <w:div w:id="831484606">
          <w:marLeft w:val="480"/>
          <w:marRight w:val="0"/>
          <w:marTop w:val="0"/>
          <w:marBottom w:val="0"/>
          <w:divBdr>
            <w:top w:val="none" w:sz="0" w:space="0" w:color="auto"/>
            <w:left w:val="none" w:sz="0" w:space="0" w:color="auto"/>
            <w:bottom w:val="none" w:sz="0" w:space="0" w:color="auto"/>
            <w:right w:val="none" w:sz="0" w:space="0" w:color="auto"/>
          </w:divBdr>
        </w:div>
        <w:div w:id="362944555">
          <w:marLeft w:val="480"/>
          <w:marRight w:val="0"/>
          <w:marTop w:val="0"/>
          <w:marBottom w:val="0"/>
          <w:divBdr>
            <w:top w:val="none" w:sz="0" w:space="0" w:color="auto"/>
            <w:left w:val="none" w:sz="0" w:space="0" w:color="auto"/>
            <w:bottom w:val="none" w:sz="0" w:space="0" w:color="auto"/>
            <w:right w:val="none" w:sz="0" w:space="0" w:color="auto"/>
          </w:divBdr>
        </w:div>
      </w:divsChild>
    </w:div>
    <w:div w:id="1277902963">
      <w:bodyDiv w:val="1"/>
      <w:marLeft w:val="0"/>
      <w:marRight w:val="0"/>
      <w:marTop w:val="0"/>
      <w:marBottom w:val="0"/>
      <w:divBdr>
        <w:top w:val="none" w:sz="0" w:space="0" w:color="auto"/>
        <w:left w:val="none" w:sz="0" w:space="0" w:color="auto"/>
        <w:bottom w:val="none" w:sz="0" w:space="0" w:color="auto"/>
        <w:right w:val="none" w:sz="0" w:space="0" w:color="auto"/>
      </w:divBdr>
    </w:div>
    <w:div w:id="1286307212">
      <w:bodyDiv w:val="1"/>
      <w:marLeft w:val="0"/>
      <w:marRight w:val="0"/>
      <w:marTop w:val="0"/>
      <w:marBottom w:val="0"/>
      <w:divBdr>
        <w:top w:val="none" w:sz="0" w:space="0" w:color="auto"/>
        <w:left w:val="none" w:sz="0" w:space="0" w:color="auto"/>
        <w:bottom w:val="none" w:sz="0" w:space="0" w:color="auto"/>
        <w:right w:val="none" w:sz="0" w:space="0" w:color="auto"/>
      </w:divBdr>
    </w:div>
    <w:div w:id="1291739722">
      <w:bodyDiv w:val="1"/>
      <w:marLeft w:val="0"/>
      <w:marRight w:val="0"/>
      <w:marTop w:val="0"/>
      <w:marBottom w:val="0"/>
      <w:divBdr>
        <w:top w:val="none" w:sz="0" w:space="0" w:color="auto"/>
        <w:left w:val="none" w:sz="0" w:space="0" w:color="auto"/>
        <w:bottom w:val="none" w:sz="0" w:space="0" w:color="auto"/>
        <w:right w:val="none" w:sz="0" w:space="0" w:color="auto"/>
      </w:divBdr>
      <w:divsChild>
        <w:div w:id="1309047428">
          <w:marLeft w:val="480"/>
          <w:marRight w:val="0"/>
          <w:marTop w:val="0"/>
          <w:marBottom w:val="0"/>
          <w:divBdr>
            <w:top w:val="none" w:sz="0" w:space="0" w:color="auto"/>
            <w:left w:val="none" w:sz="0" w:space="0" w:color="auto"/>
            <w:bottom w:val="none" w:sz="0" w:space="0" w:color="auto"/>
            <w:right w:val="none" w:sz="0" w:space="0" w:color="auto"/>
          </w:divBdr>
        </w:div>
        <w:div w:id="1089231802">
          <w:marLeft w:val="480"/>
          <w:marRight w:val="0"/>
          <w:marTop w:val="0"/>
          <w:marBottom w:val="0"/>
          <w:divBdr>
            <w:top w:val="none" w:sz="0" w:space="0" w:color="auto"/>
            <w:left w:val="none" w:sz="0" w:space="0" w:color="auto"/>
            <w:bottom w:val="none" w:sz="0" w:space="0" w:color="auto"/>
            <w:right w:val="none" w:sz="0" w:space="0" w:color="auto"/>
          </w:divBdr>
        </w:div>
        <w:div w:id="421487660">
          <w:marLeft w:val="480"/>
          <w:marRight w:val="0"/>
          <w:marTop w:val="0"/>
          <w:marBottom w:val="0"/>
          <w:divBdr>
            <w:top w:val="none" w:sz="0" w:space="0" w:color="auto"/>
            <w:left w:val="none" w:sz="0" w:space="0" w:color="auto"/>
            <w:bottom w:val="none" w:sz="0" w:space="0" w:color="auto"/>
            <w:right w:val="none" w:sz="0" w:space="0" w:color="auto"/>
          </w:divBdr>
        </w:div>
        <w:div w:id="323897945">
          <w:marLeft w:val="480"/>
          <w:marRight w:val="0"/>
          <w:marTop w:val="0"/>
          <w:marBottom w:val="0"/>
          <w:divBdr>
            <w:top w:val="none" w:sz="0" w:space="0" w:color="auto"/>
            <w:left w:val="none" w:sz="0" w:space="0" w:color="auto"/>
            <w:bottom w:val="none" w:sz="0" w:space="0" w:color="auto"/>
            <w:right w:val="none" w:sz="0" w:space="0" w:color="auto"/>
          </w:divBdr>
        </w:div>
        <w:div w:id="1436558946">
          <w:marLeft w:val="480"/>
          <w:marRight w:val="0"/>
          <w:marTop w:val="0"/>
          <w:marBottom w:val="0"/>
          <w:divBdr>
            <w:top w:val="none" w:sz="0" w:space="0" w:color="auto"/>
            <w:left w:val="none" w:sz="0" w:space="0" w:color="auto"/>
            <w:bottom w:val="none" w:sz="0" w:space="0" w:color="auto"/>
            <w:right w:val="none" w:sz="0" w:space="0" w:color="auto"/>
          </w:divBdr>
        </w:div>
        <w:div w:id="2141193254">
          <w:marLeft w:val="480"/>
          <w:marRight w:val="0"/>
          <w:marTop w:val="0"/>
          <w:marBottom w:val="0"/>
          <w:divBdr>
            <w:top w:val="none" w:sz="0" w:space="0" w:color="auto"/>
            <w:left w:val="none" w:sz="0" w:space="0" w:color="auto"/>
            <w:bottom w:val="none" w:sz="0" w:space="0" w:color="auto"/>
            <w:right w:val="none" w:sz="0" w:space="0" w:color="auto"/>
          </w:divBdr>
        </w:div>
        <w:div w:id="1102071230">
          <w:marLeft w:val="480"/>
          <w:marRight w:val="0"/>
          <w:marTop w:val="0"/>
          <w:marBottom w:val="0"/>
          <w:divBdr>
            <w:top w:val="none" w:sz="0" w:space="0" w:color="auto"/>
            <w:left w:val="none" w:sz="0" w:space="0" w:color="auto"/>
            <w:bottom w:val="none" w:sz="0" w:space="0" w:color="auto"/>
            <w:right w:val="none" w:sz="0" w:space="0" w:color="auto"/>
          </w:divBdr>
        </w:div>
        <w:div w:id="568808590">
          <w:marLeft w:val="480"/>
          <w:marRight w:val="0"/>
          <w:marTop w:val="0"/>
          <w:marBottom w:val="0"/>
          <w:divBdr>
            <w:top w:val="none" w:sz="0" w:space="0" w:color="auto"/>
            <w:left w:val="none" w:sz="0" w:space="0" w:color="auto"/>
            <w:bottom w:val="none" w:sz="0" w:space="0" w:color="auto"/>
            <w:right w:val="none" w:sz="0" w:space="0" w:color="auto"/>
          </w:divBdr>
        </w:div>
        <w:div w:id="2040429173">
          <w:marLeft w:val="480"/>
          <w:marRight w:val="0"/>
          <w:marTop w:val="0"/>
          <w:marBottom w:val="0"/>
          <w:divBdr>
            <w:top w:val="none" w:sz="0" w:space="0" w:color="auto"/>
            <w:left w:val="none" w:sz="0" w:space="0" w:color="auto"/>
            <w:bottom w:val="none" w:sz="0" w:space="0" w:color="auto"/>
            <w:right w:val="none" w:sz="0" w:space="0" w:color="auto"/>
          </w:divBdr>
        </w:div>
        <w:div w:id="311761232">
          <w:marLeft w:val="480"/>
          <w:marRight w:val="0"/>
          <w:marTop w:val="0"/>
          <w:marBottom w:val="0"/>
          <w:divBdr>
            <w:top w:val="none" w:sz="0" w:space="0" w:color="auto"/>
            <w:left w:val="none" w:sz="0" w:space="0" w:color="auto"/>
            <w:bottom w:val="none" w:sz="0" w:space="0" w:color="auto"/>
            <w:right w:val="none" w:sz="0" w:space="0" w:color="auto"/>
          </w:divBdr>
        </w:div>
        <w:div w:id="304043374">
          <w:marLeft w:val="480"/>
          <w:marRight w:val="0"/>
          <w:marTop w:val="0"/>
          <w:marBottom w:val="0"/>
          <w:divBdr>
            <w:top w:val="none" w:sz="0" w:space="0" w:color="auto"/>
            <w:left w:val="none" w:sz="0" w:space="0" w:color="auto"/>
            <w:bottom w:val="none" w:sz="0" w:space="0" w:color="auto"/>
            <w:right w:val="none" w:sz="0" w:space="0" w:color="auto"/>
          </w:divBdr>
        </w:div>
        <w:div w:id="1926760072">
          <w:marLeft w:val="480"/>
          <w:marRight w:val="0"/>
          <w:marTop w:val="0"/>
          <w:marBottom w:val="0"/>
          <w:divBdr>
            <w:top w:val="none" w:sz="0" w:space="0" w:color="auto"/>
            <w:left w:val="none" w:sz="0" w:space="0" w:color="auto"/>
            <w:bottom w:val="none" w:sz="0" w:space="0" w:color="auto"/>
            <w:right w:val="none" w:sz="0" w:space="0" w:color="auto"/>
          </w:divBdr>
        </w:div>
        <w:div w:id="329063933">
          <w:marLeft w:val="480"/>
          <w:marRight w:val="0"/>
          <w:marTop w:val="0"/>
          <w:marBottom w:val="0"/>
          <w:divBdr>
            <w:top w:val="none" w:sz="0" w:space="0" w:color="auto"/>
            <w:left w:val="none" w:sz="0" w:space="0" w:color="auto"/>
            <w:bottom w:val="none" w:sz="0" w:space="0" w:color="auto"/>
            <w:right w:val="none" w:sz="0" w:space="0" w:color="auto"/>
          </w:divBdr>
        </w:div>
        <w:div w:id="101071491">
          <w:marLeft w:val="480"/>
          <w:marRight w:val="0"/>
          <w:marTop w:val="0"/>
          <w:marBottom w:val="0"/>
          <w:divBdr>
            <w:top w:val="none" w:sz="0" w:space="0" w:color="auto"/>
            <w:left w:val="none" w:sz="0" w:space="0" w:color="auto"/>
            <w:bottom w:val="none" w:sz="0" w:space="0" w:color="auto"/>
            <w:right w:val="none" w:sz="0" w:space="0" w:color="auto"/>
          </w:divBdr>
        </w:div>
        <w:div w:id="1047677762">
          <w:marLeft w:val="480"/>
          <w:marRight w:val="0"/>
          <w:marTop w:val="0"/>
          <w:marBottom w:val="0"/>
          <w:divBdr>
            <w:top w:val="none" w:sz="0" w:space="0" w:color="auto"/>
            <w:left w:val="none" w:sz="0" w:space="0" w:color="auto"/>
            <w:bottom w:val="none" w:sz="0" w:space="0" w:color="auto"/>
            <w:right w:val="none" w:sz="0" w:space="0" w:color="auto"/>
          </w:divBdr>
        </w:div>
        <w:div w:id="817890573">
          <w:marLeft w:val="480"/>
          <w:marRight w:val="0"/>
          <w:marTop w:val="0"/>
          <w:marBottom w:val="0"/>
          <w:divBdr>
            <w:top w:val="none" w:sz="0" w:space="0" w:color="auto"/>
            <w:left w:val="none" w:sz="0" w:space="0" w:color="auto"/>
            <w:bottom w:val="none" w:sz="0" w:space="0" w:color="auto"/>
            <w:right w:val="none" w:sz="0" w:space="0" w:color="auto"/>
          </w:divBdr>
        </w:div>
        <w:div w:id="1377772290">
          <w:marLeft w:val="480"/>
          <w:marRight w:val="0"/>
          <w:marTop w:val="0"/>
          <w:marBottom w:val="0"/>
          <w:divBdr>
            <w:top w:val="none" w:sz="0" w:space="0" w:color="auto"/>
            <w:left w:val="none" w:sz="0" w:space="0" w:color="auto"/>
            <w:bottom w:val="none" w:sz="0" w:space="0" w:color="auto"/>
            <w:right w:val="none" w:sz="0" w:space="0" w:color="auto"/>
          </w:divBdr>
        </w:div>
        <w:div w:id="194973363">
          <w:marLeft w:val="480"/>
          <w:marRight w:val="0"/>
          <w:marTop w:val="0"/>
          <w:marBottom w:val="0"/>
          <w:divBdr>
            <w:top w:val="none" w:sz="0" w:space="0" w:color="auto"/>
            <w:left w:val="none" w:sz="0" w:space="0" w:color="auto"/>
            <w:bottom w:val="none" w:sz="0" w:space="0" w:color="auto"/>
            <w:right w:val="none" w:sz="0" w:space="0" w:color="auto"/>
          </w:divBdr>
        </w:div>
        <w:div w:id="1999773079">
          <w:marLeft w:val="480"/>
          <w:marRight w:val="0"/>
          <w:marTop w:val="0"/>
          <w:marBottom w:val="0"/>
          <w:divBdr>
            <w:top w:val="none" w:sz="0" w:space="0" w:color="auto"/>
            <w:left w:val="none" w:sz="0" w:space="0" w:color="auto"/>
            <w:bottom w:val="none" w:sz="0" w:space="0" w:color="auto"/>
            <w:right w:val="none" w:sz="0" w:space="0" w:color="auto"/>
          </w:divBdr>
        </w:div>
        <w:div w:id="927078156">
          <w:marLeft w:val="480"/>
          <w:marRight w:val="0"/>
          <w:marTop w:val="0"/>
          <w:marBottom w:val="0"/>
          <w:divBdr>
            <w:top w:val="none" w:sz="0" w:space="0" w:color="auto"/>
            <w:left w:val="none" w:sz="0" w:space="0" w:color="auto"/>
            <w:bottom w:val="none" w:sz="0" w:space="0" w:color="auto"/>
            <w:right w:val="none" w:sz="0" w:space="0" w:color="auto"/>
          </w:divBdr>
        </w:div>
        <w:div w:id="750472863">
          <w:marLeft w:val="480"/>
          <w:marRight w:val="0"/>
          <w:marTop w:val="0"/>
          <w:marBottom w:val="0"/>
          <w:divBdr>
            <w:top w:val="none" w:sz="0" w:space="0" w:color="auto"/>
            <w:left w:val="none" w:sz="0" w:space="0" w:color="auto"/>
            <w:bottom w:val="none" w:sz="0" w:space="0" w:color="auto"/>
            <w:right w:val="none" w:sz="0" w:space="0" w:color="auto"/>
          </w:divBdr>
        </w:div>
        <w:div w:id="1092437890">
          <w:marLeft w:val="480"/>
          <w:marRight w:val="0"/>
          <w:marTop w:val="0"/>
          <w:marBottom w:val="0"/>
          <w:divBdr>
            <w:top w:val="none" w:sz="0" w:space="0" w:color="auto"/>
            <w:left w:val="none" w:sz="0" w:space="0" w:color="auto"/>
            <w:bottom w:val="none" w:sz="0" w:space="0" w:color="auto"/>
            <w:right w:val="none" w:sz="0" w:space="0" w:color="auto"/>
          </w:divBdr>
        </w:div>
        <w:div w:id="1412852158">
          <w:marLeft w:val="480"/>
          <w:marRight w:val="0"/>
          <w:marTop w:val="0"/>
          <w:marBottom w:val="0"/>
          <w:divBdr>
            <w:top w:val="none" w:sz="0" w:space="0" w:color="auto"/>
            <w:left w:val="none" w:sz="0" w:space="0" w:color="auto"/>
            <w:bottom w:val="none" w:sz="0" w:space="0" w:color="auto"/>
            <w:right w:val="none" w:sz="0" w:space="0" w:color="auto"/>
          </w:divBdr>
        </w:div>
      </w:divsChild>
    </w:div>
    <w:div w:id="1292515441">
      <w:bodyDiv w:val="1"/>
      <w:marLeft w:val="0"/>
      <w:marRight w:val="0"/>
      <w:marTop w:val="0"/>
      <w:marBottom w:val="0"/>
      <w:divBdr>
        <w:top w:val="none" w:sz="0" w:space="0" w:color="auto"/>
        <w:left w:val="none" w:sz="0" w:space="0" w:color="auto"/>
        <w:bottom w:val="none" w:sz="0" w:space="0" w:color="auto"/>
        <w:right w:val="none" w:sz="0" w:space="0" w:color="auto"/>
      </w:divBdr>
    </w:div>
    <w:div w:id="1301574748">
      <w:bodyDiv w:val="1"/>
      <w:marLeft w:val="0"/>
      <w:marRight w:val="0"/>
      <w:marTop w:val="0"/>
      <w:marBottom w:val="0"/>
      <w:divBdr>
        <w:top w:val="none" w:sz="0" w:space="0" w:color="auto"/>
        <w:left w:val="none" w:sz="0" w:space="0" w:color="auto"/>
        <w:bottom w:val="none" w:sz="0" w:space="0" w:color="auto"/>
        <w:right w:val="none" w:sz="0" w:space="0" w:color="auto"/>
      </w:divBdr>
    </w:div>
    <w:div w:id="1307852592">
      <w:bodyDiv w:val="1"/>
      <w:marLeft w:val="0"/>
      <w:marRight w:val="0"/>
      <w:marTop w:val="0"/>
      <w:marBottom w:val="0"/>
      <w:divBdr>
        <w:top w:val="none" w:sz="0" w:space="0" w:color="auto"/>
        <w:left w:val="none" w:sz="0" w:space="0" w:color="auto"/>
        <w:bottom w:val="none" w:sz="0" w:space="0" w:color="auto"/>
        <w:right w:val="none" w:sz="0" w:space="0" w:color="auto"/>
      </w:divBdr>
    </w:div>
    <w:div w:id="1324312015">
      <w:bodyDiv w:val="1"/>
      <w:marLeft w:val="0"/>
      <w:marRight w:val="0"/>
      <w:marTop w:val="0"/>
      <w:marBottom w:val="0"/>
      <w:divBdr>
        <w:top w:val="none" w:sz="0" w:space="0" w:color="auto"/>
        <w:left w:val="none" w:sz="0" w:space="0" w:color="auto"/>
        <w:bottom w:val="none" w:sz="0" w:space="0" w:color="auto"/>
        <w:right w:val="none" w:sz="0" w:space="0" w:color="auto"/>
      </w:divBdr>
    </w:div>
    <w:div w:id="1333608620">
      <w:bodyDiv w:val="1"/>
      <w:marLeft w:val="0"/>
      <w:marRight w:val="0"/>
      <w:marTop w:val="0"/>
      <w:marBottom w:val="0"/>
      <w:divBdr>
        <w:top w:val="none" w:sz="0" w:space="0" w:color="auto"/>
        <w:left w:val="none" w:sz="0" w:space="0" w:color="auto"/>
        <w:bottom w:val="none" w:sz="0" w:space="0" w:color="auto"/>
        <w:right w:val="none" w:sz="0" w:space="0" w:color="auto"/>
      </w:divBdr>
    </w:div>
    <w:div w:id="1339194708">
      <w:bodyDiv w:val="1"/>
      <w:marLeft w:val="0"/>
      <w:marRight w:val="0"/>
      <w:marTop w:val="0"/>
      <w:marBottom w:val="0"/>
      <w:divBdr>
        <w:top w:val="none" w:sz="0" w:space="0" w:color="auto"/>
        <w:left w:val="none" w:sz="0" w:space="0" w:color="auto"/>
        <w:bottom w:val="none" w:sz="0" w:space="0" w:color="auto"/>
        <w:right w:val="none" w:sz="0" w:space="0" w:color="auto"/>
      </w:divBdr>
    </w:div>
    <w:div w:id="1342006206">
      <w:bodyDiv w:val="1"/>
      <w:marLeft w:val="0"/>
      <w:marRight w:val="0"/>
      <w:marTop w:val="0"/>
      <w:marBottom w:val="0"/>
      <w:divBdr>
        <w:top w:val="none" w:sz="0" w:space="0" w:color="auto"/>
        <w:left w:val="none" w:sz="0" w:space="0" w:color="auto"/>
        <w:bottom w:val="none" w:sz="0" w:space="0" w:color="auto"/>
        <w:right w:val="none" w:sz="0" w:space="0" w:color="auto"/>
      </w:divBdr>
    </w:div>
    <w:div w:id="1345395995">
      <w:bodyDiv w:val="1"/>
      <w:marLeft w:val="0"/>
      <w:marRight w:val="0"/>
      <w:marTop w:val="0"/>
      <w:marBottom w:val="0"/>
      <w:divBdr>
        <w:top w:val="none" w:sz="0" w:space="0" w:color="auto"/>
        <w:left w:val="none" w:sz="0" w:space="0" w:color="auto"/>
        <w:bottom w:val="none" w:sz="0" w:space="0" w:color="auto"/>
        <w:right w:val="none" w:sz="0" w:space="0" w:color="auto"/>
      </w:divBdr>
    </w:div>
    <w:div w:id="1350644098">
      <w:bodyDiv w:val="1"/>
      <w:marLeft w:val="0"/>
      <w:marRight w:val="0"/>
      <w:marTop w:val="0"/>
      <w:marBottom w:val="0"/>
      <w:divBdr>
        <w:top w:val="none" w:sz="0" w:space="0" w:color="auto"/>
        <w:left w:val="none" w:sz="0" w:space="0" w:color="auto"/>
        <w:bottom w:val="none" w:sz="0" w:space="0" w:color="auto"/>
        <w:right w:val="none" w:sz="0" w:space="0" w:color="auto"/>
      </w:divBdr>
    </w:div>
    <w:div w:id="1355305483">
      <w:bodyDiv w:val="1"/>
      <w:marLeft w:val="0"/>
      <w:marRight w:val="0"/>
      <w:marTop w:val="0"/>
      <w:marBottom w:val="0"/>
      <w:divBdr>
        <w:top w:val="none" w:sz="0" w:space="0" w:color="auto"/>
        <w:left w:val="none" w:sz="0" w:space="0" w:color="auto"/>
        <w:bottom w:val="none" w:sz="0" w:space="0" w:color="auto"/>
        <w:right w:val="none" w:sz="0" w:space="0" w:color="auto"/>
      </w:divBdr>
      <w:divsChild>
        <w:div w:id="277638286">
          <w:marLeft w:val="480"/>
          <w:marRight w:val="0"/>
          <w:marTop w:val="0"/>
          <w:marBottom w:val="0"/>
          <w:divBdr>
            <w:top w:val="none" w:sz="0" w:space="0" w:color="auto"/>
            <w:left w:val="none" w:sz="0" w:space="0" w:color="auto"/>
            <w:bottom w:val="none" w:sz="0" w:space="0" w:color="auto"/>
            <w:right w:val="none" w:sz="0" w:space="0" w:color="auto"/>
          </w:divBdr>
        </w:div>
        <w:div w:id="645933422">
          <w:marLeft w:val="480"/>
          <w:marRight w:val="0"/>
          <w:marTop w:val="0"/>
          <w:marBottom w:val="0"/>
          <w:divBdr>
            <w:top w:val="none" w:sz="0" w:space="0" w:color="auto"/>
            <w:left w:val="none" w:sz="0" w:space="0" w:color="auto"/>
            <w:bottom w:val="none" w:sz="0" w:space="0" w:color="auto"/>
            <w:right w:val="none" w:sz="0" w:space="0" w:color="auto"/>
          </w:divBdr>
        </w:div>
        <w:div w:id="1842576815">
          <w:marLeft w:val="480"/>
          <w:marRight w:val="0"/>
          <w:marTop w:val="0"/>
          <w:marBottom w:val="0"/>
          <w:divBdr>
            <w:top w:val="none" w:sz="0" w:space="0" w:color="auto"/>
            <w:left w:val="none" w:sz="0" w:space="0" w:color="auto"/>
            <w:bottom w:val="none" w:sz="0" w:space="0" w:color="auto"/>
            <w:right w:val="none" w:sz="0" w:space="0" w:color="auto"/>
          </w:divBdr>
        </w:div>
        <w:div w:id="1593127192">
          <w:marLeft w:val="480"/>
          <w:marRight w:val="0"/>
          <w:marTop w:val="0"/>
          <w:marBottom w:val="0"/>
          <w:divBdr>
            <w:top w:val="none" w:sz="0" w:space="0" w:color="auto"/>
            <w:left w:val="none" w:sz="0" w:space="0" w:color="auto"/>
            <w:bottom w:val="none" w:sz="0" w:space="0" w:color="auto"/>
            <w:right w:val="none" w:sz="0" w:space="0" w:color="auto"/>
          </w:divBdr>
        </w:div>
        <w:div w:id="95835381">
          <w:marLeft w:val="480"/>
          <w:marRight w:val="0"/>
          <w:marTop w:val="0"/>
          <w:marBottom w:val="0"/>
          <w:divBdr>
            <w:top w:val="none" w:sz="0" w:space="0" w:color="auto"/>
            <w:left w:val="none" w:sz="0" w:space="0" w:color="auto"/>
            <w:bottom w:val="none" w:sz="0" w:space="0" w:color="auto"/>
            <w:right w:val="none" w:sz="0" w:space="0" w:color="auto"/>
          </w:divBdr>
        </w:div>
        <w:div w:id="1307667368">
          <w:marLeft w:val="480"/>
          <w:marRight w:val="0"/>
          <w:marTop w:val="0"/>
          <w:marBottom w:val="0"/>
          <w:divBdr>
            <w:top w:val="none" w:sz="0" w:space="0" w:color="auto"/>
            <w:left w:val="none" w:sz="0" w:space="0" w:color="auto"/>
            <w:bottom w:val="none" w:sz="0" w:space="0" w:color="auto"/>
            <w:right w:val="none" w:sz="0" w:space="0" w:color="auto"/>
          </w:divBdr>
        </w:div>
        <w:div w:id="1150049999">
          <w:marLeft w:val="480"/>
          <w:marRight w:val="0"/>
          <w:marTop w:val="0"/>
          <w:marBottom w:val="0"/>
          <w:divBdr>
            <w:top w:val="none" w:sz="0" w:space="0" w:color="auto"/>
            <w:left w:val="none" w:sz="0" w:space="0" w:color="auto"/>
            <w:bottom w:val="none" w:sz="0" w:space="0" w:color="auto"/>
            <w:right w:val="none" w:sz="0" w:space="0" w:color="auto"/>
          </w:divBdr>
        </w:div>
        <w:div w:id="1252929646">
          <w:marLeft w:val="480"/>
          <w:marRight w:val="0"/>
          <w:marTop w:val="0"/>
          <w:marBottom w:val="0"/>
          <w:divBdr>
            <w:top w:val="none" w:sz="0" w:space="0" w:color="auto"/>
            <w:left w:val="none" w:sz="0" w:space="0" w:color="auto"/>
            <w:bottom w:val="none" w:sz="0" w:space="0" w:color="auto"/>
            <w:right w:val="none" w:sz="0" w:space="0" w:color="auto"/>
          </w:divBdr>
        </w:div>
        <w:div w:id="125316105">
          <w:marLeft w:val="480"/>
          <w:marRight w:val="0"/>
          <w:marTop w:val="0"/>
          <w:marBottom w:val="0"/>
          <w:divBdr>
            <w:top w:val="none" w:sz="0" w:space="0" w:color="auto"/>
            <w:left w:val="none" w:sz="0" w:space="0" w:color="auto"/>
            <w:bottom w:val="none" w:sz="0" w:space="0" w:color="auto"/>
            <w:right w:val="none" w:sz="0" w:space="0" w:color="auto"/>
          </w:divBdr>
        </w:div>
        <w:div w:id="1935164674">
          <w:marLeft w:val="480"/>
          <w:marRight w:val="0"/>
          <w:marTop w:val="0"/>
          <w:marBottom w:val="0"/>
          <w:divBdr>
            <w:top w:val="none" w:sz="0" w:space="0" w:color="auto"/>
            <w:left w:val="none" w:sz="0" w:space="0" w:color="auto"/>
            <w:bottom w:val="none" w:sz="0" w:space="0" w:color="auto"/>
            <w:right w:val="none" w:sz="0" w:space="0" w:color="auto"/>
          </w:divBdr>
        </w:div>
        <w:div w:id="2041323430">
          <w:marLeft w:val="480"/>
          <w:marRight w:val="0"/>
          <w:marTop w:val="0"/>
          <w:marBottom w:val="0"/>
          <w:divBdr>
            <w:top w:val="none" w:sz="0" w:space="0" w:color="auto"/>
            <w:left w:val="none" w:sz="0" w:space="0" w:color="auto"/>
            <w:bottom w:val="none" w:sz="0" w:space="0" w:color="auto"/>
            <w:right w:val="none" w:sz="0" w:space="0" w:color="auto"/>
          </w:divBdr>
        </w:div>
        <w:div w:id="608859188">
          <w:marLeft w:val="480"/>
          <w:marRight w:val="0"/>
          <w:marTop w:val="0"/>
          <w:marBottom w:val="0"/>
          <w:divBdr>
            <w:top w:val="none" w:sz="0" w:space="0" w:color="auto"/>
            <w:left w:val="none" w:sz="0" w:space="0" w:color="auto"/>
            <w:bottom w:val="none" w:sz="0" w:space="0" w:color="auto"/>
            <w:right w:val="none" w:sz="0" w:space="0" w:color="auto"/>
          </w:divBdr>
        </w:div>
        <w:div w:id="229775826">
          <w:marLeft w:val="480"/>
          <w:marRight w:val="0"/>
          <w:marTop w:val="0"/>
          <w:marBottom w:val="0"/>
          <w:divBdr>
            <w:top w:val="none" w:sz="0" w:space="0" w:color="auto"/>
            <w:left w:val="none" w:sz="0" w:space="0" w:color="auto"/>
            <w:bottom w:val="none" w:sz="0" w:space="0" w:color="auto"/>
            <w:right w:val="none" w:sz="0" w:space="0" w:color="auto"/>
          </w:divBdr>
        </w:div>
        <w:div w:id="388576361">
          <w:marLeft w:val="480"/>
          <w:marRight w:val="0"/>
          <w:marTop w:val="0"/>
          <w:marBottom w:val="0"/>
          <w:divBdr>
            <w:top w:val="none" w:sz="0" w:space="0" w:color="auto"/>
            <w:left w:val="none" w:sz="0" w:space="0" w:color="auto"/>
            <w:bottom w:val="none" w:sz="0" w:space="0" w:color="auto"/>
            <w:right w:val="none" w:sz="0" w:space="0" w:color="auto"/>
          </w:divBdr>
        </w:div>
        <w:div w:id="1166557839">
          <w:marLeft w:val="480"/>
          <w:marRight w:val="0"/>
          <w:marTop w:val="0"/>
          <w:marBottom w:val="0"/>
          <w:divBdr>
            <w:top w:val="none" w:sz="0" w:space="0" w:color="auto"/>
            <w:left w:val="none" w:sz="0" w:space="0" w:color="auto"/>
            <w:bottom w:val="none" w:sz="0" w:space="0" w:color="auto"/>
            <w:right w:val="none" w:sz="0" w:space="0" w:color="auto"/>
          </w:divBdr>
        </w:div>
        <w:div w:id="2111002878">
          <w:marLeft w:val="480"/>
          <w:marRight w:val="0"/>
          <w:marTop w:val="0"/>
          <w:marBottom w:val="0"/>
          <w:divBdr>
            <w:top w:val="none" w:sz="0" w:space="0" w:color="auto"/>
            <w:left w:val="none" w:sz="0" w:space="0" w:color="auto"/>
            <w:bottom w:val="none" w:sz="0" w:space="0" w:color="auto"/>
            <w:right w:val="none" w:sz="0" w:space="0" w:color="auto"/>
          </w:divBdr>
        </w:div>
        <w:div w:id="907351003">
          <w:marLeft w:val="480"/>
          <w:marRight w:val="0"/>
          <w:marTop w:val="0"/>
          <w:marBottom w:val="0"/>
          <w:divBdr>
            <w:top w:val="none" w:sz="0" w:space="0" w:color="auto"/>
            <w:left w:val="none" w:sz="0" w:space="0" w:color="auto"/>
            <w:bottom w:val="none" w:sz="0" w:space="0" w:color="auto"/>
            <w:right w:val="none" w:sz="0" w:space="0" w:color="auto"/>
          </w:divBdr>
        </w:div>
        <w:div w:id="1396856602">
          <w:marLeft w:val="480"/>
          <w:marRight w:val="0"/>
          <w:marTop w:val="0"/>
          <w:marBottom w:val="0"/>
          <w:divBdr>
            <w:top w:val="none" w:sz="0" w:space="0" w:color="auto"/>
            <w:left w:val="none" w:sz="0" w:space="0" w:color="auto"/>
            <w:bottom w:val="none" w:sz="0" w:space="0" w:color="auto"/>
            <w:right w:val="none" w:sz="0" w:space="0" w:color="auto"/>
          </w:divBdr>
        </w:div>
        <w:div w:id="779564991">
          <w:marLeft w:val="480"/>
          <w:marRight w:val="0"/>
          <w:marTop w:val="0"/>
          <w:marBottom w:val="0"/>
          <w:divBdr>
            <w:top w:val="none" w:sz="0" w:space="0" w:color="auto"/>
            <w:left w:val="none" w:sz="0" w:space="0" w:color="auto"/>
            <w:bottom w:val="none" w:sz="0" w:space="0" w:color="auto"/>
            <w:right w:val="none" w:sz="0" w:space="0" w:color="auto"/>
          </w:divBdr>
        </w:div>
        <w:div w:id="828210699">
          <w:marLeft w:val="480"/>
          <w:marRight w:val="0"/>
          <w:marTop w:val="0"/>
          <w:marBottom w:val="0"/>
          <w:divBdr>
            <w:top w:val="none" w:sz="0" w:space="0" w:color="auto"/>
            <w:left w:val="none" w:sz="0" w:space="0" w:color="auto"/>
            <w:bottom w:val="none" w:sz="0" w:space="0" w:color="auto"/>
            <w:right w:val="none" w:sz="0" w:space="0" w:color="auto"/>
          </w:divBdr>
        </w:div>
        <w:div w:id="347952302">
          <w:marLeft w:val="480"/>
          <w:marRight w:val="0"/>
          <w:marTop w:val="0"/>
          <w:marBottom w:val="0"/>
          <w:divBdr>
            <w:top w:val="none" w:sz="0" w:space="0" w:color="auto"/>
            <w:left w:val="none" w:sz="0" w:space="0" w:color="auto"/>
            <w:bottom w:val="none" w:sz="0" w:space="0" w:color="auto"/>
            <w:right w:val="none" w:sz="0" w:space="0" w:color="auto"/>
          </w:divBdr>
        </w:div>
        <w:div w:id="1117529685">
          <w:marLeft w:val="480"/>
          <w:marRight w:val="0"/>
          <w:marTop w:val="0"/>
          <w:marBottom w:val="0"/>
          <w:divBdr>
            <w:top w:val="none" w:sz="0" w:space="0" w:color="auto"/>
            <w:left w:val="none" w:sz="0" w:space="0" w:color="auto"/>
            <w:bottom w:val="none" w:sz="0" w:space="0" w:color="auto"/>
            <w:right w:val="none" w:sz="0" w:space="0" w:color="auto"/>
          </w:divBdr>
        </w:div>
        <w:div w:id="803934383">
          <w:marLeft w:val="480"/>
          <w:marRight w:val="0"/>
          <w:marTop w:val="0"/>
          <w:marBottom w:val="0"/>
          <w:divBdr>
            <w:top w:val="none" w:sz="0" w:space="0" w:color="auto"/>
            <w:left w:val="none" w:sz="0" w:space="0" w:color="auto"/>
            <w:bottom w:val="none" w:sz="0" w:space="0" w:color="auto"/>
            <w:right w:val="none" w:sz="0" w:space="0" w:color="auto"/>
          </w:divBdr>
        </w:div>
        <w:div w:id="81266239">
          <w:marLeft w:val="480"/>
          <w:marRight w:val="0"/>
          <w:marTop w:val="0"/>
          <w:marBottom w:val="0"/>
          <w:divBdr>
            <w:top w:val="none" w:sz="0" w:space="0" w:color="auto"/>
            <w:left w:val="none" w:sz="0" w:space="0" w:color="auto"/>
            <w:bottom w:val="none" w:sz="0" w:space="0" w:color="auto"/>
            <w:right w:val="none" w:sz="0" w:space="0" w:color="auto"/>
          </w:divBdr>
        </w:div>
        <w:div w:id="858278771">
          <w:marLeft w:val="480"/>
          <w:marRight w:val="0"/>
          <w:marTop w:val="0"/>
          <w:marBottom w:val="0"/>
          <w:divBdr>
            <w:top w:val="none" w:sz="0" w:space="0" w:color="auto"/>
            <w:left w:val="none" w:sz="0" w:space="0" w:color="auto"/>
            <w:bottom w:val="none" w:sz="0" w:space="0" w:color="auto"/>
            <w:right w:val="none" w:sz="0" w:space="0" w:color="auto"/>
          </w:divBdr>
        </w:div>
        <w:div w:id="615328302">
          <w:marLeft w:val="480"/>
          <w:marRight w:val="0"/>
          <w:marTop w:val="0"/>
          <w:marBottom w:val="0"/>
          <w:divBdr>
            <w:top w:val="none" w:sz="0" w:space="0" w:color="auto"/>
            <w:left w:val="none" w:sz="0" w:space="0" w:color="auto"/>
            <w:bottom w:val="none" w:sz="0" w:space="0" w:color="auto"/>
            <w:right w:val="none" w:sz="0" w:space="0" w:color="auto"/>
          </w:divBdr>
        </w:div>
        <w:div w:id="837581070">
          <w:marLeft w:val="480"/>
          <w:marRight w:val="0"/>
          <w:marTop w:val="0"/>
          <w:marBottom w:val="0"/>
          <w:divBdr>
            <w:top w:val="none" w:sz="0" w:space="0" w:color="auto"/>
            <w:left w:val="none" w:sz="0" w:space="0" w:color="auto"/>
            <w:bottom w:val="none" w:sz="0" w:space="0" w:color="auto"/>
            <w:right w:val="none" w:sz="0" w:space="0" w:color="auto"/>
          </w:divBdr>
        </w:div>
        <w:div w:id="749501155">
          <w:marLeft w:val="480"/>
          <w:marRight w:val="0"/>
          <w:marTop w:val="0"/>
          <w:marBottom w:val="0"/>
          <w:divBdr>
            <w:top w:val="none" w:sz="0" w:space="0" w:color="auto"/>
            <w:left w:val="none" w:sz="0" w:space="0" w:color="auto"/>
            <w:bottom w:val="none" w:sz="0" w:space="0" w:color="auto"/>
            <w:right w:val="none" w:sz="0" w:space="0" w:color="auto"/>
          </w:divBdr>
        </w:div>
        <w:div w:id="331104102">
          <w:marLeft w:val="480"/>
          <w:marRight w:val="0"/>
          <w:marTop w:val="0"/>
          <w:marBottom w:val="0"/>
          <w:divBdr>
            <w:top w:val="none" w:sz="0" w:space="0" w:color="auto"/>
            <w:left w:val="none" w:sz="0" w:space="0" w:color="auto"/>
            <w:bottom w:val="none" w:sz="0" w:space="0" w:color="auto"/>
            <w:right w:val="none" w:sz="0" w:space="0" w:color="auto"/>
          </w:divBdr>
        </w:div>
      </w:divsChild>
    </w:div>
    <w:div w:id="1360281605">
      <w:bodyDiv w:val="1"/>
      <w:marLeft w:val="0"/>
      <w:marRight w:val="0"/>
      <w:marTop w:val="0"/>
      <w:marBottom w:val="0"/>
      <w:divBdr>
        <w:top w:val="none" w:sz="0" w:space="0" w:color="auto"/>
        <w:left w:val="none" w:sz="0" w:space="0" w:color="auto"/>
        <w:bottom w:val="none" w:sz="0" w:space="0" w:color="auto"/>
        <w:right w:val="none" w:sz="0" w:space="0" w:color="auto"/>
      </w:divBdr>
    </w:div>
    <w:div w:id="1369840078">
      <w:bodyDiv w:val="1"/>
      <w:marLeft w:val="0"/>
      <w:marRight w:val="0"/>
      <w:marTop w:val="0"/>
      <w:marBottom w:val="0"/>
      <w:divBdr>
        <w:top w:val="none" w:sz="0" w:space="0" w:color="auto"/>
        <w:left w:val="none" w:sz="0" w:space="0" w:color="auto"/>
        <w:bottom w:val="none" w:sz="0" w:space="0" w:color="auto"/>
        <w:right w:val="none" w:sz="0" w:space="0" w:color="auto"/>
      </w:divBdr>
    </w:div>
    <w:div w:id="1382093947">
      <w:bodyDiv w:val="1"/>
      <w:marLeft w:val="0"/>
      <w:marRight w:val="0"/>
      <w:marTop w:val="0"/>
      <w:marBottom w:val="0"/>
      <w:divBdr>
        <w:top w:val="none" w:sz="0" w:space="0" w:color="auto"/>
        <w:left w:val="none" w:sz="0" w:space="0" w:color="auto"/>
        <w:bottom w:val="none" w:sz="0" w:space="0" w:color="auto"/>
        <w:right w:val="none" w:sz="0" w:space="0" w:color="auto"/>
      </w:divBdr>
    </w:div>
    <w:div w:id="1382167659">
      <w:bodyDiv w:val="1"/>
      <w:marLeft w:val="0"/>
      <w:marRight w:val="0"/>
      <w:marTop w:val="0"/>
      <w:marBottom w:val="0"/>
      <w:divBdr>
        <w:top w:val="none" w:sz="0" w:space="0" w:color="auto"/>
        <w:left w:val="none" w:sz="0" w:space="0" w:color="auto"/>
        <w:bottom w:val="none" w:sz="0" w:space="0" w:color="auto"/>
        <w:right w:val="none" w:sz="0" w:space="0" w:color="auto"/>
      </w:divBdr>
    </w:div>
    <w:div w:id="1386635050">
      <w:bodyDiv w:val="1"/>
      <w:marLeft w:val="0"/>
      <w:marRight w:val="0"/>
      <w:marTop w:val="0"/>
      <w:marBottom w:val="0"/>
      <w:divBdr>
        <w:top w:val="none" w:sz="0" w:space="0" w:color="auto"/>
        <w:left w:val="none" w:sz="0" w:space="0" w:color="auto"/>
        <w:bottom w:val="none" w:sz="0" w:space="0" w:color="auto"/>
        <w:right w:val="none" w:sz="0" w:space="0" w:color="auto"/>
      </w:divBdr>
    </w:div>
    <w:div w:id="1397430824">
      <w:bodyDiv w:val="1"/>
      <w:marLeft w:val="0"/>
      <w:marRight w:val="0"/>
      <w:marTop w:val="0"/>
      <w:marBottom w:val="0"/>
      <w:divBdr>
        <w:top w:val="none" w:sz="0" w:space="0" w:color="auto"/>
        <w:left w:val="none" w:sz="0" w:space="0" w:color="auto"/>
        <w:bottom w:val="none" w:sz="0" w:space="0" w:color="auto"/>
        <w:right w:val="none" w:sz="0" w:space="0" w:color="auto"/>
      </w:divBdr>
    </w:div>
    <w:div w:id="1407413031">
      <w:bodyDiv w:val="1"/>
      <w:marLeft w:val="0"/>
      <w:marRight w:val="0"/>
      <w:marTop w:val="0"/>
      <w:marBottom w:val="0"/>
      <w:divBdr>
        <w:top w:val="none" w:sz="0" w:space="0" w:color="auto"/>
        <w:left w:val="none" w:sz="0" w:space="0" w:color="auto"/>
        <w:bottom w:val="none" w:sz="0" w:space="0" w:color="auto"/>
        <w:right w:val="none" w:sz="0" w:space="0" w:color="auto"/>
      </w:divBdr>
    </w:div>
    <w:div w:id="1408309567">
      <w:bodyDiv w:val="1"/>
      <w:marLeft w:val="0"/>
      <w:marRight w:val="0"/>
      <w:marTop w:val="0"/>
      <w:marBottom w:val="0"/>
      <w:divBdr>
        <w:top w:val="none" w:sz="0" w:space="0" w:color="auto"/>
        <w:left w:val="none" w:sz="0" w:space="0" w:color="auto"/>
        <w:bottom w:val="none" w:sz="0" w:space="0" w:color="auto"/>
        <w:right w:val="none" w:sz="0" w:space="0" w:color="auto"/>
      </w:divBdr>
      <w:divsChild>
        <w:div w:id="1427266492">
          <w:marLeft w:val="480"/>
          <w:marRight w:val="0"/>
          <w:marTop w:val="0"/>
          <w:marBottom w:val="0"/>
          <w:divBdr>
            <w:top w:val="none" w:sz="0" w:space="0" w:color="auto"/>
            <w:left w:val="none" w:sz="0" w:space="0" w:color="auto"/>
            <w:bottom w:val="none" w:sz="0" w:space="0" w:color="auto"/>
            <w:right w:val="none" w:sz="0" w:space="0" w:color="auto"/>
          </w:divBdr>
        </w:div>
        <w:div w:id="1477335675">
          <w:marLeft w:val="480"/>
          <w:marRight w:val="0"/>
          <w:marTop w:val="0"/>
          <w:marBottom w:val="0"/>
          <w:divBdr>
            <w:top w:val="none" w:sz="0" w:space="0" w:color="auto"/>
            <w:left w:val="none" w:sz="0" w:space="0" w:color="auto"/>
            <w:bottom w:val="none" w:sz="0" w:space="0" w:color="auto"/>
            <w:right w:val="none" w:sz="0" w:space="0" w:color="auto"/>
          </w:divBdr>
        </w:div>
        <w:div w:id="933174577">
          <w:marLeft w:val="480"/>
          <w:marRight w:val="0"/>
          <w:marTop w:val="0"/>
          <w:marBottom w:val="0"/>
          <w:divBdr>
            <w:top w:val="none" w:sz="0" w:space="0" w:color="auto"/>
            <w:left w:val="none" w:sz="0" w:space="0" w:color="auto"/>
            <w:bottom w:val="none" w:sz="0" w:space="0" w:color="auto"/>
            <w:right w:val="none" w:sz="0" w:space="0" w:color="auto"/>
          </w:divBdr>
        </w:div>
        <w:div w:id="26494462">
          <w:marLeft w:val="480"/>
          <w:marRight w:val="0"/>
          <w:marTop w:val="0"/>
          <w:marBottom w:val="0"/>
          <w:divBdr>
            <w:top w:val="none" w:sz="0" w:space="0" w:color="auto"/>
            <w:left w:val="none" w:sz="0" w:space="0" w:color="auto"/>
            <w:bottom w:val="none" w:sz="0" w:space="0" w:color="auto"/>
            <w:right w:val="none" w:sz="0" w:space="0" w:color="auto"/>
          </w:divBdr>
        </w:div>
        <w:div w:id="999889174">
          <w:marLeft w:val="480"/>
          <w:marRight w:val="0"/>
          <w:marTop w:val="0"/>
          <w:marBottom w:val="0"/>
          <w:divBdr>
            <w:top w:val="none" w:sz="0" w:space="0" w:color="auto"/>
            <w:left w:val="none" w:sz="0" w:space="0" w:color="auto"/>
            <w:bottom w:val="none" w:sz="0" w:space="0" w:color="auto"/>
            <w:right w:val="none" w:sz="0" w:space="0" w:color="auto"/>
          </w:divBdr>
        </w:div>
        <w:div w:id="2121341730">
          <w:marLeft w:val="480"/>
          <w:marRight w:val="0"/>
          <w:marTop w:val="0"/>
          <w:marBottom w:val="0"/>
          <w:divBdr>
            <w:top w:val="none" w:sz="0" w:space="0" w:color="auto"/>
            <w:left w:val="none" w:sz="0" w:space="0" w:color="auto"/>
            <w:bottom w:val="none" w:sz="0" w:space="0" w:color="auto"/>
            <w:right w:val="none" w:sz="0" w:space="0" w:color="auto"/>
          </w:divBdr>
        </w:div>
        <w:div w:id="1850558977">
          <w:marLeft w:val="480"/>
          <w:marRight w:val="0"/>
          <w:marTop w:val="0"/>
          <w:marBottom w:val="0"/>
          <w:divBdr>
            <w:top w:val="none" w:sz="0" w:space="0" w:color="auto"/>
            <w:left w:val="none" w:sz="0" w:space="0" w:color="auto"/>
            <w:bottom w:val="none" w:sz="0" w:space="0" w:color="auto"/>
            <w:right w:val="none" w:sz="0" w:space="0" w:color="auto"/>
          </w:divBdr>
        </w:div>
        <w:div w:id="575483571">
          <w:marLeft w:val="480"/>
          <w:marRight w:val="0"/>
          <w:marTop w:val="0"/>
          <w:marBottom w:val="0"/>
          <w:divBdr>
            <w:top w:val="none" w:sz="0" w:space="0" w:color="auto"/>
            <w:left w:val="none" w:sz="0" w:space="0" w:color="auto"/>
            <w:bottom w:val="none" w:sz="0" w:space="0" w:color="auto"/>
            <w:right w:val="none" w:sz="0" w:space="0" w:color="auto"/>
          </w:divBdr>
        </w:div>
        <w:div w:id="204101391">
          <w:marLeft w:val="480"/>
          <w:marRight w:val="0"/>
          <w:marTop w:val="0"/>
          <w:marBottom w:val="0"/>
          <w:divBdr>
            <w:top w:val="none" w:sz="0" w:space="0" w:color="auto"/>
            <w:left w:val="none" w:sz="0" w:space="0" w:color="auto"/>
            <w:bottom w:val="none" w:sz="0" w:space="0" w:color="auto"/>
            <w:right w:val="none" w:sz="0" w:space="0" w:color="auto"/>
          </w:divBdr>
        </w:div>
        <w:div w:id="1953632218">
          <w:marLeft w:val="480"/>
          <w:marRight w:val="0"/>
          <w:marTop w:val="0"/>
          <w:marBottom w:val="0"/>
          <w:divBdr>
            <w:top w:val="none" w:sz="0" w:space="0" w:color="auto"/>
            <w:left w:val="none" w:sz="0" w:space="0" w:color="auto"/>
            <w:bottom w:val="none" w:sz="0" w:space="0" w:color="auto"/>
            <w:right w:val="none" w:sz="0" w:space="0" w:color="auto"/>
          </w:divBdr>
        </w:div>
        <w:div w:id="612782513">
          <w:marLeft w:val="480"/>
          <w:marRight w:val="0"/>
          <w:marTop w:val="0"/>
          <w:marBottom w:val="0"/>
          <w:divBdr>
            <w:top w:val="none" w:sz="0" w:space="0" w:color="auto"/>
            <w:left w:val="none" w:sz="0" w:space="0" w:color="auto"/>
            <w:bottom w:val="none" w:sz="0" w:space="0" w:color="auto"/>
            <w:right w:val="none" w:sz="0" w:space="0" w:color="auto"/>
          </w:divBdr>
        </w:div>
        <w:div w:id="491681098">
          <w:marLeft w:val="480"/>
          <w:marRight w:val="0"/>
          <w:marTop w:val="0"/>
          <w:marBottom w:val="0"/>
          <w:divBdr>
            <w:top w:val="none" w:sz="0" w:space="0" w:color="auto"/>
            <w:left w:val="none" w:sz="0" w:space="0" w:color="auto"/>
            <w:bottom w:val="none" w:sz="0" w:space="0" w:color="auto"/>
            <w:right w:val="none" w:sz="0" w:space="0" w:color="auto"/>
          </w:divBdr>
        </w:div>
        <w:div w:id="1351571004">
          <w:marLeft w:val="480"/>
          <w:marRight w:val="0"/>
          <w:marTop w:val="0"/>
          <w:marBottom w:val="0"/>
          <w:divBdr>
            <w:top w:val="none" w:sz="0" w:space="0" w:color="auto"/>
            <w:left w:val="none" w:sz="0" w:space="0" w:color="auto"/>
            <w:bottom w:val="none" w:sz="0" w:space="0" w:color="auto"/>
            <w:right w:val="none" w:sz="0" w:space="0" w:color="auto"/>
          </w:divBdr>
        </w:div>
        <w:div w:id="1720665385">
          <w:marLeft w:val="480"/>
          <w:marRight w:val="0"/>
          <w:marTop w:val="0"/>
          <w:marBottom w:val="0"/>
          <w:divBdr>
            <w:top w:val="none" w:sz="0" w:space="0" w:color="auto"/>
            <w:left w:val="none" w:sz="0" w:space="0" w:color="auto"/>
            <w:bottom w:val="none" w:sz="0" w:space="0" w:color="auto"/>
            <w:right w:val="none" w:sz="0" w:space="0" w:color="auto"/>
          </w:divBdr>
        </w:div>
        <w:div w:id="1491824029">
          <w:marLeft w:val="480"/>
          <w:marRight w:val="0"/>
          <w:marTop w:val="0"/>
          <w:marBottom w:val="0"/>
          <w:divBdr>
            <w:top w:val="none" w:sz="0" w:space="0" w:color="auto"/>
            <w:left w:val="none" w:sz="0" w:space="0" w:color="auto"/>
            <w:bottom w:val="none" w:sz="0" w:space="0" w:color="auto"/>
            <w:right w:val="none" w:sz="0" w:space="0" w:color="auto"/>
          </w:divBdr>
        </w:div>
      </w:divsChild>
    </w:div>
    <w:div w:id="1436096684">
      <w:bodyDiv w:val="1"/>
      <w:marLeft w:val="0"/>
      <w:marRight w:val="0"/>
      <w:marTop w:val="0"/>
      <w:marBottom w:val="0"/>
      <w:divBdr>
        <w:top w:val="none" w:sz="0" w:space="0" w:color="auto"/>
        <w:left w:val="none" w:sz="0" w:space="0" w:color="auto"/>
        <w:bottom w:val="none" w:sz="0" w:space="0" w:color="auto"/>
        <w:right w:val="none" w:sz="0" w:space="0" w:color="auto"/>
      </w:divBdr>
      <w:divsChild>
        <w:div w:id="2123988785">
          <w:marLeft w:val="480"/>
          <w:marRight w:val="0"/>
          <w:marTop w:val="0"/>
          <w:marBottom w:val="0"/>
          <w:divBdr>
            <w:top w:val="none" w:sz="0" w:space="0" w:color="auto"/>
            <w:left w:val="none" w:sz="0" w:space="0" w:color="auto"/>
            <w:bottom w:val="none" w:sz="0" w:space="0" w:color="auto"/>
            <w:right w:val="none" w:sz="0" w:space="0" w:color="auto"/>
          </w:divBdr>
        </w:div>
        <w:div w:id="738593872">
          <w:marLeft w:val="480"/>
          <w:marRight w:val="0"/>
          <w:marTop w:val="0"/>
          <w:marBottom w:val="0"/>
          <w:divBdr>
            <w:top w:val="none" w:sz="0" w:space="0" w:color="auto"/>
            <w:left w:val="none" w:sz="0" w:space="0" w:color="auto"/>
            <w:bottom w:val="none" w:sz="0" w:space="0" w:color="auto"/>
            <w:right w:val="none" w:sz="0" w:space="0" w:color="auto"/>
          </w:divBdr>
        </w:div>
        <w:div w:id="1745446417">
          <w:marLeft w:val="480"/>
          <w:marRight w:val="0"/>
          <w:marTop w:val="0"/>
          <w:marBottom w:val="0"/>
          <w:divBdr>
            <w:top w:val="none" w:sz="0" w:space="0" w:color="auto"/>
            <w:left w:val="none" w:sz="0" w:space="0" w:color="auto"/>
            <w:bottom w:val="none" w:sz="0" w:space="0" w:color="auto"/>
            <w:right w:val="none" w:sz="0" w:space="0" w:color="auto"/>
          </w:divBdr>
        </w:div>
        <w:div w:id="981235801">
          <w:marLeft w:val="480"/>
          <w:marRight w:val="0"/>
          <w:marTop w:val="0"/>
          <w:marBottom w:val="0"/>
          <w:divBdr>
            <w:top w:val="none" w:sz="0" w:space="0" w:color="auto"/>
            <w:left w:val="none" w:sz="0" w:space="0" w:color="auto"/>
            <w:bottom w:val="none" w:sz="0" w:space="0" w:color="auto"/>
            <w:right w:val="none" w:sz="0" w:space="0" w:color="auto"/>
          </w:divBdr>
        </w:div>
        <w:div w:id="387385831">
          <w:marLeft w:val="480"/>
          <w:marRight w:val="0"/>
          <w:marTop w:val="0"/>
          <w:marBottom w:val="0"/>
          <w:divBdr>
            <w:top w:val="none" w:sz="0" w:space="0" w:color="auto"/>
            <w:left w:val="none" w:sz="0" w:space="0" w:color="auto"/>
            <w:bottom w:val="none" w:sz="0" w:space="0" w:color="auto"/>
            <w:right w:val="none" w:sz="0" w:space="0" w:color="auto"/>
          </w:divBdr>
        </w:div>
        <w:div w:id="1929195534">
          <w:marLeft w:val="480"/>
          <w:marRight w:val="0"/>
          <w:marTop w:val="0"/>
          <w:marBottom w:val="0"/>
          <w:divBdr>
            <w:top w:val="none" w:sz="0" w:space="0" w:color="auto"/>
            <w:left w:val="none" w:sz="0" w:space="0" w:color="auto"/>
            <w:bottom w:val="none" w:sz="0" w:space="0" w:color="auto"/>
            <w:right w:val="none" w:sz="0" w:space="0" w:color="auto"/>
          </w:divBdr>
        </w:div>
        <w:div w:id="659046299">
          <w:marLeft w:val="480"/>
          <w:marRight w:val="0"/>
          <w:marTop w:val="0"/>
          <w:marBottom w:val="0"/>
          <w:divBdr>
            <w:top w:val="none" w:sz="0" w:space="0" w:color="auto"/>
            <w:left w:val="none" w:sz="0" w:space="0" w:color="auto"/>
            <w:bottom w:val="none" w:sz="0" w:space="0" w:color="auto"/>
            <w:right w:val="none" w:sz="0" w:space="0" w:color="auto"/>
          </w:divBdr>
        </w:div>
        <w:div w:id="1141264757">
          <w:marLeft w:val="480"/>
          <w:marRight w:val="0"/>
          <w:marTop w:val="0"/>
          <w:marBottom w:val="0"/>
          <w:divBdr>
            <w:top w:val="none" w:sz="0" w:space="0" w:color="auto"/>
            <w:left w:val="none" w:sz="0" w:space="0" w:color="auto"/>
            <w:bottom w:val="none" w:sz="0" w:space="0" w:color="auto"/>
            <w:right w:val="none" w:sz="0" w:space="0" w:color="auto"/>
          </w:divBdr>
        </w:div>
        <w:div w:id="612975156">
          <w:marLeft w:val="480"/>
          <w:marRight w:val="0"/>
          <w:marTop w:val="0"/>
          <w:marBottom w:val="0"/>
          <w:divBdr>
            <w:top w:val="none" w:sz="0" w:space="0" w:color="auto"/>
            <w:left w:val="none" w:sz="0" w:space="0" w:color="auto"/>
            <w:bottom w:val="none" w:sz="0" w:space="0" w:color="auto"/>
            <w:right w:val="none" w:sz="0" w:space="0" w:color="auto"/>
          </w:divBdr>
        </w:div>
        <w:div w:id="1857117028">
          <w:marLeft w:val="480"/>
          <w:marRight w:val="0"/>
          <w:marTop w:val="0"/>
          <w:marBottom w:val="0"/>
          <w:divBdr>
            <w:top w:val="none" w:sz="0" w:space="0" w:color="auto"/>
            <w:left w:val="none" w:sz="0" w:space="0" w:color="auto"/>
            <w:bottom w:val="none" w:sz="0" w:space="0" w:color="auto"/>
            <w:right w:val="none" w:sz="0" w:space="0" w:color="auto"/>
          </w:divBdr>
        </w:div>
        <w:div w:id="1090082773">
          <w:marLeft w:val="480"/>
          <w:marRight w:val="0"/>
          <w:marTop w:val="0"/>
          <w:marBottom w:val="0"/>
          <w:divBdr>
            <w:top w:val="none" w:sz="0" w:space="0" w:color="auto"/>
            <w:left w:val="none" w:sz="0" w:space="0" w:color="auto"/>
            <w:bottom w:val="none" w:sz="0" w:space="0" w:color="auto"/>
            <w:right w:val="none" w:sz="0" w:space="0" w:color="auto"/>
          </w:divBdr>
        </w:div>
        <w:div w:id="588268339">
          <w:marLeft w:val="480"/>
          <w:marRight w:val="0"/>
          <w:marTop w:val="0"/>
          <w:marBottom w:val="0"/>
          <w:divBdr>
            <w:top w:val="none" w:sz="0" w:space="0" w:color="auto"/>
            <w:left w:val="none" w:sz="0" w:space="0" w:color="auto"/>
            <w:bottom w:val="none" w:sz="0" w:space="0" w:color="auto"/>
            <w:right w:val="none" w:sz="0" w:space="0" w:color="auto"/>
          </w:divBdr>
        </w:div>
        <w:div w:id="627704076">
          <w:marLeft w:val="480"/>
          <w:marRight w:val="0"/>
          <w:marTop w:val="0"/>
          <w:marBottom w:val="0"/>
          <w:divBdr>
            <w:top w:val="none" w:sz="0" w:space="0" w:color="auto"/>
            <w:left w:val="none" w:sz="0" w:space="0" w:color="auto"/>
            <w:bottom w:val="none" w:sz="0" w:space="0" w:color="auto"/>
            <w:right w:val="none" w:sz="0" w:space="0" w:color="auto"/>
          </w:divBdr>
        </w:div>
        <w:div w:id="1116095508">
          <w:marLeft w:val="480"/>
          <w:marRight w:val="0"/>
          <w:marTop w:val="0"/>
          <w:marBottom w:val="0"/>
          <w:divBdr>
            <w:top w:val="none" w:sz="0" w:space="0" w:color="auto"/>
            <w:left w:val="none" w:sz="0" w:space="0" w:color="auto"/>
            <w:bottom w:val="none" w:sz="0" w:space="0" w:color="auto"/>
            <w:right w:val="none" w:sz="0" w:space="0" w:color="auto"/>
          </w:divBdr>
        </w:div>
        <w:div w:id="1528327604">
          <w:marLeft w:val="480"/>
          <w:marRight w:val="0"/>
          <w:marTop w:val="0"/>
          <w:marBottom w:val="0"/>
          <w:divBdr>
            <w:top w:val="none" w:sz="0" w:space="0" w:color="auto"/>
            <w:left w:val="none" w:sz="0" w:space="0" w:color="auto"/>
            <w:bottom w:val="none" w:sz="0" w:space="0" w:color="auto"/>
            <w:right w:val="none" w:sz="0" w:space="0" w:color="auto"/>
          </w:divBdr>
        </w:div>
        <w:div w:id="1293630858">
          <w:marLeft w:val="480"/>
          <w:marRight w:val="0"/>
          <w:marTop w:val="0"/>
          <w:marBottom w:val="0"/>
          <w:divBdr>
            <w:top w:val="none" w:sz="0" w:space="0" w:color="auto"/>
            <w:left w:val="none" w:sz="0" w:space="0" w:color="auto"/>
            <w:bottom w:val="none" w:sz="0" w:space="0" w:color="auto"/>
            <w:right w:val="none" w:sz="0" w:space="0" w:color="auto"/>
          </w:divBdr>
        </w:div>
        <w:div w:id="1906061335">
          <w:marLeft w:val="480"/>
          <w:marRight w:val="0"/>
          <w:marTop w:val="0"/>
          <w:marBottom w:val="0"/>
          <w:divBdr>
            <w:top w:val="none" w:sz="0" w:space="0" w:color="auto"/>
            <w:left w:val="none" w:sz="0" w:space="0" w:color="auto"/>
            <w:bottom w:val="none" w:sz="0" w:space="0" w:color="auto"/>
            <w:right w:val="none" w:sz="0" w:space="0" w:color="auto"/>
          </w:divBdr>
        </w:div>
        <w:div w:id="1903104058">
          <w:marLeft w:val="480"/>
          <w:marRight w:val="0"/>
          <w:marTop w:val="0"/>
          <w:marBottom w:val="0"/>
          <w:divBdr>
            <w:top w:val="none" w:sz="0" w:space="0" w:color="auto"/>
            <w:left w:val="none" w:sz="0" w:space="0" w:color="auto"/>
            <w:bottom w:val="none" w:sz="0" w:space="0" w:color="auto"/>
            <w:right w:val="none" w:sz="0" w:space="0" w:color="auto"/>
          </w:divBdr>
        </w:div>
        <w:div w:id="82997497">
          <w:marLeft w:val="480"/>
          <w:marRight w:val="0"/>
          <w:marTop w:val="0"/>
          <w:marBottom w:val="0"/>
          <w:divBdr>
            <w:top w:val="none" w:sz="0" w:space="0" w:color="auto"/>
            <w:left w:val="none" w:sz="0" w:space="0" w:color="auto"/>
            <w:bottom w:val="none" w:sz="0" w:space="0" w:color="auto"/>
            <w:right w:val="none" w:sz="0" w:space="0" w:color="auto"/>
          </w:divBdr>
        </w:div>
        <w:div w:id="521357675">
          <w:marLeft w:val="480"/>
          <w:marRight w:val="0"/>
          <w:marTop w:val="0"/>
          <w:marBottom w:val="0"/>
          <w:divBdr>
            <w:top w:val="none" w:sz="0" w:space="0" w:color="auto"/>
            <w:left w:val="none" w:sz="0" w:space="0" w:color="auto"/>
            <w:bottom w:val="none" w:sz="0" w:space="0" w:color="auto"/>
            <w:right w:val="none" w:sz="0" w:space="0" w:color="auto"/>
          </w:divBdr>
        </w:div>
        <w:div w:id="814377154">
          <w:marLeft w:val="480"/>
          <w:marRight w:val="0"/>
          <w:marTop w:val="0"/>
          <w:marBottom w:val="0"/>
          <w:divBdr>
            <w:top w:val="none" w:sz="0" w:space="0" w:color="auto"/>
            <w:left w:val="none" w:sz="0" w:space="0" w:color="auto"/>
            <w:bottom w:val="none" w:sz="0" w:space="0" w:color="auto"/>
            <w:right w:val="none" w:sz="0" w:space="0" w:color="auto"/>
          </w:divBdr>
        </w:div>
        <w:div w:id="2072465340">
          <w:marLeft w:val="480"/>
          <w:marRight w:val="0"/>
          <w:marTop w:val="0"/>
          <w:marBottom w:val="0"/>
          <w:divBdr>
            <w:top w:val="none" w:sz="0" w:space="0" w:color="auto"/>
            <w:left w:val="none" w:sz="0" w:space="0" w:color="auto"/>
            <w:bottom w:val="none" w:sz="0" w:space="0" w:color="auto"/>
            <w:right w:val="none" w:sz="0" w:space="0" w:color="auto"/>
          </w:divBdr>
        </w:div>
        <w:div w:id="66651851">
          <w:marLeft w:val="480"/>
          <w:marRight w:val="0"/>
          <w:marTop w:val="0"/>
          <w:marBottom w:val="0"/>
          <w:divBdr>
            <w:top w:val="none" w:sz="0" w:space="0" w:color="auto"/>
            <w:left w:val="none" w:sz="0" w:space="0" w:color="auto"/>
            <w:bottom w:val="none" w:sz="0" w:space="0" w:color="auto"/>
            <w:right w:val="none" w:sz="0" w:space="0" w:color="auto"/>
          </w:divBdr>
        </w:div>
        <w:div w:id="446659975">
          <w:marLeft w:val="480"/>
          <w:marRight w:val="0"/>
          <w:marTop w:val="0"/>
          <w:marBottom w:val="0"/>
          <w:divBdr>
            <w:top w:val="none" w:sz="0" w:space="0" w:color="auto"/>
            <w:left w:val="none" w:sz="0" w:space="0" w:color="auto"/>
            <w:bottom w:val="none" w:sz="0" w:space="0" w:color="auto"/>
            <w:right w:val="none" w:sz="0" w:space="0" w:color="auto"/>
          </w:divBdr>
        </w:div>
        <w:div w:id="1518999162">
          <w:marLeft w:val="480"/>
          <w:marRight w:val="0"/>
          <w:marTop w:val="0"/>
          <w:marBottom w:val="0"/>
          <w:divBdr>
            <w:top w:val="none" w:sz="0" w:space="0" w:color="auto"/>
            <w:left w:val="none" w:sz="0" w:space="0" w:color="auto"/>
            <w:bottom w:val="none" w:sz="0" w:space="0" w:color="auto"/>
            <w:right w:val="none" w:sz="0" w:space="0" w:color="auto"/>
          </w:divBdr>
        </w:div>
        <w:div w:id="1499807867">
          <w:marLeft w:val="480"/>
          <w:marRight w:val="0"/>
          <w:marTop w:val="0"/>
          <w:marBottom w:val="0"/>
          <w:divBdr>
            <w:top w:val="none" w:sz="0" w:space="0" w:color="auto"/>
            <w:left w:val="none" w:sz="0" w:space="0" w:color="auto"/>
            <w:bottom w:val="none" w:sz="0" w:space="0" w:color="auto"/>
            <w:right w:val="none" w:sz="0" w:space="0" w:color="auto"/>
          </w:divBdr>
        </w:div>
        <w:div w:id="1502499668">
          <w:marLeft w:val="480"/>
          <w:marRight w:val="0"/>
          <w:marTop w:val="0"/>
          <w:marBottom w:val="0"/>
          <w:divBdr>
            <w:top w:val="none" w:sz="0" w:space="0" w:color="auto"/>
            <w:left w:val="none" w:sz="0" w:space="0" w:color="auto"/>
            <w:bottom w:val="none" w:sz="0" w:space="0" w:color="auto"/>
            <w:right w:val="none" w:sz="0" w:space="0" w:color="auto"/>
          </w:divBdr>
        </w:div>
        <w:div w:id="1621642060">
          <w:marLeft w:val="480"/>
          <w:marRight w:val="0"/>
          <w:marTop w:val="0"/>
          <w:marBottom w:val="0"/>
          <w:divBdr>
            <w:top w:val="none" w:sz="0" w:space="0" w:color="auto"/>
            <w:left w:val="none" w:sz="0" w:space="0" w:color="auto"/>
            <w:bottom w:val="none" w:sz="0" w:space="0" w:color="auto"/>
            <w:right w:val="none" w:sz="0" w:space="0" w:color="auto"/>
          </w:divBdr>
        </w:div>
        <w:div w:id="1270775418">
          <w:marLeft w:val="480"/>
          <w:marRight w:val="0"/>
          <w:marTop w:val="0"/>
          <w:marBottom w:val="0"/>
          <w:divBdr>
            <w:top w:val="none" w:sz="0" w:space="0" w:color="auto"/>
            <w:left w:val="none" w:sz="0" w:space="0" w:color="auto"/>
            <w:bottom w:val="none" w:sz="0" w:space="0" w:color="auto"/>
            <w:right w:val="none" w:sz="0" w:space="0" w:color="auto"/>
          </w:divBdr>
        </w:div>
        <w:div w:id="740444782">
          <w:marLeft w:val="480"/>
          <w:marRight w:val="0"/>
          <w:marTop w:val="0"/>
          <w:marBottom w:val="0"/>
          <w:divBdr>
            <w:top w:val="none" w:sz="0" w:space="0" w:color="auto"/>
            <w:left w:val="none" w:sz="0" w:space="0" w:color="auto"/>
            <w:bottom w:val="none" w:sz="0" w:space="0" w:color="auto"/>
            <w:right w:val="none" w:sz="0" w:space="0" w:color="auto"/>
          </w:divBdr>
        </w:div>
        <w:div w:id="200165467">
          <w:marLeft w:val="480"/>
          <w:marRight w:val="0"/>
          <w:marTop w:val="0"/>
          <w:marBottom w:val="0"/>
          <w:divBdr>
            <w:top w:val="none" w:sz="0" w:space="0" w:color="auto"/>
            <w:left w:val="none" w:sz="0" w:space="0" w:color="auto"/>
            <w:bottom w:val="none" w:sz="0" w:space="0" w:color="auto"/>
            <w:right w:val="none" w:sz="0" w:space="0" w:color="auto"/>
          </w:divBdr>
        </w:div>
      </w:divsChild>
    </w:div>
    <w:div w:id="1441219789">
      <w:bodyDiv w:val="1"/>
      <w:marLeft w:val="0"/>
      <w:marRight w:val="0"/>
      <w:marTop w:val="0"/>
      <w:marBottom w:val="0"/>
      <w:divBdr>
        <w:top w:val="none" w:sz="0" w:space="0" w:color="auto"/>
        <w:left w:val="none" w:sz="0" w:space="0" w:color="auto"/>
        <w:bottom w:val="none" w:sz="0" w:space="0" w:color="auto"/>
        <w:right w:val="none" w:sz="0" w:space="0" w:color="auto"/>
      </w:divBdr>
      <w:divsChild>
        <w:div w:id="1036471062">
          <w:marLeft w:val="480"/>
          <w:marRight w:val="0"/>
          <w:marTop w:val="0"/>
          <w:marBottom w:val="0"/>
          <w:divBdr>
            <w:top w:val="none" w:sz="0" w:space="0" w:color="auto"/>
            <w:left w:val="none" w:sz="0" w:space="0" w:color="auto"/>
            <w:bottom w:val="none" w:sz="0" w:space="0" w:color="auto"/>
            <w:right w:val="none" w:sz="0" w:space="0" w:color="auto"/>
          </w:divBdr>
        </w:div>
        <w:div w:id="862744050">
          <w:marLeft w:val="480"/>
          <w:marRight w:val="0"/>
          <w:marTop w:val="0"/>
          <w:marBottom w:val="0"/>
          <w:divBdr>
            <w:top w:val="none" w:sz="0" w:space="0" w:color="auto"/>
            <w:left w:val="none" w:sz="0" w:space="0" w:color="auto"/>
            <w:bottom w:val="none" w:sz="0" w:space="0" w:color="auto"/>
            <w:right w:val="none" w:sz="0" w:space="0" w:color="auto"/>
          </w:divBdr>
        </w:div>
        <w:div w:id="2038003394">
          <w:marLeft w:val="480"/>
          <w:marRight w:val="0"/>
          <w:marTop w:val="0"/>
          <w:marBottom w:val="0"/>
          <w:divBdr>
            <w:top w:val="none" w:sz="0" w:space="0" w:color="auto"/>
            <w:left w:val="none" w:sz="0" w:space="0" w:color="auto"/>
            <w:bottom w:val="none" w:sz="0" w:space="0" w:color="auto"/>
            <w:right w:val="none" w:sz="0" w:space="0" w:color="auto"/>
          </w:divBdr>
        </w:div>
        <w:div w:id="377323199">
          <w:marLeft w:val="480"/>
          <w:marRight w:val="0"/>
          <w:marTop w:val="0"/>
          <w:marBottom w:val="0"/>
          <w:divBdr>
            <w:top w:val="none" w:sz="0" w:space="0" w:color="auto"/>
            <w:left w:val="none" w:sz="0" w:space="0" w:color="auto"/>
            <w:bottom w:val="none" w:sz="0" w:space="0" w:color="auto"/>
            <w:right w:val="none" w:sz="0" w:space="0" w:color="auto"/>
          </w:divBdr>
        </w:div>
        <w:div w:id="372770396">
          <w:marLeft w:val="480"/>
          <w:marRight w:val="0"/>
          <w:marTop w:val="0"/>
          <w:marBottom w:val="0"/>
          <w:divBdr>
            <w:top w:val="none" w:sz="0" w:space="0" w:color="auto"/>
            <w:left w:val="none" w:sz="0" w:space="0" w:color="auto"/>
            <w:bottom w:val="none" w:sz="0" w:space="0" w:color="auto"/>
            <w:right w:val="none" w:sz="0" w:space="0" w:color="auto"/>
          </w:divBdr>
        </w:div>
        <w:div w:id="1933010783">
          <w:marLeft w:val="480"/>
          <w:marRight w:val="0"/>
          <w:marTop w:val="0"/>
          <w:marBottom w:val="0"/>
          <w:divBdr>
            <w:top w:val="none" w:sz="0" w:space="0" w:color="auto"/>
            <w:left w:val="none" w:sz="0" w:space="0" w:color="auto"/>
            <w:bottom w:val="none" w:sz="0" w:space="0" w:color="auto"/>
            <w:right w:val="none" w:sz="0" w:space="0" w:color="auto"/>
          </w:divBdr>
        </w:div>
        <w:div w:id="1401631537">
          <w:marLeft w:val="480"/>
          <w:marRight w:val="0"/>
          <w:marTop w:val="0"/>
          <w:marBottom w:val="0"/>
          <w:divBdr>
            <w:top w:val="none" w:sz="0" w:space="0" w:color="auto"/>
            <w:left w:val="none" w:sz="0" w:space="0" w:color="auto"/>
            <w:bottom w:val="none" w:sz="0" w:space="0" w:color="auto"/>
            <w:right w:val="none" w:sz="0" w:space="0" w:color="auto"/>
          </w:divBdr>
        </w:div>
        <w:div w:id="1833523090">
          <w:marLeft w:val="480"/>
          <w:marRight w:val="0"/>
          <w:marTop w:val="0"/>
          <w:marBottom w:val="0"/>
          <w:divBdr>
            <w:top w:val="none" w:sz="0" w:space="0" w:color="auto"/>
            <w:left w:val="none" w:sz="0" w:space="0" w:color="auto"/>
            <w:bottom w:val="none" w:sz="0" w:space="0" w:color="auto"/>
            <w:right w:val="none" w:sz="0" w:space="0" w:color="auto"/>
          </w:divBdr>
        </w:div>
        <w:div w:id="287785767">
          <w:marLeft w:val="480"/>
          <w:marRight w:val="0"/>
          <w:marTop w:val="0"/>
          <w:marBottom w:val="0"/>
          <w:divBdr>
            <w:top w:val="none" w:sz="0" w:space="0" w:color="auto"/>
            <w:left w:val="none" w:sz="0" w:space="0" w:color="auto"/>
            <w:bottom w:val="none" w:sz="0" w:space="0" w:color="auto"/>
            <w:right w:val="none" w:sz="0" w:space="0" w:color="auto"/>
          </w:divBdr>
        </w:div>
        <w:div w:id="1279948524">
          <w:marLeft w:val="480"/>
          <w:marRight w:val="0"/>
          <w:marTop w:val="0"/>
          <w:marBottom w:val="0"/>
          <w:divBdr>
            <w:top w:val="none" w:sz="0" w:space="0" w:color="auto"/>
            <w:left w:val="none" w:sz="0" w:space="0" w:color="auto"/>
            <w:bottom w:val="none" w:sz="0" w:space="0" w:color="auto"/>
            <w:right w:val="none" w:sz="0" w:space="0" w:color="auto"/>
          </w:divBdr>
        </w:div>
        <w:div w:id="1611203190">
          <w:marLeft w:val="480"/>
          <w:marRight w:val="0"/>
          <w:marTop w:val="0"/>
          <w:marBottom w:val="0"/>
          <w:divBdr>
            <w:top w:val="none" w:sz="0" w:space="0" w:color="auto"/>
            <w:left w:val="none" w:sz="0" w:space="0" w:color="auto"/>
            <w:bottom w:val="none" w:sz="0" w:space="0" w:color="auto"/>
            <w:right w:val="none" w:sz="0" w:space="0" w:color="auto"/>
          </w:divBdr>
        </w:div>
        <w:div w:id="1814373552">
          <w:marLeft w:val="480"/>
          <w:marRight w:val="0"/>
          <w:marTop w:val="0"/>
          <w:marBottom w:val="0"/>
          <w:divBdr>
            <w:top w:val="none" w:sz="0" w:space="0" w:color="auto"/>
            <w:left w:val="none" w:sz="0" w:space="0" w:color="auto"/>
            <w:bottom w:val="none" w:sz="0" w:space="0" w:color="auto"/>
            <w:right w:val="none" w:sz="0" w:space="0" w:color="auto"/>
          </w:divBdr>
        </w:div>
        <w:div w:id="359016821">
          <w:marLeft w:val="480"/>
          <w:marRight w:val="0"/>
          <w:marTop w:val="0"/>
          <w:marBottom w:val="0"/>
          <w:divBdr>
            <w:top w:val="none" w:sz="0" w:space="0" w:color="auto"/>
            <w:left w:val="none" w:sz="0" w:space="0" w:color="auto"/>
            <w:bottom w:val="none" w:sz="0" w:space="0" w:color="auto"/>
            <w:right w:val="none" w:sz="0" w:space="0" w:color="auto"/>
          </w:divBdr>
        </w:div>
        <w:div w:id="220137837">
          <w:marLeft w:val="480"/>
          <w:marRight w:val="0"/>
          <w:marTop w:val="0"/>
          <w:marBottom w:val="0"/>
          <w:divBdr>
            <w:top w:val="none" w:sz="0" w:space="0" w:color="auto"/>
            <w:left w:val="none" w:sz="0" w:space="0" w:color="auto"/>
            <w:bottom w:val="none" w:sz="0" w:space="0" w:color="auto"/>
            <w:right w:val="none" w:sz="0" w:space="0" w:color="auto"/>
          </w:divBdr>
        </w:div>
        <w:div w:id="545722683">
          <w:marLeft w:val="480"/>
          <w:marRight w:val="0"/>
          <w:marTop w:val="0"/>
          <w:marBottom w:val="0"/>
          <w:divBdr>
            <w:top w:val="none" w:sz="0" w:space="0" w:color="auto"/>
            <w:left w:val="none" w:sz="0" w:space="0" w:color="auto"/>
            <w:bottom w:val="none" w:sz="0" w:space="0" w:color="auto"/>
            <w:right w:val="none" w:sz="0" w:space="0" w:color="auto"/>
          </w:divBdr>
        </w:div>
        <w:div w:id="430785441">
          <w:marLeft w:val="480"/>
          <w:marRight w:val="0"/>
          <w:marTop w:val="0"/>
          <w:marBottom w:val="0"/>
          <w:divBdr>
            <w:top w:val="none" w:sz="0" w:space="0" w:color="auto"/>
            <w:left w:val="none" w:sz="0" w:space="0" w:color="auto"/>
            <w:bottom w:val="none" w:sz="0" w:space="0" w:color="auto"/>
            <w:right w:val="none" w:sz="0" w:space="0" w:color="auto"/>
          </w:divBdr>
        </w:div>
        <w:div w:id="423915954">
          <w:marLeft w:val="480"/>
          <w:marRight w:val="0"/>
          <w:marTop w:val="0"/>
          <w:marBottom w:val="0"/>
          <w:divBdr>
            <w:top w:val="none" w:sz="0" w:space="0" w:color="auto"/>
            <w:left w:val="none" w:sz="0" w:space="0" w:color="auto"/>
            <w:bottom w:val="none" w:sz="0" w:space="0" w:color="auto"/>
            <w:right w:val="none" w:sz="0" w:space="0" w:color="auto"/>
          </w:divBdr>
        </w:div>
        <w:div w:id="1541429534">
          <w:marLeft w:val="480"/>
          <w:marRight w:val="0"/>
          <w:marTop w:val="0"/>
          <w:marBottom w:val="0"/>
          <w:divBdr>
            <w:top w:val="none" w:sz="0" w:space="0" w:color="auto"/>
            <w:left w:val="none" w:sz="0" w:space="0" w:color="auto"/>
            <w:bottom w:val="none" w:sz="0" w:space="0" w:color="auto"/>
            <w:right w:val="none" w:sz="0" w:space="0" w:color="auto"/>
          </w:divBdr>
        </w:div>
        <w:div w:id="1718433407">
          <w:marLeft w:val="480"/>
          <w:marRight w:val="0"/>
          <w:marTop w:val="0"/>
          <w:marBottom w:val="0"/>
          <w:divBdr>
            <w:top w:val="none" w:sz="0" w:space="0" w:color="auto"/>
            <w:left w:val="none" w:sz="0" w:space="0" w:color="auto"/>
            <w:bottom w:val="none" w:sz="0" w:space="0" w:color="auto"/>
            <w:right w:val="none" w:sz="0" w:space="0" w:color="auto"/>
          </w:divBdr>
        </w:div>
        <w:div w:id="834303923">
          <w:marLeft w:val="480"/>
          <w:marRight w:val="0"/>
          <w:marTop w:val="0"/>
          <w:marBottom w:val="0"/>
          <w:divBdr>
            <w:top w:val="none" w:sz="0" w:space="0" w:color="auto"/>
            <w:left w:val="none" w:sz="0" w:space="0" w:color="auto"/>
            <w:bottom w:val="none" w:sz="0" w:space="0" w:color="auto"/>
            <w:right w:val="none" w:sz="0" w:space="0" w:color="auto"/>
          </w:divBdr>
        </w:div>
        <w:div w:id="730469960">
          <w:marLeft w:val="480"/>
          <w:marRight w:val="0"/>
          <w:marTop w:val="0"/>
          <w:marBottom w:val="0"/>
          <w:divBdr>
            <w:top w:val="none" w:sz="0" w:space="0" w:color="auto"/>
            <w:left w:val="none" w:sz="0" w:space="0" w:color="auto"/>
            <w:bottom w:val="none" w:sz="0" w:space="0" w:color="auto"/>
            <w:right w:val="none" w:sz="0" w:space="0" w:color="auto"/>
          </w:divBdr>
        </w:div>
        <w:div w:id="1688094163">
          <w:marLeft w:val="480"/>
          <w:marRight w:val="0"/>
          <w:marTop w:val="0"/>
          <w:marBottom w:val="0"/>
          <w:divBdr>
            <w:top w:val="none" w:sz="0" w:space="0" w:color="auto"/>
            <w:left w:val="none" w:sz="0" w:space="0" w:color="auto"/>
            <w:bottom w:val="none" w:sz="0" w:space="0" w:color="auto"/>
            <w:right w:val="none" w:sz="0" w:space="0" w:color="auto"/>
          </w:divBdr>
        </w:div>
      </w:divsChild>
    </w:div>
    <w:div w:id="1452279851">
      <w:bodyDiv w:val="1"/>
      <w:marLeft w:val="0"/>
      <w:marRight w:val="0"/>
      <w:marTop w:val="0"/>
      <w:marBottom w:val="0"/>
      <w:divBdr>
        <w:top w:val="none" w:sz="0" w:space="0" w:color="auto"/>
        <w:left w:val="none" w:sz="0" w:space="0" w:color="auto"/>
        <w:bottom w:val="none" w:sz="0" w:space="0" w:color="auto"/>
        <w:right w:val="none" w:sz="0" w:space="0" w:color="auto"/>
      </w:divBdr>
    </w:div>
    <w:div w:id="1469084923">
      <w:bodyDiv w:val="1"/>
      <w:marLeft w:val="0"/>
      <w:marRight w:val="0"/>
      <w:marTop w:val="0"/>
      <w:marBottom w:val="0"/>
      <w:divBdr>
        <w:top w:val="none" w:sz="0" w:space="0" w:color="auto"/>
        <w:left w:val="none" w:sz="0" w:space="0" w:color="auto"/>
        <w:bottom w:val="none" w:sz="0" w:space="0" w:color="auto"/>
        <w:right w:val="none" w:sz="0" w:space="0" w:color="auto"/>
      </w:divBdr>
    </w:div>
    <w:div w:id="1472484746">
      <w:bodyDiv w:val="1"/>
      <w:marLeft w:val="0"/>
      <w:marRight w:val="0"/>
      <w:marTop w:val="0"/>
      <w:marBottom w:val="0"/>
      <w:divBdr>
        <w:top w:val="none" w:sz="0" w:space="0" w:color="auto"/>
        <w:left w:val="none" w:sz="0" w:space="0" w:color="auto"/>
        <w:bottom w:val="none" w:sz="0" w:space="0" w:color="auto"/>
        <w:right w:val="none" w:sz="0" w:space="0" w:color="auto"/>
      </w:divBdr>
    </w:div>
    <w:div w:id="1476140332">
      <w:bodyDiv w:val="1"/>
      <w:marLeft w:val="0"/>
      <w:marRight w:val="0"/>
      <w:marTop w:val="0"/>
      <w:marBottom w:val="0"/>
      <w:divBdr>
        <w:top w:val="none" w:sz="0" w:space="0" w:color="auto"/>
        <w:left w:val="none" w:sz="0" w:space="0" w:color="auto"/>
        <w:bottom w:val="none" w:sz="0" w:space="0" w:color="auto"/>
        <w:right w:val="none" w:sz="0" w:space="0" w:color="auto"/>
      </w:divBdr>
    </w:div>
    <w:div w:id="1481187732">
      <w:bodyDiv w:val="1"/>
      <w:marLeft w:val="0"/>
      <w:marRight w:val="0"/>
      <w:marTop w:val="0"/>
      <w:marBottom w:val="0"/>
      <w:divBdr>
        <w:top w:val="none" w:sz="0" w:space="0" w:color="auto"/>
        <w:left w:val="none" w:sz="0" w:space="0" w:color="auto"/>
        <w:bottom w:val="none" w:sz="0" w:space="0" w:color="auto"/>
        <w:right w:val="none" w:sz="0" w:space="0" w:color="auto"/>
      </w:divBdr>
    </w:div>
    <w:div w:id="1497569194">
      <w:bodyDiv w:val="1"/>
      <w:marLeft w:val="0"/>
      <w:marRight w:val="0"/>
      <w:marTop w:val="0"/>
      <w:marBottom w:val="0"/>
      <w:divBdr>
        <w:top w:val="none" w:sz="0" w:space="0" w:color="auto"/>
        <w:left w:val="none" w:sz="0" w:space="0" w:color="auto"/>
        <w:bottom w:val="none" w:sz="0" w:space="0" w:color="auto"/>
        <w:right w:val="none" w:sz="0" w:space="0" w:color="auto"/>
      </w:divBdr>
    </w:div>
    <w:div w:id="1498230191">
      <w:bodyDiv w:val="1"/>
      <w:marLeft w:val="0"/>
      <w:marRight w:val="0"/>
      <w:marTop w:val="0"/>
      <w:marBottom w:val="0"/>
      <w:divBdr>
        <w:top w:val="none" w:sz="0" w:space="0" w:color="auto"/>
        <w:left w:val="none" w:sz="0" w:space="0" w:color="auto"/>
        <w:bottom w:val="none" w:sz="0" w:space="0" w:color="auto"/>
        <w:right w:val="none" w:sz="0" w:space="0" w:color="auto"/>
      </w:divBdr>
    </w:div>
    <w:div w:id="1499341323">
      <w:bodyDiv w:val="1"/>
      <w:marLeft w:val="0"/>
      <w:marRight w:val="0"/>
      <w:marTop w:val="0"/>
      <w:marBottom w:val="0"/>
      <w:divBdr>
        <w:top w:val="none" w:sz="0" w:space="0" w:color="auto"/>
        <w:left w:val="none" w:sz="0" w:space="0" w:color="auto"/>
        <w:bottom w:val="none" w:sz="0" w:space="0" w:color="auto"/>
        <w:right w:val="none" w:sz="0" w:space="0" w:color="auto"/>
      </w:divBdr>
    </w:div>
    <w:div w:id="1500652087">
      <w:bodyDiv w:val="1"/>
      <w:marLeft w:val="0"/>
      <w:marRight w:val="0"/>
      <w:marTop w:val="0"/>
      <w:marBottom w:val="0"/>
      <w:divBdr>
        <w:top w:val="none" w:sz="0" w:space="0" w:color="auto"/>
        <w:left w:val="none" w:sz="0" w:space="0" w:color="auto"/>
        <w:bottom w:val="none" w:sz="0" w:space="0" w:color="auto"/>
        <w:right w:val="none" w:sz="0" w:space="0" w:color="auto"/>
      </w:divBdr>
      <w:divsChild>
        <w:div w:id="1122967588">
          <w:marLeft w:val="480"/>
          <w:marRight w:val="0"/>
          <w:marTop w:val="0"/>
          <w:marBottom w:val="0"/>
          <w:divBdr>
            <w:top w:val="none" w:sz="0" w:space="0" w:color="auto"/>
            <w:left w:val="none" w:sz="0" w:space="0" w:color="auto"/>
            <w:bottom w:val="none" w:sz="0" w:space="0" w:color="auto"/>
            <w:right w:val="none" w:sz="0" w:space="0" w:color="auto"/>
          </w:divBdr>
        </w:div>
        <w:div w:id="206141500">
          <w:marLeft w:val="480"/>
          <w:marRight w:val="0"/>
          <w:marTop w:val="0"/>
          <w:marBottom w:val="0"/>
          <w:divBdr>
            <w:top w:val="none" w:sz="0" w:space="0" w:color="auto"/>
            <w:left w:val="none" w:sz="0" w:space="0" w:color="auto"/>
            <w:bottom w:val="none" w:sz="0" w:space="0" w:color="auto"/>
            <w:right w:val="none" w:sz="0" w:space="0" w:color="auto"/>
          </w:divBdr>
        </w:div>
        <w:div w:id="1411081863">
          <w:marLeft w:val="480"/>
          <w:marRight w:val="0"/>
          <w:marTop w:val="0"/>
          <w:marBottom w:val="0"/>
          <w:divBdr>
            <w:top w:val="none" w:sz="0" w:space="0" w:color="auto"/>
            <w:left w:val="none" w:sz="0" w:space="0" w:color="auto"/>
            <w:bottom w:val="none" w:sz="0" w:space="0" w:color="auto"/>
            <w:right w:val="none" w:sz="0" w:space="0" w:color="auto"/>
          </w:divBdr>
        </w:div>
        <w:div w:id="1579442603">
          <w:marLeft w:val="480"/>
          <w:marRight w:val="0"/>
          <w:marTop w:val="0"/>
          <w:marBottom w:val="0"/>
          <w:divBdr>
            <w:top w:val="none" w:sz="0" w:space="0" w:color="auto"/>
            <w:left w:val="none" w:sz="0" w:space="0" w:color="auto"/>
            <w:bottom w:val="none" w:sz="0" w:space="0" w:color="auto"/>
            <w:right w:val="none" w:sz="0" w:space="0" w:color="auto"/>
          </w:divBdr>
        </w:div>
        <w:div w:id="14117442">
          <w:marLeft w:val="480"/>
          <w:marRight w:val="0"/>
          <w:marTop w:val="0"/>
          <w:marBottom w:val="0"/>
          <w:divBdr>
            <w:top w:val="none" w:sz="0" w:space="0" w:color="auto"/>
            <w:left w:val="none" w:sz="0" w:space="0" w:color="auto"/>
            <w:bottom w:val="none" w:sz="0" w:space="0" w:color="auto"/>
            <w:right w:val="none" w:sz="0" w:space="0" w:color="auto"/>
          </w:divBdr>
        </w:div>
        <w:div w:id="155535513">
          <w:marLeft w:val="480"/>
          <w:marRight w:val="0"/>
          <w:marTop w:val="0"/>
          <w:marBottom w:val="0"/>
          <w:divBdr>
            <w:top w:val="none" w:sz="0" w:space="0" w:color="auto"/>
            <w:left w:val="none" w:sz="0" w:space="0" w:color="auto"/>
            <w:bottom w:val="none" w:sz="0" w:space="0" w:color="auto"/>
            <w:right w:val="none" w:sz="0" w:space="0" w:color="auto"/>
          </w:divBdr>
        </w:div>
        <w:div w:id="1070739184">
          <w:marLeft w:val="480"/>
          <w:marRight w:val="0"/>
          <w:marTop w:val="0"/>
          <w:marBottom w:val="0"/>
          <w:divBdr>
            <w:top w:val="none" w:sz="0" w:space="0" w:color="auto"/>
            <w:left w:val="none" w:sz="0" w:space="0" w:color="auto"/>
            <w:bottom w:val="none" w:sz="0" w:space="0" w:color="auto"/>
            <w:right w:val="none" w:sz="0" w:space="0" w:color="auto"/>
          </w:divBdr>
        </w:div>
        <w:div w:id="1145467313">
          <w:marLeft w:val="480"/>
          <w:marRight w:val="0"/>
          <w:marTop w:val="0"/>
          <w:marBottom w:val="0"/>
          <w:divBdr>
            <w:top w:val="none" w:sz="0" w:space="0" w:color="auto"/>
            <w:left w:val="none" w:sz="0" w:space="0" w:color="auto"/>
            <w:bottom w:val="none" w:sz="0" w:space="0" w:color="auto"/>
            <w:right w:val="none" w:sz="0" w:space="0" w:color="auto"/>
          </w:divBdr>
        </w:div>
        <w:div w:id="825241031">
          <w:marLeft w:val="480"/>
          <w:marRight w:val="0"/>
          <w:marTop w:val="0"/>
          <w:marBottom w:val="0"/>
          <w:divBdr>
            <w:top w:val="none" w:sz="0" w:space="0" w:color="auto"/>
            <w:left w:val="none" w:sz="0" w:space="0" w:color="auto"/>
            <w:bottom w:val="none" w:sz="0" w:space="0" w:color="auto"/>
            <w:right w:val="none" w:sz="0" w:space="0" w:color="auto"/>
          </w:divBdr>
        </w:div>
        <w:div w:id="940604609">
          <w:marLeft w:val="480"/>
          <w:marRight w:val="0"/>
          <w:marTop w:val="0"/>
          <w:marBottom w:val="0"/>
          <w:divBdr>
            <w:top w:val="none" w:sz="0" w:space="0" w:color="auto"/>
            <w:left w:val="none" w:sz="0" w:space="0" w:color="auto"/>
            <w:bottom w:val="none" w:sz="0" w:space="0" w:color="auto"/>
            <w:right w:val="none" w:sz="0" w:space="0" w:color="auto"/>
          </w:divBdr>
        </w:div>
        <w:div w:id="554435287">
          <w:marLeft w:val="480"/>
          <w:marRight w:val="0"/>
          <w:marTop w:val="0"/>
          <w:marBottom w:val="0"/>
          <w:divBdr>
            <w:top w:val="none" w:sz="0" w:space="0" w:color="auto"/>
            <w:left w:val="none" w:sz="0" w:space="0" w:color="auto"/>
            <w:bottom w:val="none" w:sz="0" w:space="0" w:color="auto"/>
            <w:right w:val="none" w:sz="0" w:space="0" w:color="auto"/>
          </w:divBdr>
        </w:div>
        <w:div w:id="176619732">
          <w:marLeft w:val="480"/>
          <w:marRight w:val="0"/>
          <w:marTop w:val="0"/>
          <w:marBottom w:val="0"/>
          <w:divBdr>
            <w:top w:val="none" w:sz="0" w:space="0" w:color="auto"/>
            <w:left w:val="none" w:sz="0" w:space="0" w:color="auto"/>
            <w:bottom w:val="none" w:sz="0" w:space="0" w:color="auto"/>
            <w:right w:val="none" w:sz="0" w:space="0" w:color="auto"/>
          </w:divBdr>
        </w:div>
        <w:div w:id="1251159660">
          <w:marLeft w:val="480"/>
          <w:marRight w:val="0"/>
          <w:marTop w:val="0"/>
          <w:marBottom w:val="0"/>
          <w:divBdr>
            <w:top w:val="none" w:sz="0" w:space="0" w:color="auto"/>
            <w:left w:val="none" w:sz="0" w:space="0" w:color="auto"/>
            <w:bottom w:val="none" w:sz="0" w:space="0" w:color="auto"/>
            <w:right w:val="none" w:sz="0" w:space="0" w:color="auto"/>
          </w:divBdr>
        </w:div>
        <w:div w:id="2018070221">
          <w:marLeft w:val="480"/>
          <w:marRight w:val="0"/>
          <w:marTop w:val="0"/>
          <w:marBottom w:val="0"/>
          <w:divBdr>
            <w:top w:val="none" w:sz="0" w:space="0" w:color="auto"/>
            <w:left w:val="none" w:sz="0" w:space="0" w:color="auto"/>
            <w:bottom w:val="none" w:sz="0" w:space="0" w:color="auto"/>
            <w:right w:val="none" w:sz="0" w:space="0" w:color="auto"/>
          </w:divBdr>
        </w:div>
        <w:div w:id="861553510">
          <w:marLeft w:val="480"/>
          <w:marRight w:val="0"/>
          <w:marTop w:val="0"/>
          <w:marBottom w:val="0"/>
          <w:divBdr>
            <w:top w:val="none" w:sz="0" w:space="0" w:color="auto"/>
            <w:left w:val="none" w:sz="0" w:space="0" w:color="auto"/>
            <w:bottom w:val="none" w:sz="0" w:space="0" w:color="auto"/>
            <w:right w:val="none" w:sz="0" w:space="0" w:color="auto"/>
          </w:divBdr>
        </w:div>
        <w:div w:id="901256181">
          <w:marLeft w:val="480"/>
          <w:marRight w:val="0"/>
          <w:marTop w:val="0"/>
          <w:marBottom w:val="0"/>
          <w:divBdr>
            <w:top w:val="none" w:sz="0" w:space="0" w:color="auto"/>
            <w:left w:val="none" w:sz="0" w:space="0" w:color="auto"/>
            <w:bottom w:val="none" w:sz="0" w:space="0" w:color="auto"/>
            <w:right w:val="none" w:sz="0" w:space="0" w:color="auto"/>
          </w:divBdr>
        </w:div>
        <w:div w:id="534386625">
          <w:marLeft w:val="480"/>
          <w:marRight w:val="0"/>
          <w:marTop w:val="0"/>
          <w:marBottom w:val="0"/>
          <w:divBdr>
            <w:top w:val="none" w:sz="0" w:space="0" w:color="auto"/>
            <w:left w:val="none" w:sz="0" w:space="0" w:color="auto"/>
            <w:bottom w:val="none" w:sz="0" w:space="0" w:color="auto"/>
            <w:right w:val="none" w:sz="0" w:space="0" w:color="auto"/>
          </w:divBdr>
        </w:div>
        <w:div w:id="1699551528">
          <w:marLeft w:val="480"/>
          <w:marRight w:val="0"/>
          <w:marTop w:val="0"/>
          <w:marBottom w:val="0"/>
          <w:divBdr>
            <w:top w:val="none" w:sz="0" w:space="0" w:color="auto"/>
            <w:left w:val="none" w:sz="0" w:space="0" w:color="auto"/>
            <w:bottom w:val="none" w:sz="0" w:space="0" w:color="auto"/>
            <w:right w:val="none" w:sz="0" w:space="0" w:color="auto"/>
          </w:divBdr>
        </w:div>
        <w:div w:id="374938227">
          <w:marLeft w:val="480"/>
          <w:marRight w:val="0"/>
          <w:marTop w:val="0"/>
          <w:marBottom w:val="0"/>
          <w:divBdr>
            <w:top w:val="none" w:sz="0" w:space="0" w:color="auto"/>
            <w:left w:val="none" w:sz="0" w:space="0" w:color="auto"/>
            <w:bottom w:val="none" w:sz="0" w:space="0" w:color="auto"/>
            <w:right w:val="none" w:sz="0" w:space="0" w:color="auto"/>
          </w:divBdr>
        </w:div>
        <w:div w:id="739329801">
          <w:marLeft w:val="480"/>
          <w:marRight w:val="0"/>
          <w:marTop w:val="0"/>
          <w:marBottom w:val="0"/>
          <w:divBdr>
            <w:top w:val="none" w:sz="0" w:space="0" w:color="auto"/>
            <w:left w:val="none" w:sz="0" w:space="0" w:color="auto"/>
            <w:bottom w:val="none" w:sz="0" w:space="0" w:color="auto"/>
            <w:right w:val="none" w:sz="0" w:space="0" w:color="auto"/>
          </w:divBdr>
        </w:div>
        <w:div w:id="904874023">
          <w:marLeft w:val="480"/>
          <w:marRight w:val="0"/>
          <w:marTop w:val="0"/>
          <w:marBottom w:val="0"/>
          <w:divBdr>
            <w:top w:val="none" w:sz="0" w:space="0" w:color="auto"/>
            <w:left w:val="none" w:sz="0" w:space="0" w:color="auto"/>
            <w:bottom w:val="none" w:sz="0" w:space="0" w:color="auto"/>
            <w:right w:val="none" w:sz="0" w:space="0" w:color="auto"/>
          </w:divBdr>
        </w:div>
        <w:div w:id="426002184">
          <w:marLeft w:val="480"/>
          <w:marRight w:val="0"/>
          <w:marTop w:val="0"/>
          <w:marBottom w:val="0"/>
          <w:divBdr>
            <w:top w:val="none" w:sz="0" w:space="0" w:color="auto"/>
            <w:left w:val="none" w:sz="0" w:space="0" w:color="auto"/>
            <w:bottom w:val="none" w:sz="0" w:space="0" w:color="auto"/>
            <w:right w:val="none" w:sz="0" w:space="0" w:color="auto"/>
          </w:divBdr>
        </w:div>
        <w:div w:id="373387096">
          <w:marLeft w:val="480"/>
          <w:marRight w:val="0"/>
          <w:marTop w:val="0"/>
          <w:marBottom w:val="0"/>
          <w:divBdr>
            <w:top w:val="none" w:sz="0" w:space="0" w:color="auto"/>
            <w:left w:val="none" w:sz="0" w:space="0" w:color="auto"/>
            <w:bottom w:val="none" w:sz="0" w:space="0" w:color="auto"/>
            <w:right w:val="none" w:sz="0" w:space="0" w:color="auto"/>
          </w:divBdr>
        </w:div>
        <w:div w:id="755370291">
          <w:marLeft w:val="480"/>
          <w:marRight w:val="0"/>
          <w:marTop w:val="0"/>
          <w:marBottom w:val="0"/>
          <w:divBdr>
            <w:top w:val="none" w:sz="0" w:space="0" w:color="auto"/>
            <w:left w:val="none" w:sz="0" w:space="0" w:color="auto"/>
            <w:bottom w:val="none" w:sz="0" w:space="0" w:color="auto"/>
            <w:right w:val="none" w:sz="0" w:space="0" w:color="auto"/>
          </w:divBdr>
        </w:div>
        <w:div w:id="1710687342">
          <w:marLeft w:val="480"/>
          <w:marRight w:val="0"/>
          <w:marTop w:val="0"/>
          <w:marBottom w:val="0"/>
          <w:divBdr>
            <w:top w:val="none" w:sz="0" w:space="0" w:color="auto"/>
            <w:left w:val="none" w:sz="0" w:space="0" w:color="auto"/>
            <w:bottom w:val="none" w:sz="0" w:space="0" w:color="auto"/>
            <w:right w:val="none" w:sz="0" w:space="0" w:color="auto"/>
          </w:divBdr>
        </w:div>
        <w:div w:id="1845974346">
          <w:marLeft w:val="480"/>
          <w:marRight w:val="0"/>
          <w:marTop w:val="0"/>
          <w:marBottom w:val="0"/>
          <w:divBdr>
            <w:top w:val="none" w:sz="0" w:space="0" w:color="auto"/>
            <w:left w:val="none" w:sz="0" w:space="0" w:color="auto"/>
            <w:bottom w:val="none" w:sz="0" w:space="0" w:color="auto"/>
            <w:right w:val="none" w:sz="0" w:space="0" w:color="auto"/>
          </w:divBdr>
        </w:div>
        <w:div w:id="393160823">
          <w:marLeft w:val="480"/>
          <w:marRight w:val="0"/>
          <w:marTop w:val="0"/>
          <w:marBottom w:val="0"/>
          <w:divBdr>
            <w:top w:val="none" w:sz="0" w:space="0" w:color="auto"/>
            <w:left w:val="none" w:sz="0" w:space="0" w:color="auto"/>
            <w:bottom w:val="none" w:sz="0" w:space="0" w:color="auto"/>
            <w:right w:val="none" w:sz="0" w:space="0" w:color="auto"/>
          </w:divBdr>
        </w:div>
        <w:div w:id="58670683">
          <w:marLeft w:val="480"/>
          <w:marRight w:val="0"/>
          <w:marTop w:val="0"/>
          <w:marBottom w:val="0"/>
          <w:divBdr>
            <w:top w:val="none" w:sz="0" w:space="0" w:color="auto"/>
            <w:left w:val="none" w:sz="0" w:space="0" w:color="auto"/>
            <w:bottom w:val="none" w:sz="0" w:space="0" w:color="auto"/>
            <w:right w:val="none" w:sz="0" w:space="0" w:color="auto"/>
          </w:divBdr>
        </w:div>
        <w:div w:id="880630090">
          <w:marLeft w:val="480"/>
          <w:marRight w:val="0"/>
          <w:marTop w:val="0"/>
          <w:marBottom w:val="0"/>
          <w:divBdr>
            <w:top w:val="none" w:sz="0" w:space="0" w:color="auto"/>
            <w:left w:val="none" w:sz="0" w:space="0" w:color="auto"/>
            <w:bottom w:val="none" w:sz="0" w:space="0" w:color="auto"/>
            <w:right w:val="none" w:sz="0" w:space="0" w:color="auto"/>
          </w:divBdr>
        </w:div>
        <w:div w:id="2090732041">
          <w:marLeft w:val="480"/>
          <w:marRight w:val="0"/>
          <w:marTop w:val="0"/>
          <w:marBottom w:val="0"/>
          <w:divBdr>
            <w:top w:val="none" w:sz="0" w:space="0" w:color="auto"/>
            <w:left w:val="none" w:sz="0" w:space="0" w:color="auto"/>
            <w:bottom w:val="none" w:sz="0" w:space="0" w:color="auto"/>
            <w:right w:val="none" w:sz="0" w:space="0" w:color="auto"/>
          </w:divBdr>
        </w:div>
        <w:div w:id="88475707">
          <w:marLeft w:val="480"/>
          <w:marRight w:val="0"/>
          <w:marTop w:val="0"/>
          <w:marBottom w:val="0"/>
          <w:divBdr>
            <w:top w:val="none" w:sz="0" w:space="0" w:color="auto"/>
            <w:left w:val="none" w:sz="0" w:space="0" w:color="auto"/>
            <w:bottom w:val="none" w:sz="0" w:space="0" w:color="auto"/>
            <w:right w:val="none" w:sz="0" w:space="0" w:color="auto"/>
          </w:divBdr>
        </w:div>
      </w:divsChild>
    </w:div>
    <w:div w:id="1505171534">
      <w:bodyDiv w:val="1"/>
      <w:marLeft w:val="0"/>
      <w:marRight w:val="0"/>
      <w:marTop w:val="0"/>
      <w:marBottom w:val="0"/>
      <w:divBdr>
        <w:top w:val="none" w:sz="0" w:space="0" w:color="auto"/>
        <w:left w:val="none" w:sz="0" w:space="0" w:color="auto"/>
        <w:bottom w:val="none" w:sz="0" w:space="0" w:color="auto"/>
        <w:right w:val="none" w:sz="0" w:space="0" w:color="auto"/>
      </w:divBdr>
    </w:div>
    <w:div w:id="1518347534">
      <w:bodyDiv w:val="1"/>
      <w:marLeft w:val="0"/>
      <w:marRight w:val="0"/>
      <w:marTop w:val="0"/>
      <w:marBottom w:val="0"/>
      <w:divBdr>
        <w:top w:val="none" w:sz="0" w:space="0" w:color="auto"/>
        <w:left w:val="none" w:sz="0" w:space="0" w:color="auto"/>
        <w:bottom w:val="none" w:sz="0" w:space="0" w:color="auto"/>
        <w:right w:val="none" w:sz="0" w:space="0" w:color="auto"/>
      </w:divBdr>
      <w:divsChild>
        <w:div w:id="156309505">
          <w:marLeft w:val="480"/>
          <w:marRight w:val="0"/>
          <w:marTop w:val="0"/>
          <w:marBottom w:val="0"/>
          <w:divBdr>
            <w:top w:val="none" w:sz="0" w:space="0" w:color="auto"/>
            <w:left w:val="none" w:sz="0" w:space="0" w:color="auto"/>
            <w:bottom w:val="none" w:sz="0" w:space="0" w:color="auto"/>
            <w:right w:val="none" w:sz="0" w:space="0" w:color="auto"/>
          </w:divBdr>
        </w:div>
        <w:div w:id="2083215189">
          <w:marLeft w:val="480"/>
          <w:marRight w:val="0"/>
          <w:marTop w:val="0"/>
          <w:marBottom w:val="0"/>
          <w:divBdr>
            <w:top w:val="none" w:sz="0" w:space="0" w:color="auto"/>
            <w:left w:val="none" w:sz="0" w:space="0" w:color="auto"/>
            <w:bottom w:val="none" w:sz="0" w:space="0" w:color="auto"/>
            <w:right w:val="none" w:sz="0" w:space="0" w:color="auto"/>
          </w:divBdr>
        </w:div>
        <w:div w:id="1826507146">
          <w:marLeft w:val="480"/>
          <w:marRight w:val="0"/>
          <w:marTop w:val="0"/>
          <w:marBottom w:val="0"/>
          <w:divBdr>
            <w:top w:val="none" w:sz="0" w:space="0" w:color="auto"/>
            <w:left w:val="none" w:sz="0" w:space="0" w:color="auto"/>
            <w:bottom w:val="none" w:sz="0" w:space="0" w:color="auto"/>
            <w:right w:val="none" w:sz="0" w:space="0" w:color="auto"/>
          </w:divBdr>
        </w:div>
        <w:div w:id="1179857961">
          <w:marLeft w:val="480"/>
          <w:marRight w:val="0"/>
          <w:marTop w:val="0"/>
          <w:marBottom w:val="0"/>
          <w:divBdr>
            <w:top w:val="none" w:sz="0" w:space="0" w:color="auto"/>
            <w:left w:val="none" w:sz="0" w:space="0" w:color="auto"/>
            <w:bottom w:val="none" w:sz="0" w:space="0" w:color="auto"/>
            <w:right w:val="none" w:sz="0" w:space="0" w:color="auto"/>
          </w:divBdr>
        </w:div>
        <w:div w:id="386145737">
          <w:marLeft w:val="480"/>
          <w:marRight w:val="0"/>
          <w:marTop w:val="0"/>
          <w:marBottom w:val="0"/>
          <w:divBdr>
            <w:top w:val="none" w:sz="0" w:space="0" w:color="auto"/>
            <w:left w:val="none" w:sz="0" w:space="0" w:color="auto"/>
            <w:bottom w:val="none" w:sz="0" w:space="0" w:color="auto"/>
            <w:right w:val="none" w:sz="0" w:space="0" w:color="auto"/>
          </w:divBdr>
        </w:div>
        <w:div w:id="973874614">
          <w:marLeft w:val="480"/>
          <w:marRight w:val="0"/>
          <w:marTop w:val="0"/>
          <w:marBottom w:val="0"/>
          <w:divBdr>
            <w:top w:val="none" w:sz="0" w:space="0" w:color="auto"/>
            <w:left w:val="none" w:sz="0" w:space="0" w:color="auto"/>
            <w:bottom w:val="none" w:sz="0" w:space="0" w:color="auto"/>
            <w:right w:val="none" w:sz="0" w:space="0" w:color="auto"/>
          </w:divBdr>
        </w:div>
        <w:div w:id="1487237325">
          <w:marLeft w:val="480"/>
          <w:marRight w:val="0"/>
          <w:marTop w:val="0"/>
          <w:marBottom w:val="0"/>
          <w:divBdr>
            <w:top w:val="none" w:sz="0" w:space="0" w:color="auto"/>
            <w:left w:val="none" w:sz="0" w:space="0" w:color="auto"/>
            <w:bottom w:val="none" w:sz="0" w:space="0" w:color="auto"/>
            <w:right w:val="none" w:sz="0" w:space="0" w:color="auto"/>
          </w:divBdr>
        </w:div>
        <w:div w:id="414085936">
          <w:marLeft w:val="480"/>
          <w:marRight w:val="0"/>
          <w:marTop w:val="0"/>
          <w:marBottom w:val="0"/>
          <w:divBdr>
            <w:top w:val="none" w:sz="0" w:space="0" w:color="auto"/>
            <w:left w:val="none" w:sz="0" w:space="0" w:color="auto"/>
            <w:bottom w:val="none" w:sz="0" w:space="0" w:color="auto"/>
            <w:right w:val="none" w:sz="0" w:space="0" w:color="auto"/>
          </w:divBdr>
        </w:div>
        <w:div w:id="353310531">
          <w:marLeft w:val="480"/>
          <w:marRight w:val="0"/>
          <w:marTop w:val="0"/>
          <w:marBottom w:val="0"/>
          <w:divBdr>
            <w:top w:val="none" w:sz="0" w:space="0" w:color="auto"/>
            <w:left w:val="none" w:sz="0" w:space="0" w:color="auto"/>
            <w:bottom w:val="none" w:sz="0" w:space="0" w:color="auto"/>
            <w:right w:val="none" w:sz="0" w:space="0" w:color="auto"/>
          </w:divBdr>
        </w:div>
        <w:div w:id="1921868579">
          <w:marLeft w:val="480"/>
          <w:marRight w:val="0"/>
          <w:marTop w:val="0"/>
          <w:marBottom w:val="0"/>
          <w:divBdr>
            <w:top w:val="none" w:sz="0" w:space="0" w:color="auto"/>
            <w:left w:val="none" w:sz="0" w:space="0" w:color="auto"/>
            <w:bottom w:val="none" w:sz="0" w:space="0" w:color="auto"/>
            <w:right w:val="none" w:sz="0" w:space="0" w:color="auto"/>
          </w:divBdr>
        </w:div>
        <w:div w:id="1806045401">
          <w:marLeft w:val="480"/>
          <w:marRight w:val="0"/>
          <w:marTop w:val="0"/>
          <w:marBottom w:val="0"/>
          <w:divBdr>
            <w:top w:val="none" w:sz="0" w:space="0" w:color="auto"/>
            <w:left w:val="none" w:sz="0" w:space="0" w:color="auto"/>
            <w:bottom w:val="none" w:sz="0" w:space="0" w:color="auto"/>
            <w:right w:val="none" w:sz="0" w:space="0" w:color="auto"/>
          </w:divBdr>
        </w:div>
        <w:div w:id="1948735215">
          <w:marLeft w:val="480"/>
          <w:marRight w:val="0"/>
          <w:marTop w:val="0"/>
          <w:marBottom w:val="0"/>
          <w:divBdr>
            <w:top w:val="none" w:sz="0" w:space="0" w:color="auto"/>
            <w:left w:val="none" w:sz="0" w:space="0" w:color="auto"/>
            <w:bottom w:val="none" w:sz="0" w:space="0" w:color="auto"/>
            <w:right w:val="none" w:sz="0" w:space="0" w:color="auto"/>
          </w:divBdr>
        </w:div>
        <w:div w:id="852692711">
          <w:marLeft w:val="480"/>
          <w:marRight w:val="0"/>
          <w:marTop w:val="0"/>
          <w:marBottom w:val="0"/>
          <w:divBdr>
            <w:top w:val="none" w:sz="0" w:space="0" w:color="auto"/>
            <w:left w:val="none" w:sz="0" w:space="0" w:color="auto"/>
            <w:bottom w:val="none" w:sz="0" w:space="0" w:color="auto"/>
            <w:right w:val="none" w:sz="0" w:space="0" w:color="auto"/>
          </w:divBdr>
        </w:div>
        <w:div w:id="1269507207">
          <w:marLeft w:val="480"/>
          <w:marRight w:val="0"/>
          <w:marTop w:val="0"/>
          <w:marBottom w:val="0"/>
          <w:divBdr>
            <w:top w:val="none" w:sz="0" w:space="0" w:color="auto"/>
            <w:left w:val="none" w:sz="0" w:space="0" w:color="auto"/>
            <w:bottom w:val="none" w:sz="0" w:space="0" w:color="auto"/>
            <w:right w:val="none" w:sz="0" w:space="0" w:color="auto"/>
          </w:divBdr>
        </w:div>
        <w:div w:id="1408771660">
          <w:marLeft w:val="480"/>
          <w:marRight w:val="0"/>
          <w:marTop w:val="0"/>
          <w:marBottom w:val="0"/>
          <w:divBdr>
            <w:top w:val="none" w:sz="0" w:space="0" w:color="auto"/>
            <w:left w:val="none" w:sz="0" w:space="0" w:color="auto"/>
            <w:bottom w:val="none" w:sz="0" w:space="0" w:color="auto"/>
            <w:right w:val="none" w:sz="0" w:space="0" w:color="auto"/>
          </w:divBdr>
        </w:div>
        <w:div w:id="1307976394">
          <w:marLeft w:val="480"/>
          <w:marRight w:val="0"/>
          <w:marTop w:val="0"/>
          <w:marBottom w:val="0"/>
          <w:divBdr>
            <w:top w:val="none" w:sz="0" w:space="0" w:color="auto"/>
            <w:left w:val="none" w:sz="0" w:space="0" w:color="auto"/>
            <w:bottom w:val="none" w:sz="0" w:space="0" w:color="auto"/>
            <w:right w:val="none" w:sz="0" w:space="0" w:color="auto"/>
          </w:divBdr>
        </w:div>
        <w:div w:id="584656817">
          <w:marLeft w:val="480"/>
          <w:marRight w:val="0"/>
          <w:marTop w:val="0"/>
          <w:marBottom w:val="0"/>
          <w:divBdr>
            <w:top w:val="none" w:sz="0" w:space="0" w:color="auto"/>
            <w:left w:val="none" w:sz="0" w:space="0" w:color="auto"/>
            <w:bottom w:val="none" w:sz="0" w:space="0" w:color="auto"/>
            <w:right w:val="none" w:sz="0" w:space="0" w:color="auto"/>
          </w:divBdr>
        </w:div>
        <w:div w:id="1031028621">
          <w:marLeft w:val="480"/>
          <w:marRight w:val="0"/>
          <w:marTop w:val="0"/>
          <w:marBottom w:val="0"/>
          <w:divBdr>
            <w:top w:val="none" w:sz="0" w:space="0" w:color="auto"/>
            <w:left w:val="none" w:sz="0" w:space="0" w:color="auto"/>
            <w:bottom w:val="none" w:sz="0" w:space="0" w:color="auto"/>
            <w:right w:val="none" w:sz="0" w:space="0" w:color="auto"/>
          </w:divBdr>
        </w:div>
        <w:div w:id="311063980">
          <w:marLeft w:val="480"/>
          <w:marRight w:val="0"/>
          <w:marTop w:val="0"/>
          <w:marBottom w:val="0"/>
          <w:divBdr>
            <w:top w:val="none" w:sz="0" w:space="0" w:color="auto"/>
            <w:left w:val="none" w:sz="0" w:space="0" w:color="auto"/>
            <w:bottom w:val="none" w:sz="0" w:space="0" w:color="auto"/>
            <w:right w:val="none" w:sz="0" w:space="0" w:color="auto"/>
          </w:divBdr>
        </w:div>
        <w:div w:id="24327462">
          <w:marLeft w:val="480"/>
          <w:marRight w:val="0"/>
          <w:marTop w:val="0"/>
          <w:marBottom w:val="0"/>
          <w:divBdr>
            <w:top w:val="none" w:sz="0" w:space="0" w:color="auto"/>
            <w:left w:val="none" w:sz="0" w:space="0" w:color="auto"/>
            <w:bottom w:val="none" w:sz="0" w:space="0" w:color="auto"/>
            <w:right w:val="none" w:sz="0" w:space="0" w:color="auto"/>
          </w:divBdr>
        </w:div>
        <w:div w:id="88820313">
          <w:marLeft w:val="480"/>
          <w:marRight w:val="0"/>
          <w:marTop w:val="0"/>
          <w:marBottom w:val="0"/>
          <w:divBdr>
            <w:top w:val="none" w:sz="0" w:space="0" w:color="auto"/>
            <w:left w:val="none" w:sz="0" w:space="0" w:color="auto"/>
            <w:bottom w:val="none" w:sz="0" w:space="0" w:color="auto"/>
            <w:right w:val="none" w:sz="0" w:space="0" w:color="auto"/>
          </w:divBdr>
        </w:div>
        <w:div w:id="1673994104">
          <w:marLeft w:val="480"/>
          <w:marRight w:val="0"/>
          <w:marTop w:val="0"/>
          <w:marBottom w:val="0"/>
          <w:divBdr>
            <w:top w:val="none" w:sz="0" w:space="0" w:color="auto"/>
            <w:left w:val="none" w:sz="0" w:space="0" w:color="auto"/>
            <w:bottom w:val="none" w:sz="0" w:space="0" w:color="auto"/>
            <w:right w:val="none" w:sz="0" w:space="0" w:color="auto"/>
          </w:divBdr>
        </w:div>
        <w:div w:id="1270889106">
          <w:marLeft w:val="480"/>
          <w:marRight w:val="0"/>
          <w:marTop w:val="0"/>
          <w:marBottom w:val="0"/>
          <w:divBdr>
            <w:top w:val="none" w:sz="0" w:space="0" w:color="auto"/>
            <w:left w:val="none" w:sz="0" w:space="0" w:color="auto"/>
            <w:bottom w:val="none" w:sz="0" w:space="0" w:color="auto"/>
            <w:right w:val="none" w:sz="0" w:space="0" w:color="auto"/>
          </w:divBdr>
        </w:div>
        <w:div w:id="251739166">
          <w:marLeft w:val="480"/>
          <w:marRight w:val="0"/>
          <w:marTop w:val="0"/>
          <w:marBottom w:val="0"/>
          <w:divBdr>
            <w:top w:val="none" w:sz="0" w:space="0" w:color="auto"/>
            <w:left w:val="none" w:sz="0" w:space="0" w:color="auto"/>
            <w:bottom w:val="none" w:sz="0" w:space="0" w:color="auto"/>
            <w:right w:val="none" w:sz="0" w:space="0" w:color="auto"/>
          </w:divBdr>
        </w:div>
        <w:div w:id="1957128387">
          <w:marLeft w:val="480"/>
          <w:marRight w:val="0"/>
          <w:marTop w:val="0"/>
          <w:marBottom w:val="0"/>
          <w:divBdr>
            <w:top w:val="none" w:sz="0" w:space="0" w:color="auto"/>
            <w:left w:val="none" w:sz="0" w:space="0" w:color="auto"/>
            <w:bottom w:val="none" w:sz="0" w:space="0" w:color="auto"/>
            <w:right w:val="none" w:sz="0" w:space="0" w:color="auto"/>
          </w:divBdr>
        </w:div>
        <w:div w:id="557938171">
          <w:marLeft w:val="480"/>
          <w:marRight w:val="0"/>
          <w:marTop w:val="0"/>
          <w:marBottom w:val="0"/>
          <w:divBdr>
            <w:top w:val="none" w:sz="0" w:space="0" w:color="auto"/>
            <w:left w:val="none" w:sz="0" w:space="0" w:color="auto"/>
            <w:bottom w:val="none" w:sz="0" w:space="0" w:color="auto"/>
            <w:right w:val="none" w:sz="0" w:space="0" w:color="auto"/>
          </w:divBdr>
        </w:div>
      </w:divsChild>
    </w:div>
    <w:div w:id="1522620625">
      <w:bodyDiv w:val="1"/>
      <w:marLeft w:val="0"/>
      <w:marRight w:val="0"/>
      <w:marTop w:val="0"/>
      <w:marBottom w:val="0"/>
      <w:divBdr>
        <w:top w:val="none" w:sz="0" w:space="0" w:color="auto"/>
        <w:left w:val="none" w:sz="0" w:space="0" w:color="auto"/>
        <w:bottom w:val="none" w:sz="0" w:space="0" w:color="auto"/>
        <w:right w:val="none" w:sz="0" w:space="0" w:color="auto"/>
      </w:divBdr>
    </w:div>
    <w:div w:id="1550072834">
      <w:bodyDiv w:val="1"/>
      <w:marLeft w:val="0"/>
      <w:marRight w:val="0"/>
      <w:marTop w:val="0"/>
      <w:marBottom w:val="0"/>
      <w:divBdr>
        <w:top w:val="none" w:sz="0" w:space="0" w:color="auto"/>
        <w:left w:val="none" w:sz="0" w:space="0" w:color="auto"/>
        <w:bottom w:val="none" w:sz="0" w:space="0" w:color="auto"/>
        <w:right w:val="none" w:sz="0" w:space="0" w:color="auto"/>
      </w:divBdr>
    </w:div>
    <w:div w:id="1555703986">
      <w:bodyDiv w:val="1"/>
      <w:marLeft w:val="0"/>
      <w:marRight w:val="0"/>
      <w:marTop w:val="0"/>
      <w:marBottom w:val="0"/>
      <w:divBdr>
        <w:top w:val="none" w:sz="0" w:space="0" w:color="auto"/>
        <w:left w:val="none" w:sz="0" w:space="0" w:color="auto"/>
        <w:bottom w:val="none" w:sz="0" w:space="0" w:color="auto"/>
        <w:right w:val="none" w:sz="0" w:space="0" w:color="auto"/>
      </w:divBdr>
    </w:div>
    <w:div w:id="1576434105">
      <w:bodyDiv w:val="1"/>
      <w:marLeft w:val="0"/>
      <w:marRight w:val="0"/>
      <w:marTop w:val="0"/>
      <w:marBottom w:val="0"/>
      <w:divBdr>
        <w:top w:val="none" w:sz="0" w:space="0" w:color="auto"/>
        <w:left w:val="none" w:sz="0" w:space="0" w:color="auto"/>
        <w:bottom w:val="none" w:sz="0" w:space="0" w:color="auto"/>
        <w:right w:val="none" w:sz="0" w:space="0" w:color="auto"/>
      </w:divBdr>
    </w:div>
    <w:div w:id="1591505128">
      <w:bodyDiv w:val="1"/>
      <w:marLeft w:val="0"/>
      <w:marRight w:val="0"/>
      <w:marTop w:val="0"/>
      <w:marBottom w:val="0"/>
      <w:divBdr>
        <w:top w:val="none" w:sz="0" w:space="0" w:color="auto"/>
        <w:left w:val="none" w:sz="0" w:space="0" w:color="auto"/>
        <w:bottom w:val="none" w:sz="0" w:space="0" w:color="auto"/>
        <w:right w:val="none" w:sz="0" w:space="0" w:color="auto"/>
      </w:divBdr>
      <w:divsChild>
        <w:div w:id="793477057">
          <w:marLeft w:val="480"/>
          <w:marRight w:val="0"/>
          <w:marTop w:val="0"/>
          <w:marBottom w:val="0"/>
          <w:divBdr>
            <w:top w:val="none" w:sz="0" w:space="0" w:color="auto"/>
            <w:left w:val="none" w:sz="0" w:space="0" w:color="auto"/>
            <w:bottom w:val="none" w:sz="0" w:space="0" w:color="auto"/>
            <w:right w:val="none" w:sz="0" w:space="0" w:color="auto"/>
          </w:divBdr>
        </w:div>
        <w:div w:id="1184247932">
          <w:marLeft w:val="480"/>
          <w:marRight w:val="0"/>
          <w:marTop w:val="0"/>
          <w:marBottom w:val="0"/>
          <w:divBdr>
            <w:top w:val="none" w:sz="0" w:space="0" w:color="auto"/>
            <w:left w:val="none" w:sz="0" w:space="0" w:color="auto"/>
            <w:bottom w:val="none" w:sz="0" w:space="0" w:color="auto"/>
            <w:right w:val="none" w:sz="0" w:space="0" w:color="auto"/>
          </w:divBdr>
        </w:div>
        <w:div w:id="698898312">
          <w:marLeft w:val="480"/>
          <w:marRight w:val="0"/>
          <w:marTop w:val="0"/>
          <w:marBottom w:val="0"/>
          <w:divBdr>
            <w:top w:val="none" w:sz="0" w:space="0" w:color="auto"/>
            <w:left w:val="none" w:sz="0" w:space="0" w:color="auto"/>
            <w:bottom w:val="none" w:sz="0" w:space="0" w:color="auto"/>
            <w:right w:val="none" w:sz="0" w:space="0" w:color="auto"/>
          </w:divBdr>
        </w:div>
        <w:div w:id="597834840">
          <w:marLeft w:val="480"/>
          <w:marRight w:val="0"/>
          <w:marTop w:val="0"/>
          <w:marBottom w:val="0"/>
          <w:divBdr>
            <w:top w:val="none" w:sz="0" w:space="0" w:color="auto"/>
            <w:left w:val="none" w:sz="0" w:space="0" w:color="auto"/>
            <w:bottom w:val="none" w:sz="0" w:space="0" w:color="auto"/>
            <w:right w:val="none" w:sz="0" w:space="0" w:color="auto"/>
          </w:divBdr>
        </w:div>
        <w:div w:id="364256676">
          <w:marLeft w:val="480"/>
          <w:marRight w:val="0"/>
          <w:marTop w:val="0"/>
          <w:marBottom w:val="0"/>
          <w:divBdr>
            <w:top w:val="none" w:sz="0" w:space="0" w:color="auto"/>
            <w:left w:val="none" w:sz="0" w:space="0" w:color="auto"/>
            <w:bottom w:val="none" w:sz="0" w:space="0" w:color="auto"/>
            <w:right w:val="none" w:sz="0" w:space="0" w:color="auto"/>
          </w:divBdr>
        </w:div>
        <w:div w:id="1068576151">
          <w:marLeft w:val="480"/>
          <w:marRight w:val="0"/>
          <w:marTop w:val="0"/>
          <w:marBottom w:val="0"/>
          <w:divBdr>
            <w:top w:val="none" w:sz="0" w:space="0" w:color="auto"/>
            <w:left w:val="none" w:sz="0" w:space="0" w:color="auto"/>
            <w:bottom w:val="none" w:sz="0" w:space="0" w:color="auto"/>
            <w:right w:val="none" w:sz="0" w:space="0" w:color="auto"/>
          </w:divBdr>
        </w:div>
        <w:div w:id="143664190">
          <w:marLeft w:val="480"/>
          <w:marRight w:val="0"/>
          <w:marTop w:val="0"/>
          <w:marBottom w:val="0"/>
          <w:divBdr>
            <w:top w:val="none" w:sz="0" w:space="0" w:color="auto"/>
            <w:left w:val="none" w:sz="0" w:space="0" w:color="auto"/>
            <w:bottom w:val="none" w:sz="0" w:space="0" w:color="auto"/>
            <w:right w:val="none" w:sz="0" w:space="0" w:color="auto"/>
          </w:divBdr>
        </w:div>
      </w:divsChild>
    </w:div>
    <w:div w:id="1599369948">
      <w:bodyDiv w:val="1"/>
      <w:marLeft w:val="0"/>
      <w:marRight w:val="0"/>
      <w:marTop w:val="0"/>
      <w:marBottom w:val="0"/>
      <w:divBdr>
        <w:top w:val="none" w:sz="0" w:space="0" w:color="auto"/>
        <w:left w:val="none" w:sz="0" w:space="0" w:color="auto"/>
        <w:bottom w:val="none" w:sz="0" w:space="0" w:color="auto"/>
        <w:right w:val="none" w:sz="0" w:space="0" w:color="auto"/>
      </w:divBdr>
    </w:div>
    <w:div w:id="1601915539">
      <w:bodyDiv w:val="1"/>
      <w:marLeft w:val="0"/>
      <w:marRight w:val="0"/>
      <w:marTop w:val="0"/>
      <w:marBottom w:val="0"/>
      <w:divBdr>
        <w:top w:val="none" w:sz="0" w:space="0" w:color="auto"/>
        <w:left w:val="none" w:sz="0" w:space="0" w:color="auto"/>
        <w:bottom w:val="none" w:sz="0" w:space="0" w:color="auto"/>
        <w:right w:val="none" w:sz="0" w:space="0" w:color="auto"/>
      </w:divBdr>
    </w:div>
    <w:div w:id="1629238941">
      <w:bodyDiv w:val="1"/>
      <w:marLeft w:val="0"/>
      <w:marRight w:val="0"/>
      <w:marTop w:val="0"/>
      <w:marBottom w:val="0"/>
      <w:divBdr>
        <w:top w:val="none" w:sz="0" w:space="0" w:color="auto"/>
        <w:left w:val="none" w:sz="0" w:space="0" w:color="auto"/>
        <w:bottom w:val="none" w:sz="0" w:space="0" w:color="auto"/>
        <w:right w:val="none" w:sz="0" w:space="0" w:color="auto"/>
      </w:divBdr>
    </w:div>
    <w:div w:id="1632442152">
      <w:bodyDiv w:val="1"/>
      <w:marLeft w:val="0"/>
      <w:marRight w:val="0"/>
      <w:marTop w:val="0"/>
      <w:marBottom w:val="0"/>
      <w:divBdr>
        <w:top w:val="none" w:sz="0" w:space="0" w:color="auto"/>
        <w:left w:val="none" w:sz="0" w:space="0" w:color="auto"/>
        <w:bottom w:val="none" w:sz="0" w:space="0" w:color="auto"/>
        <w:right w:val="none" w:sz="0" w:space="0" w:color="auto"/>
      </w:divBdr>
      <w:divsChild>
        <w:div w:id="707998213">
          <w:marLeft w:val="480"/>
          <w:marRight w:val="0"/>
          <w:marTop w:val="0"/>
          <w:marBottom w:val="0"/>
          <w:divBdr>
            <w:top w:val="none" w:sz="0" w:space="0" w:color="auto"/>
            <w:left w:val="none" w:sz="0" w:space="0" w:color="auto"/>
            <w:bottom w:val="none" w:sz="0" w:space="0" w:color="auto"/>
            <w:right w:val="none" w:sz="0" w:space="0" w:color="auto"/>
          </w:divBdr>
        </w:div>
        <w:div w:id="35082936">
          <w:marLeft w:val="480"/>
          <w:marRight w:val="0"/>
          <w:marTop w:val="0"/>
          <w:marBottom w:val="0"/>
          <w:divBdr>
            <w:top w:val="none" w:sz="0" w:space="0" w:color="auto"/>
            <w:left w:val="none" w:sz="0" w:space="0" w:color="auto"/>
            <w:bottom w:val="none" w:sz="0" w:space="0" w:color="auto"/>
            <w:right w:val="none" w:sz="0" w:space="0" w:color="auto"/>
          </w:divBdr>
        </w:div>
        <w:div w:id="2034959521">
          <w:marLeft w:val="480"/>
          <w:marRight w:val="0"/>
          <w:marTop w:val="0"/>
          <w:marBottom w:val="0"/>
          <w:divBdr>
            <w:top w:val="none" w:sz="0" w:space="0" w:color="auto"/>
            <w:left w:val="none" w:sz="0" w:space="0" w:color="auto"/>
            <w:bottom w:val="none" w:sz="0" w:space="0" w:color="auto"/>
            <w:right w:val="none" w:sz="0" w:space="0" w:color="auto"/>
          </w:divBdr>
        </w:div>
        <w:div w:id="673341622">
          <w:marLeft w:val="480"/>
          <w:marRight w:val="0"/>
          <w:marTop w:val="0"/>
          <w:marBottom w:val="0"/>
          <w:divBdr>
            <w:top w:val="none" w:sz="0" w:space="0" w:color="auto"/>
            <w:left w:val="none" w:sz="0" w:space="0" w:color="auto"/>
            <w:bottom w:val="none" w:sz="0" w:space="0" w:color="auto"/>
            <w:right w:val="none" w:sz="0" w:space="0" w:color="auto"/>
          </w:divBdr>
        </w:div>
        <w:div w:id="1525364770">
          <w:marLeft w:val="480"/>
          <w:marRight w:val="0"/>
          <w:marTop w:val="0"/>
          <w:marBottom w:val="0"/>
          <w:divBdr>
            <w:top w:val="none" w:sz="0" w:space="0" w:color="auto"/>
            <w:left w:val="none" w:sz="0" w:space="0" w:color="auto"/>
            <w:bottom w:val="none" w:sz="0" w:space="0" w:color="auto"/>
            <w:right w:val="none" w:sz="0" w:space="0" w:color="auto"/>
          </w:divBdr>
        </w:div>
        <w:div w:id="2033218702">
          <w:marLeft w:val="480"/>
          <w:marRight w:val="0"/>
          <w:marTop w:val="0"/>
          <w:marBottom w:val="0"/>
          <w:divBdr>
            <w:top w:val="none" w:sz="0" w:space="0" w:color="auto"/>
            <w:left w:val="none" w:sz="0" w:space="0" w:color="auto"/>
            <w:bottom w:val="none" w:sz="0" w:space="0" w:color="auto"/>
            <w:right w:val="none" w:sz="0" w:space="0" w:color="auto"/>
          </w:divBdr>
        </w:div>
        <w:div w:id="356852271">
          <w:marLeft w:val="480"/>
          <w:marRight w:val="0"/>
          <w:marTop w:val="0"/>
          <w:marBottom w:val="0"/>
          <w:divBdr>
            <w:top w:val="none" w:sz="0" w:space="0" w:color="auto"/>
            <w:left w:val="none" w:sz="0" w:space="0" w:color="auto"/>
            <w:bottom w:val="none" w:sz="0" w:space="0" w:color="auto"/>
            <w:right w:val="none" w:sz="0" w:space="0" w:color="auto"/>
          </w:divBdr>
        </w:div>
        <w:div w:id="2057391770">
          <w:marLeft w:val="480"/>
          <w:marRight w:val="0"/>
          <w:marTop w:val="0"/>
          <w:marBottom w:val="0"/>
          <w:divBdr>
            <w:top w:val="none" w:sz="0" w:space="0" w:color="auto"/>
            <w:left w:val="none" w:sz="0" w:space="0" w:color="auto"/>
            <w:bottom w:val="none" w:sz="0" w:space="0" w:color="auto"/>
            <w:right w:val="none" w:sz="0" w:space="0" w:color="auto"/>
          </w:divBdr>
        </w:div>
        <w:div w:id="2093547956">
          <w:marLeft w:val="480"/>
          <w:marRight w:val="0"/>
          <w:marTop w:val="0"/>
          <w:marBottom w:val="0"/>
          <w:divBdr>
            <w:top w:val="none" w:sz="0" w:space="0" w:color="auto"/>
            <w:left w:val="none" w:sz="0" w:space="0" w:color="auto"/>
            <w:bottom w:val="none" w:sz="0" w:space="0" w:color="auto"/>
            <w:right w:val="none" w:sz="0" w:space="0" w:color="auto"/>
          </w:divBdr>
        </w:div>
        <w:div w:id="1402631204">
          <w:marLeft w:val="480"/>
          <w:marRight w:val="0"/>
          <w:marTop w:val="0"/>
          <w:marBottom w:val="0"/>
          <w:divBdr>
            <w:top w:val="none" w:sz="0" w:space="0" w:color="auto"/>
            <w:left w:val="none" w:sz="0" w:space="0" w:color="auto"/>
            <w:bottom w:val="none" w:sz="0" w:space="0" w:color="auto"/>
            <w:right w:val="none" w:sz="0" w:space="0" w:color="auto"/>
          </w:divBdr>
        </w:div>
        <w:div w:id="692920480">
          <w:marLeft w:val="480"/>
          <w:marRight w:val="0"/>
          <w:marTop w:val="0"/>
          <w:marBottom w:val="0"/>
          <w:divBdr>
            <w:top w:val="none" w:sz="0" w:space="0" w:color="auto"/>
            <w:left w:val="none" w:sz="0" w:space="0" w:color="auto"/>
            <w:bottom w:val="none" w:sz="0" w:space="0" w:color="auto"/>
            <w:right w:val="none" w:sz="0" w:space="0" w:color="auto"/>
          </w:divBdr>
        </w:div>
        <w:div w:id="733314425">
          <w:marLeft w:val="480"/>
          <w:marRight w:val="0"/>
          <w:marTop w:val="0"/>
          <w:marBottom w:val="0"/>
          <w:divBdr>
            <w:top w:val="none" w:sz="0" w:space="0" w:color="auto"/>
            <w:left w:val="none" w:sz="0" w:space="0" w:color="auto"/>
            <w:bottom w:val="none" w:sz="0" w:space="0" w:color="auto"/>
            <w:right w:val="none" w:sz="0" w:space="0" w:color="auto"/>
          </w:divBdr>
        </w:div>
        <w:div w:id="1246262270">
          <w:marLeft w:val="480"/>
          <w:marRight w:val="0"/>
          <w:marTop w:val="0"/>
          <w:marBottom w:val="0"/>
          <w:divBdr>
            <w:top w:val="none" w:sz="0" w:space="0" w:color="auto"/>
            <w:left w:val="none" w:sz="0" w:space="0" w:color="auto"/>
            <w:bottom w:val="none" w:sz="0" w:space="0" w:color="auto"/>
            <w:right w:val="none" w:sz="0" w:space="0" w:color="auto"/>
          </w:divBdr>
        </w:div>
        <w:div w:id="337120549">
          <w:marLeft w:val="480"/>
          <w:marRight w:val="0"/>
          <w:marTop w:val="0"/>
          <w:marBottom w:val="0"/>
          <w:divBdr>
            <w:top w:val="none" w:sz="0" w:space="0" w:color="auto"/>
            <w:left w:val="none" w:sz="0" w:space="0" w:color="auto"/>
            <w:bottom w:val="none" w:sz="0" w:space="0" w:color="auto"/>
            <w:right w:val="none" w:sz="0" w:space="0" w:color="auto"/>
          </w:divBdr>
        </w:div>
      </w:divsChild>
    </w:div>
    <w:div w:id="1643657225">
      <w:bodyDiv w:val="1"/>
      <w:marLeft w:val="0"/>
      <w:marRight w:val="0"/>
      <w:marTop w:val="0"/>
      <w:marBottom w:val="0"/>
      <w:divBdr>
        <w:top w:val="none" w:sz="0" w:space="0" w:color="auto"/>
        <w:left w:val="none" w:sz="0" w:space="0" w:color="auto"/>
        <w:bottom w:val="none" w:sz="0" w:space="0" w:color="auto"/>
        <w:right w:val="none" w:sz="0" w:space="0" w:color="auto"/>
      </w:divBdr>
      <w:divsChild>
        <w:div w:id="1340159995">
          <w:marLeft w:val="0"/>
          <w:marRight w:val="0"/>
          <w:marTop w:val="0"/>
          <w:marBottom w:val="0"/>
          <w:divBdr>
            <w:top w:val="none" w:sz="0" w:space="0" w:color="auto"/>
            <w:left w:val="none" w:sz="0" w:space="0" w:color="auto"/>
            <w:bottom w:val="none" w:sz="0" w:space="0" w:color="auto"/>
            <w:right w:val="none" w:sz="0" w:space="0" w:color="auto"/>
          </w:divBdr>
        </w:div>
      </w:divsChild>
    </w:div>
    <w:div w:id="1644503475">
      <w:bodyDiv w:val="1"/>
      <w:marLeft w:val="0"/>
      <w:marRight w:val="0"/>
      <w:marTop w:val="0"/>
      <w:marBottom w:val="0"/>
      <w:divBdr>
        <w:top w:val="none" w:sz="0" w:space="0" w:color="auto"/>
        <w:left w:val="none" w:sz="0" w:space="0" w:color="auto"/>
        <w:bottom w:val="none" w:sz="0" w:space="0" w:color="auto"/>
        <w:right w:val="none" w:sz="0" w:space="0" w:color="auto"/>
      </w:divBdr>
    </w:div>
    <w:div w:id="1663846524">
      <w:bodyDiv w:val="1"/>
      <w:marLeft w:val="0"/>
      <w:marRight w:val="0"/>
      <w:marTop w:val="0"/>
      <w:marBottom w:val="0"/>
      <w:divBdr>
        <w:top w:val="none" w:sz="0" w:space="0" w:color="auto"/>
        <w:left w:val="none" w:sz="0" w:space="0" w:color="auto"/>
        <w:bottom w:val="none" w:sz="0" w:space="0" w:color="auto"/>
        <w:right w:val="none" w:sz="0" w:space="0" w:color="auto"/>
      </w:divBdr>
    </w:div>
    <w:div w:id="1690982192">
      <w:bodyDiv w:val="1"/>
      <w:marLeft w:val="0"/>
      <w:marRight w:val="0"/>
      <w:marTop w:val="0"/>
      <w:marBottom w:val="0"/>
      <w:divBdr>
        <w:top w:val="none" w:sz="0" w:space="0" w:color="auto"/>
        <w:left w:val="none" w:sz="0" w:space="0" w:color="auto"/>
        <w:bottom w:val="none" w:sz="0" w:space="0" w:color="auto"/>
        <w:right w:val="none" w:sz="0" w:space="0" w:color="auto"/>
      </w:divBdr>
    </w:div>
    <w:div w:id="1691447978">
      <w:bodyDiv w:val="1"/>
      <w:marLeft w:val="0"/>
      <w:marRight w:val="0"/>
      <w:marTop w:val="0"/>
      <w:marBottom w:val="0"/>
      <w:divBdr>
        <w:top w:val="none" w:sz="0" w:space="0" w:color="auto"/>
        <w:left w:val="none" w:sz="0" w:space="0" w:color="auto"/>
        <w:bottom w:val="none" w:sz="0" w:space="0" w:color="auto"/>
        <w:right w:val="none" w:sz="0" w:space="0" w:color="auto"/>
      </w:divBdr>
      <w:divsChild>
        <w:div w:id="141047251">
          <w:marLeft w:val="480"/>
          <w:marRight w:val="0"/>
          <w:marTop w:val="0"/>
          <w:marBottom w:val="0"/>
          <w:divBdr>
            <w:top w:val="none" w:sz="0" w:space="0" w:color="auto"/>
            <w:left w:val="none" w:sz="0" w:space="0" w:color="auto"/>
            <w:bottom w:val="none" w:sz="0" w:space="0" w:color="auto"/>
            <w:right w:val="none" w:sz="0" w:space="0" w:color="auto"/>
          </w:divBdr>
        </w:div>
        <w:div w:id="23017580">
          <w:marLeft w:val="480"/>
          <w:marRight w:val="0"/>
          <w:marTop w:val="0"/>
          <w:marBottom w:val="0"/>
          <w:divBdr>
            <w:top w:val="none" w:sz="0" w:space="0" w:color="auto"/>
            <w:left w:val="none" w:sz="0" w:space="0" w:color="auto"/>
            <w:bottom w:val="none" w:sz="0" w:space="0" w:color="auto"/>
            <w:right w:val="none" w:sz="0" w:space="0" w:color="auto"/>
          </w:divBdr>
        </w:div>
        <w:div w:id="842428259">
          <w:marLeft w:val="480"/>
          <w:marRight w:val="0"/>
          <w:marTop w:val="0"/>
          <w:marBottom w:val="0"/>
          <w:divBdr>
            <w:top w:val="none" w:sz="0" w:space="0" w:color="auto"/>
            <w:left w:val="none" w:sz="0" w:space="0" w:color="auto"/>
            <w:bottom w:val="none" w:sz="0" w:space="0" w:color="auto"/>
            <w:right w:val="none" w:sz="0" w:space="0" w:color="auto"/>
          </w:divBdr>
        </w:div>
        <w:div w:id="1097678329">
          <w:marLeft w:val="480"/>
          <w:marRight w:val="0"/>
          <w:marTop w:val="0"/>
          <w:marBottom w:val="0"/>
          <w:divBdr>
            <w:top w:val="none" w:sz="0" w:space="0" w:color="auto"/>
            <w:left w:val="none" w:sz="0" w:space="0" w:color="auto"/>
            <w:bottom w:val="none" w:sz="0" w:space="0" w:color="auto"/>
            <w:right w:val="none" w:sz="0" w:space="0" w:color="auto"/>
          </w:divBdr>
        </w:div>
        <w:div w:id="279187907">
          <w:marLeft w:val="480"/>
          <w:marRight w:val="0"/>
          <w:marTop w:val="0"/>
          <w:marBottom w:val="0"/>
          <w:divBdr>
            <w:top w:val="none" w:sz="0" w:space="0" w:color="auto"/>
            <w:left w:val="none" w:sz="0" w:space="0" w:color="auto"/>
            <w:bottom w:val="none" w:sz="0" w:space="0" w:color="auto"/>
            <w:right w:val="none" w:sz="0" w:space="0" w:color="auto"/>
          </w:divBdr>
        </w:div>
        <w:div w:id="87310411">
          <w:marLeft w:val="480"/>
          <w:marRight w:val="0"/>
          <w:marTop w:val="0"/>
          <w:marBottom w:val="0"/>
          <w:divBdr>
            <w:top w:val="none" w:sz="0" w:space="0" w:color="auto"/>
            <w:left w:val="none" w:sz="0" w:space="0" w:color="auto"/>
            <w:bottom w:val="none" w:sz="0" w:space="0" w:color="auto"/>
            <w:right w:val="none" w:sz="0" w:space="0" w:color="auto"/>
          </w:divBdr>
        </w:div>
        <w:div w:id="451560185">
          <w:marLeft w:val="480"/>
          <w:marRight w:val="0"/>
          <w:marTop w:val="0"/>
          <w:marBottom w:val="0"/>
          <w:divBdr>
            <w:top w:val="none" w:sz="0" w:space="0" w:color="auto"/>
            <w:left w:val="none" w:sz="0" w:space="0" w:color="auto"/>
            <w:bottom w:val="none" w:sz="0" w:space="0" w:color="auto"/>
            <w:right w:val="none" w:sz="0" w:space="0" w:color="auto"/>
          </w:divBdr>
        </w:div>
        <w:div w:id="1484346227">
          <w:marLeft w:val="480"/>
          <w:marRight w:val="0"/>
          <w:marTop w:val="0"/>
          <w:marBottom w:val="0"/>
          <w:divBdr>
            <w:top w:val="none" w:sz="0" w:space="0" w:color="auto"/>
            <w:left w:val="none" w:sz="0" w:space="0" w:color="auto"/>
            <w:bottom w:val="none" w:sz="0" w:space="0" w:color="auto"/>
            <w:right w:val="none" w:sz="0" w:space="0" w:color="auto"/>
          </w:divBdr>
        </w:div>
        <w:div w:id="1959527545">
          <w:marLeft w:val="480"/>
          <w:marRight w:val="0"/>
          <w:marTop w:val="0"/>
          <w:marBottom w:val="0"/>
          <w:divBdr>
            <w:top w:val="none" w:sz="0" w:space="0" w:color="auto"/>
            <w:left w:val="none" w:sz="0" w:space="0" w:color="auto"/>
            <w:bottom w:val="none" w:sz="0" w:space="0" w:color="auto"/>
            <w:right w:val="none" w:sz="0" w:space="0" w:color="auto"/>
          </w:divBdr>
        </w:div>
        <w:div w:id="455682229">
          <w:marLeft w:val="480"/>
          <w:marRight w:val="0"/>
          <w:marTop w:val="0"/>
          <w:marBottom w:val="0"/>
          <w:divBdr>
            <w:top w:val="none" w:sz="0" w:space="0" w:color="auto"/>
            <w:left w:val="none" w:sz="0" w:space="0" w:color="auto"/>
            <w:bottom w:val="none" w:sz="0" w:space="0" w:color="auto"/>
            <w:right w:val="none" w:sz="0" w:space="0" w:color="auto"/>
          </w:divBdr>
        </w:div>
        <w:div w:id="1246649305">
          <w:marLeft w:val="480"/>
          <w:marRight w:val="0"/>
          <w:marTop w:val="0"/>
          <w:marBottom w:val="0"/>
          <w:divBdr>
            <w:top w:val="none" w:sz="0" w:space="0" w:color="auto"/>
            <w:left w:val="none" w:sz="0" w:space="0" w:color="auto"/>
            <w:bottom w:val="none" w:sz="0" w:space="0" w:color="auto"/>
            <w:right w:val="none" w:sz="0" w:space="0" w:color="auto"/>
          </w:divBdr>
        </w:div>
        <w:div w:id="1180047900">
          <w:marLeft w:val="480"/>
          <w:marRight w:val="0"/>
          <w:marTop w:val="0"/>
          <w:marBottom w:val="0"/>
          <w:divBdr>
            <w:top w:val="none" w:sz="0" w:space="0" w:color="auto"/>
            <w:left w:val="none" w:sz="0" w:space="0" w:color="auto"/>
            <w:bottom w:val="none" w:sz="0" w:space="0" w:color="auto"/>
            <w:right w:val="none" w:sz="0" w:space="0" w:color="auto"/>
          </w:divBdr>
        </w:div>
        <w:div w:id="691107269">
          <w:marLeft w:val="480"/>
          <w:marRight w:val="0"/>
          <w:marTop w:val="0"/>
          <w:marBottom w:val="0"/>
          <w:divBdr>
            <w:top w:val="none" w:sz="0" w:space="0" w:color="auto"/>
            <w:left w:val="none" w:sz="0" w:space="0" w:color="auto"/>
            <w:bottom w:val="none" w:sz="0" w:space="0" w:color="auto"/>
            <w:right w:val="none" w:sz="0" w:space="0" w:color="auto"/>
          </w:divBdr>
        </w:div>
        <w:div w:id="808785540">
          <w:marLeft w:val="480"/>
          <w:marRight w:val="0"/>
          <w:marTop w:val="0"/>
          <w:marBottom w:val="0"/>
          <w:divBdr>
            <w:top w:val="none" w:sz="0" w:space="0" w:color="auto"/>
            <w:left w:val="none" w:sz="0" w:space="0" w:color="auto"/>
            <w:bottom w:val="none" w:sz="0" w:space="0" w:color="auto"/>
            <w:right w:val="none" w:sz="0" w:space="0" w:color="auto"/>
          </w:divBdr>
        </w:div>
        <w:div w:id="1686177810">
          <w:marLeft w:val="480"/>
          <w:marRight w:val="0"/>
          <w:marTop w:val="0"/>
          <w:marBottom w:val="0"/>
          <w:divBdr>
            <w:top w:val="none" w:sz="0" w:space="0" w:color="auto"/>
            <w:left w:val="none" w:sz="0" w:space="0" w:color="auto"/>
            <w:bottom w:val="none" w:sz="0" w:space="0" w:color="auto"/>
            <w:right w:val="none" w:sz="0" w:space="0" w:color="auto"/>
          </w:divBdr>
        </w:div>
        <w:div w:id="532039648">
          <w:marLeft w:val="480"/>
          <w:marRight w:val="0"/>
          <w:marTop w:val="0"/>
          <w:marBottom w:val="0"/>
          <w:divBdr>
            <w:top w:val="none" w:sz="0" w:space="0" w:color="auto"/>
            <w:left w:val="none" w:sz="0" w:space="0" w:color="auto"/>
            <w:bottom w:val="none" w:sz="0" w:space="0" w:color="auto"/>
            <w:right w:val="none" w:sz="0" w:space="0" w:color="auto"/>
          </w:divBdr>
        </w:div>
        <w:div w:id="133571057">
          <w:marLeft w:val="480"/>
          <w:marRight w:val="0"/>
          <w:marTop w:val="0"/>
          <w:marBottom w:val="0"/>
          <w:divBdr>
            <w:top w:val="none" w:sz="0" w:space="0" w:color="auto"/>
            <w:left w:val="none" w:sz="0" w:space="0" w:color="auto"/>
            <w:bottom w:val="none" w:sz="0" w:space="0" w:color="auto"/>
            <w:right w:val="none" w:sz="0" w:space="0" w:color="auto"/>
          </w:divBdr>
        </w:div>
        <w:div w:id="884098962">
          <w:marLeft w:val="480"/>
          <w:marRight w:val="0"/>
          <w:marTop w:val="0"/>
          <w:marBottom w:val="0"/>
          <w:divBdr>
            <w:top w:val="none" w:sz="0" w:space="0" w:color="auto"/>
            <w:left w:val="none" w:sz="0" w:space="0" w:color="auto"/>
            <w:bottom w:val="none" w:sz="0" w:space="0" w:color="auto"/>
            <w:right w:val="none" w:sz="0" w:space="0" w:color="auto"/>
          </w:divBdr>
        </w:div>
        <w:div w:id="1460033685">
          <w:marLeft w:val="480"/>
          <w:marRight w:val="0"/>
          <w:marTop w:val="0"/>
          <w:marBottom w:val="0"/>
          <w:divBdr>
            <w:top w:val="none" w:sz="0" w:space="0" w:color="auto"/>
            <w:left w:val="none" w:sz="0" w:space="0" w:color="auto"/>
            <w:bottom w:val="none" w:sz="0" w:space="0" w:color="auto"/>
            <w:right w:val="none" w:sz="0" w:space="0" w:color="auto"/>
          </w:divBdr>
        </w:div>
        <w:div w:id="1690913580">
          <w:marLeft w:val="480"/>
          <w:marRight w:val="0"/>
          <w:marTop w:val="0"/>
          <w:marBottom w:val="0"/>
          <w:divBdr>
            <w:top w:val="none" w:sz="0" w:space="0" w:color="auto"/>
            <w:left w:val="none" w:sz="0" w:space="0" w:color="auto"/>
            <w:bottom w:val="none" w:sz="0" w:space="0" w:color="auto"/>
            <w:right w:val="none" w:sz="0" w:space="0" w:color="auto"/>
          </w:divBdr>
        </w:div>
        <w:div w:id="1928541309">
          <w:marLeft w:val="480"/>
          <w:marRight w:val="0"/>
          <w:marTop w:val="0"/>
          <w:marBottom w:val="0"/>
          <w:divBdr>
            <w:top w:val="none" w:sz="0" w:space="0" w:color="auto"/>
            <w:left w:val="none" w:sz="0" w:space="0" w:color="auto"/>
            <w:bottom w:val="none" w:sz="0" w:space="0" w:color="auto"/>
            <w:right w:val="none" w:sz="0" w:space="0" w:color="auto"/>
          </w:divBdr>
        </w:div>
        <w:div w:id="654798590">
          <w:marLeft w:val="480"/>
          <w:marRight w:val="0"/>
          <w:marTop w:val="0"/>
          <w:marBottom w:val="0"/>
          <w:divBdr>
            <w:top w:val="none" w:sz="0" w:space="0" w:color="auto"/>
            <w:left w:val="none" w:sz="0" w:space="0" w:color="auto"/>
            <w:bottom w:val="none" w:sz="0" w:space="0" w:color="auto"/>
            <w:right w:val="none" w:sz="0" w:space="0" w:color="auto"/>
          </w:divBdr>
        </w:div>
        <w:div w:id="985008783">
          <w:marLeft w:val="480"/>
          <w:marRight w:val="0"/>
          <w:marTop w:val="0"/>
          <w:marBottom w:val="0"/>
          <w:divBdr>
            <w:top w:val="none" w:sz="0" w:space="0" w:color="auto"/>
            <w:left w:val="none" w:sz="0" w:space="0" w:color="auto"/>
            <w:bottom w:val="none" w:sz="0" w:space="0" w:color="auto"/>
            <w:right w:val="none" w:sz="0" w:space="0" w:color="auto"/>
          </w:divBdr>
        </w:div>
        <w:div w:id="442922676">
          <w:marLeft w:val="480"/>
          <w:marRight w:val="0"/>
          <w:marTop w:val="0"/>
          <w:marBottom w:val="0"/>
          <w:divBdr>
            <w:top w:val="none" w:sz="0" w:space="0" w:color="auto"/>
            <w:left w:val="none" w:sz="0" w:space="0" w:color="auto"/>
            <w:bottom w:val="none" w:sz="0" w:space="0" w:color="auto"/>
            <w:right w:val="none" w:sz="0" w:space="0" w:color="auto"/>
          </w:divBdr>
        </w:div>
        <w:div w:id="1920794854">
          <w:marLeft w:val="480"/>
          <w:marRight w:val="0"/>
          <w:marTop w:val="0"/>
          <w:marBottom w:val="0"/>
          <w:divBdr>
            <w:top w:val="none" w:sz="0" w:space="0" w:color="auto"/>
            <w:left w:val="none" w:sz="0" w:space="0" w:color="auto"/>
            <w:bottom w:val="none" w:sz="0" w:space="0" w:color="auto"/>
            <w:right w:val="none" w:sz="0" w:space="0" w:color="auto"/>
          </w:divBdr>
        </w:div>
        <w:div w:id="1898080924">
          <w:marLeft w:val="480"/>
          <w:marRight w:val="0"/>
          <w:marTop w:val="0"/>
          <w:marBottom w:val="0"/>
          <w:divBdr>
            <w:top w:val="none" w:sz="0" w:space="0" w:color="auto"/>
            <w:left w:val="none" w:sz="0" w:space="0" w:color="auto"/>
            <w:bottom w:val="none" w:sz="0" w:space="0" w:color="auto"/>
            <w:right w:val="none" w:sz="0" w:space="0" w:color="auto"/>
          </w:divBdr>
        </w:div>
        <w:div w:id="134109808">
          <w:marLeft w:val="480"/>
          <w:marRight w:val="0"/>
          <w:marTop w:val="0"/>
          <w:marBottom w:val="0"/>
          <w:divBdr>
            <w:top w:val="none" w:sz="0" w:space="0" w:color="auto"/>
            <w:left w:val="none" w:sz="0" w:space="0" w:color="auto"/>
            <w:bottom w:val="none" w:sz="0" w:space="0" w:color="auto"/>
            <w:right w:val="none" w:sz="0" w:space="0" w:color="auto"/>
          </w:divBdr>
        </w:div>
        <w:div w:id="587618159">
          <w:marLeft w:val="480"/>
          <w:marRight w:val="0"/>
          <w:marTop w:val="0"/>
          <w:marBottom w:val="0"/>
          <w:divBdr>
            <w:top w:val="none" w:sz="0" w:space="0" w:color="auto"/>
            <w:left w:val="none" w:sz="0" w:space="0" w:color="auto"/>
            <w:bottom w:val="none" w:sz="0" w:space="0" w:color="auto"/>
            <w:right w:val="none" w:sz="0" w:space="0" w:color="auto"/>
          </w:divBdr>
        </w:div>
        <w:div w:id="1385445658">
          <w:marLeft w:val="480"/>
          <w:marRight w:val="0"/>
          <w:marTop w:val="0"/>
          <w:marBottom w:val="0"/>
          <w:divBdr>
            <w:top w:val="none" w:sz="0" w:space="0" w:color="auto"/>
            <w:left w:val="none" w:sz="0" w:space="0" w:color="auto"/>
            <w:bottom w:val="none" w:sz="0" w:space="0" w:color="auto"/>
            <w:right w:val="none" w:sz="0" w:space="0" w:color="auto"/>
          </w:divBdr>
        </w:div>
        <w:div w:id="747845565">
          <w:marLeft w:val="480"/>
          <w:marRight w:val="0"/>
          <w:marTop w:val="0"/>
          <w:marBottom w:val="0"/>
          <w:divBdr>
            <w:top w:val="none" w:sz="0" w:space="0" w:color="auto"/>
            <w:left w:val="none" w:sz="0" w:space="0" w:color="auto"/>
            <w:bottom w:val="none" w:sz="0" w:space="0" w:color="auto"/>
            <w:right w:val="none" w:sz="0" w:space="0" w:color="auto"/>
          </w:divBdr>
        </w:div>
      </w:divsChild>
    </w:div>
    <w:div w:id="1696883331">
      <w:bodyDiv w:val="1"/>
      <w:marLeft w:val="0"/>
      <w:marRight w:val="0"/>
      <w:marTop w:val="0"/>
      <w:marBottom w:val="0"/>
      <w:divBdr>
        <w:top w:val="none" w:sz="0" w:space="0" w:color="auto"/>
        <w:left w:val="none" w:sz="0" w:space="0" w:color="auto"/>
        <w:bottom w:val="none" w:sz="0" w:space="0" w:color="auto"/>
        <w:right w:val="none" w:sz="0" w:space="0" w:color="auto"/>
      </w:divBdr>
      <w:divsChild>
        <w:div w:id="499127611">
          <w:marLeft w:val="480"/>
          <w:marRight w:val="0"/>
          <w:marTop w:val="0"/>
          <w:marBottom w:val="0"/>
          <w:divBdr>
            <w:top w:val="none" w:sz="0" w:space="0" w:color="auto"/>
            <w:left w:val="none" w:sz="0" w:space="0" w:color="auto"/>
            <w:bottom w:val="none" w:sz="0" w:space="0" w:color="auto"/>
            <w:right w:val="none" w:sz="0" w:space="0" w:color="auto"/>
          </w:divBdr>
        </w:div>
        <w:div w:id="2138184778">
          <w:marLeft w:val="480"/>
          <w:marRight w:val="0"/>
          <w:marTop w:val="0"/>
          <w:marBottom w:val="0"/>
          <w:divBdr>
            <w:top w:val="none" w:sz="0" w:space="0" w:color="auto"/>
            <w:left w:val="none" w:sz="0" w:space="0" w:color="auto"/>
            <w:bottom w:val="none" w:sz="0" w:space="0" w:color="auto"/>
            <w:right w:val="none" w:sz="0" w:space="0" w:color="auto"/>
          </w:divBdr>
        </w:div>
        <w:div w:id="1136678628">
          <w:marLeft w:val="480"/>
          <w:marRight w:val="0"/>
          <w:marTop w:val="0"/>
          <w:marBottom w:val="0"/>
          <w:divBdr>
            <w:top w:val="none" w:sz="0" w:space="0" w:color="auto"/>
            <w:left w:val="none" w:sz="0" w:space="0" w:color="auto"/>
            <w:bottom w:val="none" w:sz="0" w:space="0" w:color="auto"/>
            <w:right w:val="none" w:sz="0" w:space="0" w:color="auto"/>
          </w:divBdr>
        </w:div>
        <w:div w:id="2090691622">
          <w:marLeft w:val="480"/>
          <w:marRight w:val="0"/>
          <w:marTop w:val="0"/>
          <w:marBottom w:val="0"/>
          <w:divBdr>
            <w:top w:val="none" w:sz="0" w:space="0" w:color="auto"/>
            <w:left w:val="none" w:sz="0" w:space="0" w:color="auto"/>
            <w:bottom w:val="none" w:sz="0" w:space="0" w:color="auto"/>
            <w:right w:val="none" w:sz="0" w:space="0" w:color="auto"/>
          </w:divBdr>
        </w:div>
        <w:div w:id="259217003">
          <w:marLeft w:val="480"/>
          <w:marRight w:val="0"/>
          <w:marTop w:val="0"/>
          <w:marBottom w:val="0"/>
          <w:divBdr>
            <w:top w:val="none" w:sz="0" w:space="0" w:color="auto"/>
            <w:left w:val="none" w:sz="0" w:space="0" w:color="auto"/>
            <w:bottom w:val="none" w:sz="0" w:space="0" w:color="auto"/>
            <w:right w:val="none" w:sz="0" w:space="0" w:color="auto"/>
          </w:divBdr>
        </w:div>
        <w:div w:id="1685671670">
          <w:marLeft w:val="480"/>
          <w:marRight w:val="0"/>
          <w:marTop w:val="0"/>
          <w:marBottom w:val="0"/>
          <w:divBdr>
            <w:top w:val="none" w:sz="0" w:space="0" w:color="auto"/>
            <w:left w:val="none" w:sz="0" w:space="0" w:color="auto"/>
            <w:bottom w:val="none" w:sz="0" w:space="0" w:color="auto"/>
            <w:right w:val="none" w:sz="0" w:space="0" w:color="auto"/>
          </w:divBdr>
        </w:div>
        <w:div w:id="1557280297">
          <w:marLeft w:val="480"/>
          <w:marRight w:val="0"/>
          <w:marTop w:val="0"/>
          <w:marBottom w:val="0"/>
          <w:divBdr>
            <w:top w:val="none" w:sz="0" w:space="0" w:color="auto"/>
            <w:left w:val="none" w:sz="0" w:space="0" w:color="auto"/>
            <w:bottom w:val="none" w:sz="0" w:space="0" w:color="auto"/>
            <w:right w:val="none" w:sz="0" w:space="0" w:color="auto"/>
          </w:divBdr>
        </w:div>
        <w:div w:id="1432430348">
          <w:marLeft w:val="480"/>
          <w:marRight w:val="0"/>
          <w:marTop w:val="0"/>
          <w:marBottom w:val="0"/>
          <w:divBdr>
            <w:top w:val="none" w:sz="0" w:space="0" w:color="auto"/>
            <w:left w:val="none" w:sz="0" w:space="0" w:color="auto"/>
            <w:bottom w:val="none" w:sz="0" w:space="0" w:color="auto"/>
            <w:right w:val="none" w:sz="0" w:space="0" w:color="auto"/>
          </w:divBdr>
        </w:div>
        <w:div w:id="2023117535">
          <w:marLeft w:val="480"/>
          <w:marRight w:val="0"/>
          <w:marTop w:val="0"/>
          <w:marBottom w:val="0"/>
          <w:divBdr>
            <w:top w:val="none" w:sz="0" w:space="0" w:color="auto"/>
            <w:left w:val="none" w:sz="0" w:space="0" w:color="auto"/>
            <w:bottom w:val="none" w:sz="0" w:space="0" w:color="auto"/>
            <w:right w:val="none" w:sz="0" w:space="0" w:color="auto"/>
          </w:divBdr>
        </w:div>
        <w:div w:id="1577088457">
          <w:marLeft w:val="480"/>
          <w:marRight w:val="0"/>
          <w:marTop w:val="0"/>
          <w:marBottom w:val="0"/>
          <w:divBdr>
            <w:top w:val="none" w:sz="0" w:space="0" w:color="auto"/>
            <w:left w:val="none" w:sz="0" w:space="0" w:color="auto"/>
            <w:bottom w:val="none" w:sz="0" w:space="0" w:color="auto"/>
            <w:right w:val="none" w:sz="0" w:space="0" w:color="auto"/>
          </w:divBdr>
        </w:div>
        <w:div w:id="1241331021">
          <w:marLeft w:val="480"/>
          <w:marRight w:val="0"/>
          <w:marTop w:val="0"/>
          <w:marBottom w:val="0"/>
          <w:divBdr>
            <w:top w:val="none" w:sz="0" w:space="0" w:color="auto"/>
            <w:left w:val="none" w:sz="0" w:space="0" w:color="auto"/>
            <w:bottom w:val="none" w:sz="0" w:space="0" w:color="auto"/>
            <w:right w:val="none" w:sz="0" w:space="0" w:color="auto"/>
          </w:divBdr>
        </w:div>
        <w:div w:id="1928541901">
          <w:marLeft w:val="480"/>
          <w:marRight w:val="0"/>
          <w:marTop w:val="0"/>
          <w:marBottom w:val="0"/>
          <w:divBdr>
            <w:top w:val="none" w:sz="0" w:space="0" w:color="auto"/>
            <w:left w:val="none" w:sz="0" w:space="0" w:color="auto"/>
            <w:bottom w:val="none" w:sz="0" w:space="0" w:color="auto"/>
            <w:right w:val="none" w:sz="0" w:space="0" w:color="auto"/>
          </w:divBdr>
        </w:div>
        <w:div w:id="1553038340">
          <w:marLeft w:val="480"/>
          <w:marRight w:val="0"/>
          <w:marTop w:val="0"/>
          <w:marBottom w:val="0"/>
          <w:divBdr>
            <w:top w:val="none" w:sz="0" w:space="0" w:color="auto"/>
            <w:left w:val="none" w:sz="0" w:space="0" w:color="auto"/>
            <w:bottom w:val="none" w:sz="0" w:space="0" w:color="auto"/>
            <w:right w:val="none" w:sz="0" w:space="0" w:color="auto"/>
          </w:divBdr>
        </w:div>
      </w:divsChild>
    </w:div>
    <w:div w:id="1702121929">
      <w:bodyDiv w:val="1"/>
      <w:marLeft w:val="0"/>
      <w:marRight w:val="0"/>
      <w:marTop w:val="0"/>
      <w:marBottom w:val="0"/>
      <w:divBdr>
        <w:top w:val="none" w:sz="0" w:space="0" w:color="auto"/>
        <w:left w:val="none" w:sz="0" w:space="0" w:color="auto"/>
        <w:bottom w:val="none" w:sz="0" w:space="0" w:color="auto"/>
        <w:right w:val="none" w:sz="0" w:space="0" w:color="auto"/>
      </w:divBdr>
    </w:div>
    <w:div w:id="1711758866">
      <w:bodyDiv w:val="1"/>
      <w:marLeft w:val="0"/>
      <w:marRight w:val="0"/>
      <w:marTop w:val="0"/>
      <w:marBottom w:val="0"/>
      <w:divBdr>
        <w:top w:val="none" w:sz="0" w:space="0" w:color="auto"/>
        <w:left w:val="none" w:sz="0" w:space="0" w:color="auto"/>
        <w:bottom w:val="none" w:sz="0" w:space="0" w:color="auto"/>
        <w:right w:val="none" w:sz="0" w:space="0" w:color="auto"/>
      </w:divBdr>
    </w:div>
    <w:div w:id="1721202164">
      <w:bodyDiv w:val="1"/>
      <w:marLeft w:val="0"/>
      <w:marRight w:val="0"/>
      <w:marTop w:val="0"/>
      <w:marBottom w:val="0"/>
      <w:divBdr>
        <w:top w:val="none" w:sz="0" w:space="0" w:color="auto"/>
        <w:left w:val="none" w:sz="0" w:space="0" w:color="auto"/>
        <w:bottom w:val="none" w:sz="0" w:space="0" w:color="auto"/>
        <w:right w:val="none" w:sz="0" w:space="0" w:color="auto"/>
      </w:divBdr>
    </w:div>
    <w:div w:id="1721781341">
      <w:bodyDiv w:val="1"/>
      <w:marLeft w:val="0"/>
      <w:marRight w:val="0"/>
      <w:marTop w:val="0"/>
      <w:marBottom w:val="0"/>
      <w:divBdr>
        <w:top w:val="none" w:sz="0" w:space="0" w:color="auto"/>
        <w:left w:val="none" w:sz="0" w:space="0" w:color="auto"/>
        <w:bottom w:val="none" w:sz="0" w:space="0" w:color="auto"/>
        <w:right w:val="none" w:sz="0" w:space="0" w:color="auto"/>
      </w:divBdr>
    </w:div>
    <w:div w:id="1728186320">
      <w:bodyDiv w:val="1"/>
      <w:marLeft w:val="0"/>
      <w:marRight w:val="0"/>
      <w:marTop w:val="0"/>
      <w:marBottom w:val="0"/>
      <w:divBdr>
        <w:top w:val="none" w:sz="0" w:space="0" w:color="auto"/>
        <w:left w:val="none" w:sz="0" w:space="0" w:color="auto"/>
        <w:bottom w:val="none" w:sz="0" w:space="0" w:color="auto"/>
        <w:right w:val="none" w:sz="0" w:space="0" w:color="auto"/>
      </w:divBdr>
    </w:div>
    <w:div w:id="1730882418">
      <w:bodyDiv w:val="1"/>
      <w:marLeft w:val="0"/>
      <w:marRight w:val="0"/>
      <w:marTop w:val="0"/>
      <w:marBottom w:val="0"/>
      <w:divBdr>
        <w:top w:val="none" w:sz="0" w:space="0" w:color="auto"/>
        <w:left w:val="none" w:sz="0" w:space="0" w:color="auto"/>
        <w:bottom w:val="none" w:sz="0" w:space="0" w:color="auto"/>
        <w:right w:val="none" w:sz="0" w:space="0" w:color="auto"/>
      </w:divBdr>
      <w:divsChild>
        <w:div w:id="1071856277">
          <w:marLeft w:val="480"/>
          <w:marRight w:val="0"/>
          <w:marTop w:val="0"/>
          <w:marBottom w:val="0"/>
          <w:divBdr>
            <w:top w:val="none" w:sz="0" w:space="0" w:color="auto"/>
            <w:left w:val="none" w:sz="0" w:space="0" w:color="auto"/>
            <w:bottom w:val="none" w:sz="0" w:space="0" w:color="auto"/>
            <w:right w:val="none" w:sz="0" w:space="0" w:color="auto"/>
          </w:divBdr>
        </w:div>
        <w:div w:id="2110849838">
          <w:marLeft w:val="480"/>
          <w:marRight w:val="0"/>
          <w:marTop w:val="0"/>
          <w:marBottom w:val="0"/>
          <w:divBdr>
            <w:top w:val="none" w:sz="0" w:space="0" w:color="auto"/>
            <w:left w:val="none" w:sz="0" w:space="0" w:color="auto"/>
            <w:bottom w:val="none" w:sz="0" w:space="0" w:color="auto"/>
            <w:right w:val="none" w:sz="0" w:space="0" w:color="auto"/>
          </w:divBdr>
        </w:div>
        <w:div w:id="2904371">
          <w:marLeft w:val="480"/>
          <w:marRight w:val="0"/>
          <w:marTop w:val="0"/>
          <w:marBottom w:val="0"/>
          <w:divBdr>
            <w:top w:val="none" w:sz="0" w:space="0" w:color="auto"/>
            <w:left w:val="none" w:sz="0" w:space="0" w:color="auto"/>
            <w:bottom w:val="none" w:sz="0" w:space="0" w:color="auto"/>
            <w:right w:val="none" w:sz="0" w:space="0" w:color="auto"/>
          </w:divBdr>
        </w:div>
        <w:div w:id="867959525">
          <w:marLeft w:val="480"/>
          <w:marRight w:val="0"/>
          <w:marTop w:val="0"/>
          <w:marBottom w:val="0"/>
          <w:divBdr>
            <w:top w:val="none" w:sz="0" w:space="0" w:color="auto"/>
            <w:left w:val="none" w:sz="0" w:space="0" w:color="auto"/>
            <w:bottom w:val="none" w:sz="0" w:space="0" w:color="auto"/>
            <w:right w:val="none" w:sz="0" w:space="0" w:color="auto"/>
          </w:divBdr>
        </w:div>
        <w:div w:id="568809049">
          <w:marLeft w:val="480"/>
          <w:marRight w:val="0"/>
          <w:marTop w:val="0"/>
          <w:marBottom w:val="0"/>
          <w:divBdr>
            <w:top w:val="none" w:sz="0" w:space="0" w:color="auto"/>
            <w:left w:val="none" w:sz="0" w:space="0" w:color="auto"/>
            <w:bottom w:val="none" w:sz="0" w:space="0" w:color="auto"/>
            <w:right w:val="none" w:sz="0" w:space="0" w:color="auto"/>
          </w:divBdr>
        </w:div>
        <w:div w:id="786507890">
          <w:marLeft w:val="480"/>
          <w:marRight w:val="0"/>
          <w:marTop w:val="0"/>
          <w:marBottom w:val="0"/>
          <w:divBdr>
            <w:top w:val="none" w:sz="0" w:space="0" w:color="auto"/>
            <w:left w:val="none" w:sz="0" w:space="0" w:color="auto"/>
            <w:bottom w:val="none" w:sz="0" w:space="0" w:color="auto"/>
            <w:right w:val="none" w:sz="0" w:space="0" w:color="auto"/>
          </w:divBdr>
        </w:div>
        <w:div w:id="604311090">
          <w:marLeft w:val="480"/>
          <w:marRight w:val="0"/>
          <w:marTop w:val="0"/>
          <w:marBottom w:val="0"/>
          <w:divBdr>
            <w:top w:val="none" w:sz="0" w:space="0" w:color="auto"/>
            <w:left w:val="none" w:sz="0" w:space="0" w:color="auto"/>
            <w:bottom w:val="none" w:sz="0" w:space="0" w:color="auto"/>
            <w:right w:val="none" w:sz="0" w:space="0" w:color="auto"/>
          </w:divBdr>
        </w:div>
        <w:div w:id="430394817">
          <w:marLeft w:val="480"/>
          <w:marRight w:val="0"/>
          <w:marTop w:val="0"/>
          <w:marBottom w:val="0"/>
          <w:divBdr>
            <w:top w:val="none" w:sz="0" w:space="0" w:color="auto"/>
            <w:left w:val="none" w:sz="0" w:space="0" w:color="auto"/>
            <w:bottom w:val="none" w:sz="0" w:space="0" w:color="auto"/>
            <w:right w:val="none" w:sz="0" w:space="0" w:color="auto"/>
          </w:divBdr>
        </w:div>
        <w:div w:id="128668381">
          <w:marLeft w:val="480"/>
          <w:marRight w:val="0"/>
          <w:marTop w:val="0"/>
          <w:marBottom w:val="0"/>
          <w:divBdr>
            <w:top w:val="none" w:sz="0" w:space="0" w:color="auto"/>
            <w:left w:val="none" w:sz="0" w:space="0" w:color="auto"/>
            <w:bottom w:val="none" w:sz="0" w:space="0" w:color="auto"/>
            <w:right w:val="none" w:sz="0" w:space="0" w:color="auto"/>
          </w:divBdr>
        </w:div>
        <w:div w:id="236089811">
          <w:marLeft w:val="480"/>
          <w:marRight w:val="0"/>
          <w:marTop w:val="0"/>
          <w:marBottom w:val="0"/>
          <w:divBdr>
            <w:top w:val="none" w:sz="0" w:space="0" w:color="auto"/>
            <w:left w:val="none" w:sz="0" w:space="0" w:color="auto"/>
            <w:bottom w:val="none" w:sz="0" w:space="0" w:color="auto"/>
            <w:right w:val="none" w:sz="0" w:space="0" w:color="auto"/>
          </w:divBdr>
        </w:div>
        <w:div w:id="1548058450">
          <w:marLeft w:val="480"/>
          <w:marRight w:val="0"/>
          <w:marTop w:val="0"/>
          <w:marBottom w:val="0"/>
          <w:divBdr>
            <w:top w:val="none" w:sz="0" w:space="0" w:color="auto"/>
            <w:left w:val="none" w:sz="0" w:space="0" w:color="auto"/>
            <w:bottom w:val="none" w:sz="0" w:space="0" w:color="auto"/>
            <w:right w:val="none" w:sz="0" w:space="0" w:color="auto"/>
          </w:divBdr>
        </w:div>
        <w:div w:id="307785499">
          <w:marLeft w:val="480"/>
          <w:marRight w:val="0"/>
          <w:marTop w:val="0"/>
          <w:marBottom w:val="0"/>
          <w:divBdr>
            <w:top w:val="none" w:sz="0" w:space="0" w:color="auto"/>
            <w:left w:val="none" w:sz="0" w:space="0" w:color="auto"/>
            <w:bottom w:val="none" w:sz="0" w:space="0" w:color="auto"/>
            <w:right w:val="none" w:sz="0" w:space="0" w:color="auto"/>
          </w:divBdr>
        </w:div>
        <w:div w:id="130831981">
          <w:marLeft w:val="480"/>
          <w:marRight w:val="0"/>
          <w:marTop w:val="0"/>
          <w:marBottom w:val="0"/>
          <w:divBdr>
            <w:top w:val="none" w:sz="0" w:space="0" w:color="auto"/>
            <w:left w:val="none" w:sz="0" w:space="0" w:color="auto"/>
            <w:bottom w:val="none" w:sz="0" w:space="0" w:color="auto"/>
            <w:right w:val="none" w:sz="0" w:space="0" w:color="auto"/>
          </w:divBdr>
        </w:div>
        <w:div w:id="1120762711">
          <w:marLeft w:val="480"/>
          <w:marRight w:val="0"/>
          <w:marTop w:val="0"/>
          <w:marBottom w:val="0"/>
          <w:divBdr>
            <w:top w:val="none" w:sz="0" w:space="0" w:color="auto"/>
            <w:left w:val="none" w:sz="0" w:space="0" w:color="auto"/>
            <w:bottom w:val="none" w:sz="0" w:space="0" w:color="auto"/>
            <w:right w:val="none" w:sz="0" w:space="0" w:color="auto"/>
          </w:divBdr>
        </w:div>
        <w:div w:id="1575120978">
          <w:marLeft w:val="480"/>
          <w:marRight w:val="0"/>
          <w:marTop w:val="0"/>
          <w:marBottom w:val="0"/>
          <w:divBdr>
            <w:top w:val="none" w:sz="0" w:space="0" w:color="auto"/>
            <w:left w:val="none" w:sz="0" w:space="0" w:color="auto"/>
            <w:bottom w:val="none" w:sz="0" w:space="0" w:color="auto"/>
            <w:right w:val="none" w:sz="0" w:space="0" w:color="auto"/>
          </w:divBdr>
        </w:div>
        <w:div w:id="835459008">
          <w:marLeft w:val="480"/>
          <w:marRight w:val="0"/>
          <w:marTop w:val="0"/>
          <w:marBottom w:val="0"/>
          <w:divBdr>
            <w:top w:val="none" w:sz="0" w:space="0" w:color="auto"/>
            <w:left w:val="none" w:sz="0" w:space="0" w:color="auto"/>
            <w:bottom w:val="none" w:sz="0" w:space="0" w:color="auto"/>
            <w:right w:val="none" w:sz="0" w:space="0" w:color="auto"/>
          </w:divBdr>
        </w:div>
        <w:div w:id="1070149883">
          <w:marLeft w:val="480"/>
          <w:marRight w:val="0"/>
          <w:marTop w:val="0"/>
          <w:marBottom w:val="0"/>
          <w:divBdr>
            <w:top w:val="none" w:sz="0" w:space="0" w:color="auto"/>
            <w:left w:val="none" w:sz="0" w:space="0" w:color="auto"/>
            <w:bottom w:val="none" w:sz="0" w:space="0" w:color="auto"/>
            <w:right w:val="none" w:sz="0" w:space="0" w:color="auto"/>
          </w:divBdr>
        </w:div>
        <w:div w:id="885335851">
          <w:marLeft w:val="480"/>
          <w:marRight w:val="0"/>
          <w:marTop w:val="0"/>
          <w:marBottom w:val="0"/>
          <w:divBdr>
            <w:top w:val="none" w:sz="0" w:space="0" w:color="auto"/>
            <w:left w:val="none" w:sz="0" w:space="0" w:color="auto"/>
            <w:bottom w:val="none" w:sz="0" w:space="0" w:color="auto"/>
            <w:right w:val="none" w:sz="0" w:space="0" w:color="auto"/>
          </w:divBdr>
        </w:div>
        <w:div w:id="1072000634">
          <w:marLeft w:val="480"/>
          <w:marRight w:val="0"/>
          <w:marTop w:val="0"/>
          <w:marBottom w:val="0"/>
          <w:divBdr>
            <w:top w:val="none" w:sz="0" w:space="0" w:color="auto"/>
            <w:left w:val="none" w:sz="0" w:space="0" w:color="auto"/>
            <w:bottom w:val="none" w:sz="0" w:space="0" w:color="auto"/>
            <w:right w:val="none" w:sz="0" w:space="0" w:color="auto"/>
          </w:divBdr>
        </w:div>
        <w:div w:id="1893495507">
          <w:marLeft w:val="480"/>
          <w:marRight w:val="0"/>
          <w:marTop w:val="0"/>
          <w:marBottom w:val="0"/>
          <w:divBdr>
            <w:top w:val="none" w:sz="0" w:space="0" w:color="auto"/>
            <w:left w:val="none" w:sz="0" w:space="0" w:color="auto"/>
            <w:bottom w:val="none" w:sz="0" w:space="0" w:color="auto"/>
            <w:right w:val="none" w:sz="0" w:space="0" w:color="auto"/>
          </w:divBdr>
        </w:div>
        <w:div w:id="872574903">
          <w:marLeft w:val="480"/>
          <w:marRight w:val="0"/>
          <w:marTop w:val="0"/>
          <w:marBottom w:val="0"/>
          <w:divBdr>
            <w:top w:val="none" w:sz="0" w:space="0" w:color="auto"/>
            <w:left w:val="none" w:sz="0" w:space="0" w:color="auto"/>
            <w:bottom w:val="none" w:sz="0" w:space="0" w:color="auto"/>
            <w:right w:val="none" w:sz="0" w:space="0" w:color="auto"/>
          </w:divBdr>
        </w:div>
        <w:div w:id="1964000630">
          <w:marLeft w:val="480"/>
          <w:marRight w:val="0"/>
          <w:marTop w:val="0"/>
          <w:marBottom w:val="0"/>
          <w:divBdr>
            <w:top w:val="none" w:sz="0" w:space="0" w:color="auto"/>
            <w:left w:val="none" w:sz="0" w:space="0" w:color="auto"/>
            <w:bottom w:val="none" w:sz="0" w:space="0" w:color="auto"/>
            <w:right w:val="none" w:sz="0" w:space="0" w:color="auto"/>
          </w:divBdr>
        </w:div>
        <w:div w:id="1356073886">
          <w:marLeft w:val="480"/>
          <w:marRight w:val="0"/>
          <w:marTop w:val="0"/>
          <w:marBottom w:val="0"/>
          <w:divBdr>
            <w:top w:val="none" w:sz="0" w:space="0" w:color="auto"/>
            <w:left w:val="none" w:sz="0" w:space="0" w:color="auto"/>
            <w:bottom w:val="none" w:sz="0" w:space="0" w:color="auto"/>
            <w:right w:val="none" w:sz="0" w:space="0" w:color="auto"/>
          </w:divBdr>
        </w:div>
        <w:div w:id="631907582">
          <w:marLeft w:val="480"/>
          <w:marRight w:val="0"/>
          <w:marTop w:val="0"/>
          <w:marBottom w:val="0"/>
          <w:divBdr>
            <w:top w:val="none" w:sz="0" w:space="0" w:color="auto"/>
            <w:left w:val="none" w:sz="0" w:space="0" w:color="auto"/>
            <w:bottom w:val="none" w:sz="0" w:space="0" w:color="auto"/>
            <w:right w:val="none" w:sz="0" w:space="0" w:color="auto"/>
          </w:divBdr>
        </w:div>
        <w:div w:id="800727923">
          <w:marLeft w:val="480"/>
          <w:marRight w:val="0"/>
          <w:marTop w:val="0"/>
          <w:marBottom w:val="0"/>
          <w:divBdr>
            <w:top w:val="none" w:sz="0" w:space="0" w:color="auto"/>
            <w:left w:val="none" w:sz="0" w:space="0" w:color="auto"/>
            <w:bottom w:val="none" w:sz="0" w:space="0" w:color="auto"/>
            <w:right w:val="none" w:sz="0" w:space="0" w:color="auto"/>
          </w:divBdr>
        </w:div>
        <w:div w:id="2077044751">
          <w:marLeft w:val="480"/>
          <w:marRight w:val="0"/>
          <w:marTop w:val="0"/>
          <w:marBottom w:val="0"/>
          <w:divBdr>
            <w:top w:val="none" w:sz="0" w:space="0" w:color="auto"/>
            <w:left w:val="none" w:sz="0" w:space="0" w:color="auto"/>
            <w:bottom w:val="none" w:sz="0" w:space="0" w:color="auto"/>
            <w:right w:val="none" w:sz="0" w:space="0" w:color="auto"/>
          </w:divBdr>
        </w:div>
        <w:div w:id="1109936808">
          <w:marLeft w:val="480"/>
          <w:marRight w:val="0"/>
          <w:marTop w:val="0"/>
          <w:marBottom w:val="0"/>
          <w:divBdr>
            <w:top w:val="none" w:sz="0" w:space="0" w:color="auto"/>
            <w:left w:val="none" w:sz="0" w:space="0" w:color="auto"/>
            <w:bottom w:val="none" w:sz="0" w:space="0" w:color="auto"/>
            <w:right w:val="none" w:sz="0" w:space="0" w:color="auto"/>
          </w:divBdr>
        </w:div>
        <w:div w:id="938298441">
          <w:marLeft w:val="480"/>
          <w:marRight w:val="0"/>
          <w:marTop w:val="0"/>
          <w:marBottom w:val="0"/>
          <w:divBdr>
            <w:top w:val="none" w:sz="0" w:space="0" w:color="auto"/>
            <w:left w:val="none" w:sz="0" w:space="0" w:color="auto"/>
            <w:bottom w:val="none" w:sz="0" w:space="0" w:color="auto"/>
            <w:right w:val="none" w:sz="0" w:space="0" w:color="auto"/>
          </w:divBdr>
        </w:div>
        <w:div w:id="457800892">
          <w:marLeft w:val="480"/>
          <w:marRight w:val="0"/>
          <w:marTop w:val="0"/>
          <w:marBottom w:val="0"/>
          <w:divBdr>
            <w:top w:val="none" w:sz="0" w:space="0" w:color="auto"/>
            <w:left w:val="none" w:sz="0" w:space="0" w:color="auto"/>
            <w:bottom w:val="none" w:sz="0" w:space="0" w:color="auto"/>
            <w:right w:val="none" w:sz="0" w:space="0" w:color="auto"/>
          </w:divBdr>
        </w:div>
        <w:div w:id="1611353008">
          <w:marLeft w:val="480"/>
          <w:marRight w:val="0"/>
          <w:marTop w:val="0"/>
          <w:marBottom w:val="0"/>
          <w:divBdr>
            <w:top w:val="none" w:sz="0" w:space="0" w:color="auto"/>
            <w:left w:val="none" w:sz="0" w:space="0" w:color="auto"/>
            <w:bottom w:val="none" w:sz="0" w:space="0" w:color="auto"/>
            <w:right w:val="none" w:sz="0" w:space="0" w:color="auto"/>
          </w:divBdr>
        </w:div>
        <w:div w:id="947082222">
          <w:marLeft w:val="480"/>
          <w:marRight w:val="0"/>
          <w:marTop w:val="0"/>
          <w:marBottom w:val="0"/>
          <w:divBdr>
            <w:top w:val="none" w:sz="0" w:space="0" w:color="auto"/>
            <w:left w:val="none" w:sz="0" w:space="0" w:color="auto"/>
            <w:bottom w:val="none" w:sz="0" w:space="0" w:color="auto"/>
            <w:right w:val="none" w:sz="0" w:space="0" w:color="auto"/>
          </w:divBdr>
        </w:div>
      </w:divsChild>
    </w:div>
    <w:div w:id="1758791974">
      <w:bodyDiv w:val="1"/>
      <w:marLeft w:val="0"/>
      <w:marRight w:val="0"/>
      <w:marTop w:val="0"/>
      <w:marBottom w:val="0"/>
      <w:divBdr>
        <w:top w:val="none" w:sz="0" w:space="0" w:color="auto"/>
        <w:left w:val="none" w:sz="0" w:space="0" w:color="auto"/>
        <w:bottom w:val="none" w:sz="0" w:space="0" w:color="auto"/>
        <w:right w:val="none" w:sz="0" w:space="0" w:color="auto"/>
      </w:divBdr>
    </w:div>
    <w:div w:id="1770617449">
      <w:bodyDiv w:val="1"/>
      <w:marLeft w:val="0"/>
      <w:marRight w:val="0"/>
      <w:marTop w:val="0"/>
      <w:marBottom w:val="0"/>
      <w:divBdr>
        <w:top w:val="none" w:sz="0" w:space="0" w:color="auto"/>
        <w:left w:val="none" w:sz="0" w:space="0" w:color="auto"/>
        <w:bottom w:val="none" w:sz="0" w:space="0" w:color="auto"/>
        <w:right w:val="none" w:sz="0" w:space="0" w:color="auto"/>
      </w:divBdr>
    </w:div>
    <w:div w:id="1772899364">
      <w:bodyDiv w:val="1"/>
      <w:marLeft w:val="0"/>
      <w:marRight w:val="0"/>
      <w:marTop w:val="0"/>
      <w:marBottom w:val="0"/>
      <w:divBdr>
        <w:top w:val="none" w:sz="0" w:space="0" w:color="auto"/>
        <w:left w:val="none" w:sz="0" w:space="0" w:color="auto"/>
        <w:bottom w:val="none" w:sz="0" w:space="0" w:color="auto"/>
        <w:right w:val="none" w:sz="0" w:space="0" w:color="auto"/>
      </w:divBdr>
      <w:divsChild>
        <w:div w:id="2008942558">
          <w:marLeft w:val="480"/>
          <w:marRight w:val="0"/>
          <w:marTop w:val="0"/>
          <w:marBottom w:val="0"/>
          <w:divBdr>
            <w:top w:val="none" w:sz="0" w:space="0" w:color="auto"/>
            <w:left w:val="none" w:sz="0" w:space="0" w:color="auto"/>
            <w:bottom w:val="none" w:sz="0" w:space="0" w:color="auto"/>
            <w:right w:val="none" w:sz="0" w:space="0" w:color="auto"/>
          </w:divBdr>
        </w:div>
        <w:div w:id="1271665802">
          <w:marLeft w:val="480"/>
          <w:marRight w:val="0"/>
          <w:marTop w:val="0"/>
          <w:marBottom w:val="0"/>
          <w:divBdr>
            <w:top w:val="none" w:sz="0" w:space="0" w:color="auto"/>
            <w:left w:val="none" w:sz="0" w:space="0" w:color="auto"/>
            <w:bottom w:val="none" w:sz="0" w:space="0" w:color="auto"/>
            <w:right w:val="none" w:sz="0" w:space="0" w:color="auto"/>
          </w:divBdr>
        </w:div>
        <w:div w:id="2140224346">
          <w:marLeft w:val="480"/>
          <w:marRight w:val="0"/>
          <w:marTop w:val="0"/>
          <w:marBottom w:val="0"/>
          <w:divBdr>
            <w:top w:val="none" w:sz="0" w:space="0" w:color="auto"/>
            <w:left w:val="none" w:sz="0" w:space="0" w:color="auto"/>
            <w:bottom w:val="none" w:sz="0" w:space="0" w:color="auto"/>
            <w:right w:val="none" w:sz="0" w:space="0" w:color="auto"/>
          </w:divBdr>
        </w:div>
        <w:div w:id="2057926726">
          <w:marLeft w:val="480"/>
          <w:marRight w:val="0"/>
          <w:marTop w:val="0"/>
          <w:marBottom w:val="0"/>
          <w:divBdr>
            <w:top w:val="none" w:sz="0" w:space="0" w:color="auto"/>
            <w:left w:val="none" w:sz="0" w:space="0" w:color="auto"/>
            <w:bottom w:val="none" w:sz="0" w:space="0" w:color="auto"/>
            <w:right w:val="none" w:sz="0" w:space="0" w:color="auto"/>
          </w:divBdr>
        </w:div>
        <w:div w:id="1026098546">
          <w:marLeft w:val="480"/>
          <w:marRight w:val="0"/>
          <w:marTop w:val="0"/>
          <w:marBottom w:val="0"/>
          <w:divBdr>
            <w:top w:val="none" w:sz="0" w:space="0" w:color="auto"/>
            <w:left w:val="none" w:sz="0" w:space="0" w:color="auto"/>
            <w:bottom w:val="none" w:sz="0" w:space="0" w:color="auto"/>
            <w:right w:val="none" w:sz="0" w:space="0" w:color="auto"/>
          </w:divBdr>
        </w:div>
        <w:div w:id="1689479723">
          <w:marLeft w:val="480"/>
          <w:marRight w:val="0"/>
          <w:marTop w:val="0"/>
          <w:marBottom w:val="0"/>
          <w:divBdr>
            <w:top w:val="none" w:sz="0" w:space="0" w:color="auto"/>
            <w:left w:val="none" w:sz="0" w:space="0" w:color="auto"/>
            <w:bottom w:val="none" w:sz="0" w:space="0" w:color="auto"/>
            <w:right w:val="none" w:sz="0" w:space="0" w:color="auto"/>
          </w:divBdr>
        </w:div>
        <w:div w:id="673259931">
          <w:marLeft w:val="480"/>
          <w:marRight w:val="0"/>
          <w:marTop w:val="0"/>
          <w:marBottom w:val="0"/>
          <w:divBdr>
            <w:top w:val="none" w:sz="0" w:space="0" w:color="auto"/>
            <w:left w:val="none" w:sz="0" w:space="0" w:color="auto"/>
            <w:bottom w:val="none" w:sz="0" w:space="0" w:color="auto"/>
            <w:right w:val="none" w:sz="0" w:space="0" w:color="auto"/>
          </w:divBdr>
        </w:div>
        <w:div w:id="1453135252">
          <w:marLeft w:val="480"/>
          <w:marRight w:val="0"/>
          <w:marTop w:val="0"/>
          <w:marBottom w:val="0"/>
          <w:divBdr>
            <w:top w:val="none" w:sz="0" w:space="0" w:color="auto"/>
            <w:left w:val="none" w:sz="0" w:space="0" w:color="auto"/>
            <w:bottom w:val="none" w:sz="0" w:space="0" w:color="auto"/>
            <w:right w:val="none" w:sz="0" w:space="0" w:color="auto"/>
          </w:divBdr>
        </w:div>
        <w:div w:id="1596554976">
          <w:marLeft w:val="480"/>
          <w:marRight w:val="0"/>
          <w:marTop w:val="0"/>
          <w:marBottom w:val="0"/>
          <w:divBdr>
            <w:top w:val="none" w:sz="0" w:space="0" w:color="auto"/>
            <w:left w:val="none" w:sz="0" w:space="0" w:color="auto"/>
            <w:bottom w:val="none" w:sz="0" w:space="0" w:color="auto"/>
            <w:right w:val="none" w:sz="0" w:space="0" w:color="auto"/>
          </w:divBdr>
        </w:div>
        <w:div w:id="2117097976">
          <w:marLeft w:val="480"/>
          <w:marRight w:val="0"/>
          <w:marTop w:val="0"/>
          <w:marBottom w:val="0"/>
          <w:divBdr>
            <w:top w:val="none" w:sz="0" w:space="0" w:color="auto"/>
            <w:left w:val="none" w:sz="0" w:space="0" w:color="auto"/>
            <w:bottom w:val="none" w:sz="0" w:space="0" w:color="auto"/>
            <w:right w:val="none" w:sz="0" w:space="0" w:color="auto"/>
          </w:divBdr>
        </w:div>
        <w:div w:id="471143548">
          <w:marLeft w:val="480"/>
          <w:marRight w:val="0"/>
          <w:marTop w:val="0"/>
          <w:marBottom w:val="0"/>
          <w:divBdr>
            <w:top w:val="none" w:sz="0" w:space="0" w:color="auto"/>
            <w:left w:val="none" w:sz="0" w:space="0" w:color="auto"/>
            <w:bottom w:val="none" w:sz="0" w:space="0" w:color="auto"/>
            <w:right w:val="none" w:sz="0" w:space="0" w:color="auto"/>
          </w:divBdr>
        </w:div>
      </w:divsChild>
    </w:div>
    <w:div w:id="1776244619">
      <w:bodyDiv w:val="1"/>
      <w:marLeft w:val="0"/>
      <w:marRight w:val="0"/>
      <w:marTop w:val="0"/>
      <w:marBottom w:val="0"/>
      <w:divBdr>
        <w:top w:val="none" w:sz="0" w:space="0" w:color="auto"/>
        <w:left w:val="none" w:sz="0" w:space="0" w:color="auto"/>
        <w:bottom w:val="none" w:sz="0" w:space="0" w:color="auto"/>
        <w:right w:val="none" w:sz="0" w:space="0" w:color="auto"/>
      </w:divBdr>
    </w:div>
    <w:div w:id="1785298699">
      <w:bodyDiv w:val="1"/>
      <w:marLeft w:val="0"/>
      <w:marRight w:val="0"/>
      <w:marTop w:val="0"/>
      <w:marBottom w:val="0"/>
      <w:divBdr>
        <w:top w:val="none" w:sz="0" w:space="0" w:color="auto"/>
        <w:left w:val="none" w:sz="0" w:space="0" w:color="auto"/>
        <w:bottom w:val="none" w:sz="0" w:space="0" w:color="auto"/>
        <w:right w:val="none" w:sz="0" w:space="0" w:color="auto"/>
      </w:divBdr>
    </w:div>
    <w:div w:id="1803378101">
      <w:bodyDiv w:val="1"/>
      <w:marLeft w:val="0"/>
      <w:marRight w:val="0"/>
      <w:marTop w:val="0"/>
      <w:marBottom w:val="0"/>
      <w:divBdr>
        <w:top w:val="none" w:sz="0" w:space="0" w:color="auto"/>
        <w:left w:val="none" w:sz="0" w:space="0" w:color="auto"/>
        <w:bottom w:val="none" w:sz="0" w:space="0" w:color="auto"/>
        <w:right w:val="none" w:sz="0" w:space="0" w:color="auto"/>
      </w:divBdr>
    </w:div>
    <w:div w:id="1806117984">
      <w:bodyDiv w:val="1"/>
      <w:marLeft w:val="0"/>
      <w:marRight w:val="0"/>
      <w:marTop w:val="0"/>
      <w:marBottom w:val="0"/>
      <w:divBdr>
        <w:top w:val="none" w:sz="0" w:space="0" w:color="auto"/>
        <w:left w:val="none" w:sz="0" w:space="0" w:color="auto"/>
        <w:bottom w:val="none" w:sz="0" w:space="0" w:color="auto"/>
        <w:right w:val="none" w:sz="0" w:space="0" w:color="auto"/>
      </w:divBdr>
      <w:divsChild>
        <w:div w:id="14424859">
          <w:marLeft w:val="480"/>
          <w:marRight w:val="0"/>
          <w:marTop w:val="0"/>
          <w:marBottom w:val="0"/>
          <w:divBdr>
            <w:top w:val="none" w:sz="0" w:space="0" w:color="auto"/>
            <w:left w:val="none" w:sz="0" w:space="0" w:color="auto"/>
            <w:bottom w:val="none" w:sz="0" w:space="0" w:color="auto"/>
            <w:right w:val="none" w:sz="0" w:space="0" w:color="auto"/>
          </w:divBdr>
        </w:div>
        <w:div w:id="2112311578">
          <w:marLeft w:val="480"/>
          <w:marRight w:val="0"/>
          <w:marTop w:val="0"/>
          <w:marBottom w:val="0"/>
          <w:divBdr>
            <w:top w:val="none" w:sz="0" w:space="0" w:color="auto"/>
            <w:left w:val="none" w:sz="0" w:space="0" w:color="auto"/>
            <w:bottom w:val="none" w:sz="0" w:space="0" w:color="auto"/>
            <w:right w:val="none" w:sz="0" w:space="0" w:color="auto"/>
          </w:divBdr>
        </w:div>
        <w:div w:id="1732657334">
          <w:marLeft w:val="480"/>
          <w:marRight w:val="0"/>
          <w:marTop w:val="0"/>
          <w:marBottom w:val="0"/>
          <w:divBdr>
            <w:top w:val="none" w:sz="0" w:space="0" w:color="auto"/>
            <w:left w:val="none" w:sz="0" w:space="0" w:color="auto"/>
            <w:bottom w:val="none" w:sz="0" w:space="0" w:color="auto"/>
            <w:right w:val="none" w:sz="0" w:space="0" w:color="auto"/>
          </w:divBdr>
        </w:div>
        <w:div w:id="311056815">
          <w:marLeft w:val="480"/>
          <w:marRight w:val="0"/>
          <w:marTop w:val="0"/>
          <w:marBottom w:val="0"/>
          <w:divBdr>
            <w:top w:val="none" w:sz="0" w:space="0" w:color="auto"/>
            <w:left w:val="none" w:sz="0" w:space="0" w:color="auto"/>
            <w:bottom w:val="none" w:sz="0" w:space="0" w:color="auto"/>
            <w:right w:val="none" w:sz="0" w:space="0" w:color="auto"/>
          </w:divBdr>
        </w:div>
        <w:div w:id="809593484">
          <w:marLeft w:val="480"/>
          <w:marRight w:val="0"/>
          <w:marTop w:val="0"/>
          <w:marBottom w:val="0"/>
          <w:divBdr>
            <w:top w:val="none" w:sz="0" w:space="0" w:color="auto"/>
            <w:left w:val="none" w:sz="0" w:space="0" w:color="auto"/>
            <w:bottom w:val="none" w:sz="0" w:space="0" w:color="auto"/>
            <w:right w:val="none" w:sz="0" w:space="0" w:color="auto"/>
          </w:divBdr>
        </w:div>
        <w:div w:id="931594821">
          <w:marLeft w:val="480"/>
          <w:marRight w:val="0"/>
          <w:marTop w:val="0"/>
          <w:marBottom w:val="0"/>
          <w:divBdr>
            <w:top w:val="none" w:sz="0" w:space="0" w:color="auto"/>
            <w:left w:val="none" w:sz="0" w:space="0" w:color="auto"/>
            <w:bottom w:val="none" w:sz="0" w:space="0" w:color="auto"/>
            <w:right w:val="none" w:sz="0" w:space="0" w:color="auto"/>
          </w:divBdr>
        </w:div>
        <w:div w:id="543445665">
          <w:marLeft w:val="480"/>
          <w:marRight w:val="0"/>
          <w:marTop w:val="0"/>
          <w:marBottom w:val="0"/>
          <w:divBdr>
            <w:top w:val="none" w:sz="0" w:space="0" w:color="auto"/>
            <w:left w:val="none" w:sz="0" w:space="0" w:color="auto"/>
            <w:bottom w:val="none" w:sz="0" w:space="0" w:color="auto"/>
            <w:right w:val="none" w:sz="0" w:space="0" w:color="auto"/>
          </w:divBdr>
        </w:div>
        <w:div w:id="141048720">
          <w:marLeft w:val="480"/>
          <w:marRight w:val="0"/>
          <w:marTop w:val="0"/>
          <w:marBottom w:val="0"/>
          <w:divBdr>
            <w:top w:val="none" w:sz="0" w:space="0" w:color="auto"/>
            <w:left w:val="none" w:sz="0" w:space="0" w:color="auto"/>
            <w:bottom w:val="none" w:sz="0" w:space="0" w:color="auto"/>
            <w:right w:val="none" w:sz="0" w:space="0" w:color="auto"/>
          </w:divBdr>
        </w:div>
        <w:div w:id="377321141">
          <w:marLeft w:val="480"/>
          <w:marRight w:val="0"/>
          <w:marTop w:val="0"/>
          <w:marBottom w:val="0"/>
          <w:divBdr>
            <w:top w:val="none" w:sz="0" w:space="0" w:color="auto"/>
            <w:left w:val="none" w:sz="0" w:space="0" w:color="auto"/>
            <w:bottom w:val="none" w:sz="0" w:space="0" w:color="auto"/>
            <w:right w:val="none" w:sz="0" w:space="0" w:color="auto"/>
          </w:divBdr>
        </w:div>
        <w:div w:id="450704320">
          <w:marLeft w:val="480"/>
          <w:marRight w:val="0"/>
          <w:marTop w:val="0"/>
          <w:marBottom w:val="0"/>
          <w:divBdr>
            <w:top w:val="none" w:sz="0" w:space="0" w:color="auto"/>
            <w:left w:val="none" w:sz="0" w:space="0" w:color="auto"/>
            <w:bottom w:val="none" w:sz="0" w:space="0" w:color="auto"/>
            <w:right w:val="none" w:sz="0" w:space="0" w:color="auto"/>
          </w:divBdr>
        </w:div>
        <w:div w:id="1587227300">
          <w:marLeft w:val="480"/>
          <w:marRight w:val="0"/>
          <w:marTop w:val="0"/>
          <w:marBottom w:val="0"/>
          <w:divBdr>
            <w:top w:val="none" w:sz="0" w:space="0" w:color="auto"/>
            <w:left w:val="none" w:sz="0" w:space="0" w:color="auto"/>
            <w:bottom w:val="none" w:sz="0" w:space="0" w:color="auto"/>
            <w:right w:val="none" w:sz="0" w:space="0" w:color="auto"/>
          </w:divBdr>
        </w:div>
        <w:div w:id="1956212546">
          <w:marLeft w:val="480"/>
          <w:marRight w:val="0"/>
          <w:marTop w:val="0"/>
          <w:marBottom w:val="0"/>
          <w:divBdr>
            <w:top w:val="none" w:sz="0" w:space="0" w:color="auto"/>
            <w:left w:val="none" w:sz="0" w:space="0" w:color="auto"/>
            <w:bottom w:val="none" w:sz="0" w:space="0" w:color="auto"/>
            <w:right w:val="none" w:sz="0" w:space="0" w:color="auto"/>
          </w:divBdr>
        </w:div>
        <w:div w:id="1620137880">
          <w:marLeft w:val="480"/>
          <w:marRight w:val="0"/>
          <w:marTop w:val="0"/>
          <w:marBottom w:val="0"/>
          <w:divBdr>
            <w:top w:val="none" w:sz="0" w:space="0" w:color="auto"/>
            <w:left w:val="none" w:sz="0" w:space="0" w:color="auto"/>
            <w:bottom w:val="none" w:sz="0" w:space="0" w:color="auto"/>
            <w:right w:val="none" w:sz="0" w:space="0" w:color="auto"/>
          </w:divBdr>
        </w:div>
        <w:div w:id="2059670289">
          <w:marLeft w:val="480"/>
          <w:marRight w:val="0"/>
          <w:marTop w:val="0"/>
          <w:marBottom w:val="0"/>
          <w:divBdr>
            <w:top w:val="none" w:sz="0" w:space="0" w:color="auto"/>
            <w:left w:val="none" w:sz="0" w:space="0" w:color="auto"/>
            <w:bottom w:val="none" w:sz="0" w:space="0" w:color="auto"/>
            <w:right w:val="none" w:sz="0" w:space="0" w:color="auto"/>
          </w:divBdr>
        </w:div>
        <w:div w:id="183977774">
          <w:marLeft w:val="480"/>
          <w:marRight w:val="0"/>
          <w:marTop w:val="0"/>
          <w:marBottom w:val="0"/>
          <w:divBdr>
            <w:top w:val="none" w:sz="0" w:space="0" w:color="auto"/>
            <w:left w:val="none" w:sz="0" w:space="0" w:color="auto"/>
            <w:bottom w:val="none" w:sz="0" w:space="0" w:color="auto"/>
            <w:right w:val="none" w:sz="0" w:space="0" w:color="auto"/>
          </w:divBdr>
        </w:div>
        <w:div w:id="1435131115">
          <w:marLeft w:val="480"/>
          <w:marRight w:val="0"/>
          <w:marTop w:val="0"/>
          <w:marBottom w:val="0"/>
          <w:divBdr>
            <w:top w:val="none" w:sz="0" w:space="0" w:color="auto"/>
            <w:left w:val="none" w:sz="0" w:space="0" w:color="auto"/>
            <w:bottom w:val="none" w:sz="0" w:space="0" w:color="auto"/>
            <w:right w:val="none" w:sz="0" w:space="0" w:color="auto"/>
          </w:divBdr>
        </w:div>
        <w:div w:id="924457912">
          <w:marLeft w:val="480"/>
          <w:marRight w:val="0"/>
          <w:marTop w:val="0"/>
          <w:marBottom w:val="0"/>
          <w:divBdr>
            <w:top w:val="none" w:sz="0" w:space="0" w:color="auto"/>
            <w:left w:val="none" w:sz="0" w:space="0" w:color="auto"/>
            <w:bottom w:val="none" w:sz="0" w:space="0" w:color="auto"/>
            <w:right w:val="none" w:sz="0" w:space="0" w:color="auto"/>
          </w:divBdr>
        </w:div>
        <w:div w:id="2049186330">
          <w:marLeft w:val="480"/>
          <w:marRight w:val="0"/>
          <w:marTop w:val="0"/>
          <w:marBottom w:val="0"/>
          <w:divBdr>
            <w:top w:val="none" w:sz="0" w:space="0" w:color="auto"/>
            <w:left w:val="none" w:sz="0" w:space="0" w:color="auto"/>
            <w:bottom w:val="none" w:sz="0" w:space="0" w:color="auto"/>
            <w:right w:val="none" w:sz="0" w:space="0" w:color="auto"/>
          </w:divBdr>
        </w:div>
        <w:div w:id="2050492453">
          <w:marLeft w:val="480"/>
          <w:marRight w:val="0"/>
          <w:marTop w:val="0"/>
          <w:marBottom w:val="0"/>
          <w:divBdr>
            <w:top w:val="none" w:sz="0" w:space="0" w:color="auto"/>
            <w:left w:val="none" w:sz="0" w:space="0" w:color="auto"/>
            <w:bottom w:val="none" w:sz="0" w:space="0" w:color="auto"/>
            <w:right w:val="none" w:sz="0" w:space="0" w:color="auto"/>
          </w:divBdr>
        </w:div>
        <w:div w:id="1976714786">
          <w:marLeft w:val="480"/>
          <w:marRight w:val="0"/>
          <w:marTop w:val="0"/>
          <w:marBottom w:val="0"/>
          <w:divBdr>
            <w:top w:val="none" w:sz="0" w:space="0" w:color="auto"/>
            <w:left w:val="none" w:sz="0" w:space="0" w:color="auto"/>
            <w:bottom w:val="none" w:sz="0" w:space="0" w:color="auto"/>
            <w:right w:val="none" w:sz="0" w:space="0" w:color="auto"/>
          </w:divBdr>
        </w:div>
        <w:div w:id="405341948">
          <w:marLeft w:val="480"/>
          <w:marRight w:val="0"/>
          <w:marTop w:val="0"/>
          <w:marBottom w:val="0"/>
          <w:divBdr>
            <w:top w:val="none" w:sz="0" w:space="0" w:color="auto"/>
            <w:left w:val="none" w:sz="0" w:space="0" w:color="auto"/>
            <w:bottom w:val="none" w:sz="0" w:space="0" w:color="auto"/>
            <w:right w:val="none" w:sz="0" w:space="0" w:color="auto"/>
          </w:divBdr>
        </w:div>
      </w:divsChild>
    </w:div>
    <w:div w:id="1808010761">
      <w:bodyDiv w:val="1"/>
      <w:marLeft w:val="0"/>
      <w:marRight w:val="0"/>
      <w:marTop w:val="0"/>
      <w:marBottom w:val="0"/>
      <w:divBdr>
        <w:top w:val="none" w:sz="0" w:space="0" w:color="auto"/>
        <w:left w:val="none" w:sz="0" w:space="0" w:color="auto"/>
        <w:bottom w:val="none" w:sz="0" w:space="0" w:color="auto"/>
        <w:right w:val="none" w:sz="0" w:space="0" w:color="auto"/>
      </w:divBdr>
    </w:div>
    <w:div w:id="1827085604">
      <w:bodyDiv w:val="1"/>
      <w:marLeft w:val="0"/>
      <w:marRight w:val="0"/>
      <w:marTop w:val="0"/>
      <w:marBottom w:val="0"/>
      <w:divBdr>
        <w:top w:val="none" w:sz="0" w:space="0" w:color="auto"/>
        <w:left w:val="none" w:sz="0" w:space="0" w:color="auto"/>
        <w:bottom w:val="none" w:sz="0" w:space="0" w:color="auto"/>
        <w:right w:val="none" w:sz="0" w:space="0" w:color="auto"/>
      </w:divBdr>
    </w:div>
    <w:div w:id="1829901000">
      <w:bodyDiv w:val="1"/>
      <w:marLeft w:val="0"/>
      <w:marRight w:val="0"/>
      <w:marTop w:val="0"/>
      <w:marBottom w:val="0"/>
      <w:divBdr>
        <w:top w:val="none" w:sz="0" w:space="0" w:color="auto"/>
        <w:left w:val="none" w:sz="0" w:space="0" w:color="auto"/>
        <w:bottom w:val="none" w:sz="0" w:space="0" w:color="auto"/>
        <w:right w:val="none" w:sz="0" w:space="0" w:color="auto"/>
      </w:divBdr>
    </w:div>
    <w:div w:id="1831825354">
      <w:bodyDiv w:val="1"/>
      <w:marLeft w:val="0"/>
      <w:marRight w:val="0"/>
      <w:marTop w:val="0"/>
      <w:marBottom w:val="0"/>
      <w:divBdr>
        <w:top w:val="none" w:sz="0" w:space="0" w:color="auto"/>
        <w:left w:val="none" w:sz="0" w:space="0" w:color="auto"/>
        <w:bottom w:val="none" w:sz="0" w:space="0" w:color="auto"/>
        <w:right w:val="none" w:sz="0" w:space="0" w:color="auto"/>
      </w:divBdr>
      <w:divsChild>
        <w:div w:id="579220987">
          <w:marLeft w:val="480"/>
          <w:marRight w:val="0"/>
          <w:marTop w:val="0"/>
          <w:marBottom w:val="0"/>
          <w:divBdr>
            <w:top w:val="none" w:sz="0" w:space="0" w:color="auto"/>
            <w:left w:val="none" w:sz="0" w:space="0" w:color="auto"/>
            <w:bottom w:val="none" w:sz="0" w:space="0" w:color="auto"/>
            <w:right w:val="none" w:sz="0" w:space="0" w:color="auto"/>
          </w:divBdr>
        </w:div>
        <w:div w:id="2107728265">
          <w:marLeft w:val="480"/>
          <w:marRight w:val="0"/>
          <w:marTop w:val="0"/>
          <w:marBottom w:val="0"/>
          <w:divBdr>
            <w:top w:val="none" w:sz="0" w:space="0" w:color="auto"/>
            <w:left w:val="none" w:sz="0" w:space="0" w:color="auto"/>
            <w:bottom w:val="none" w:sz="0" w:space="0" w:color="auto"/>
            <w:right w:val="none" w:sz="0" w:space="0" w:color="auto"/>
          </w:divBdr>
        </w:div>
        <w:div w:id="1606842354">
          <w:marLeft w:val="480"/>
          <w:marRight w:val="0"/>
          <w:marTop w:val="0"/>
          <w:marBottom w:val="0"/>
          <w:divBdr>
            <w:top w:val="none" w:sz="0" w:space="0" w:color="auto"/>
            <w:left w:val="none" w:sz="0" w:space="0" w:color="auto"/>
            <w:bottom w:val="none" w:sz="0" w:space="0" w:color="auto"/>
            <w:right w:val="none" w:sz="0" w:space="0" w:color="auto"/>
          </w:divBdr>
        </w:div>
        <w:div w:id="922640913">
          <w:marLeft w:val="480"/>
          <w:marRight w:val="0"/>
          <w:marTop w:val="0"/>
          <w:marBottom w:val="0"/>
          <w:divBdr>
            <w:top w:val="none" w:sz="0" w:space="0" w:color="auto"/>
            <w:left w:val="none" w:sz="0" w:space="0" w:color="auto"/>
            <w:bottom w:val="none" w:sz="0" w:space="0" w:color="auto"/>
            <w:right w:val="none" w:sz="0" w:space="0" w:color="auto"/>
          </w:divBdr>
        </w:div>
        <w:div w:id="1016273237">
          <w:marLeft w:val="480"/>
          <w:marRight w:val="0"/>
          <w:marTop w:val="0"/>
          <w:marBottom w:val="0"/>
          <w:divBdr>
            <w:top w:val="none" w:sz="0" w:space="0" w:color="auto"/>
            <w:left w:val="none" w:sz="0" w:space="0" w:color="auto"/>
            <w:bottom w:val="none" w:sz="0" w:space="0" w:color="auto"/>
            <w:right w:val="none" w:sz="0" w:space="0" w:color="auto"/>
          </w:divBdr>
        </w:div>
        <w:div w:id="1646739684">
          <w:marLeft w:val="480"/>
          <w:marRight w:val="0"/>
          <w:marTop w:val="0"/>
          <w:marBottom w:val="0"/>
          <w:divBdr>
            <w:top w:val="none" w:sz="0" w:space="0" w:color="auto"/>
            <w:left w:val="none" w:sz="0" w:space="0" w:color="auto"/>
            <w:bottom w:val="none" w:sz="0" w:space="0" w:color="auto"/>
            <w:right w:val="none" w:sz="0" w:space="0" w:color="auto"/>
          </w:divBdr>
        </w:div>
        <w:div w:id="378016589">
          <w:marLeft w:val="480"/>
          <w:marRight w:val="0"/>
          <w:marTop w:val="0"/>
          <w:marBottom w:val="0"/>
          <w:divBdr>
            <w:top w:val="none" w:sz="0" w:space="0" w:color="auto"/>
            <w:left w:val="none" w:sz="0" w:space="0" w:color="auto"/>
            <w:bottom w:val="none" w:sz="0" w:space="0" w:color="auto"/>
            <w:right w:val="none" w:sz="0" w:space="0" w:color="auto"/>
          </w:divBdr>
        </w:div>
        <w:div w:id="1996565384">
          <w:marLeft w:val="480"/>
          <w:marRight w:val="0"/>
          <w:marTop w:val="0"/>
          <w:marBottom w:val="0"/>
          <w:divBdr>
            <w:top w:val="none" w:sz="0" w:space="0" w:color="auto"/>
            <w:left w:val="none" w:sz="0" w:space="0" w:color="auto"/>
            <w:bottom w:val="none" w:sz="0" w:space="0" w:color="auto"/>
            <w:right w:val="none" w:sz="0" w:space="0" w:color="auto"/>
          </w:divBdr>
        </w:div>
        <w:div w:id="266817420">
          <w:marLeft w:val="480"/>
          <w:marRight w:val="0"/>
          <w:marTop w:val="0"/>
          <w:marBottom w:val="0"/>
          <w:divBdr>
            <w:top w:val="none" w:sz="0" w:space="0" w:color="auto"/>
            <w:left w:val="none" w:sz="0" w:space="0" w:color="auto"/>
            <w:bottom w:val="none" w:sz="0" w:space="0" w:color="auto"/>
            <w:right w:val="none" w:sz="0" w:space="0" w:color="auto"/>
          </w:divBdr>
        </w:div>
        <w:div w:id="1066411826">
          <w:marLeft w:val="480"/>
          <w:marRight w:val="0"/>
          <w:marTop w:val="0"/>
          <w:marBottom w:val="0"/>
          <w:divBdr>
            <w:top w:val="none" w:sz="0" w:space="0" w:color="auto"/>
            <w:left w:val="none" w:sz="0" w:space="0" w:color="auto"/>
            <w:bottom w:val="none" w:sz="0" w:space="0" w:color="auto"/>
            <w:right w:val="none" w:sz="0" w:space="0" w:color="auto"/>
          </w:divBdr>
        </w:div>
        <w:div w:id="1133130935">
          <w:marLeft w:val="480"/>
          <w:marRight w:val="0"/>
          <w:marTop w:val="0"/>
          <w:marBottom w:val="0"/>
          <w:divBdr>
            <w:top w:val="none" w:sz="0" w:space="0" w:color="auto"/>
            <w:left w:val="none" w:sz="0" w:space="0" w:color="auto"/>
            <w:bottom w:val="none" w:sz="0" w:space="0" w:color="auto"/>
            <w:right w:val="none" w:sz="0" w:space="0" w:color="auto"/>
          </w:divBdr>
        </w:div>
        <w:div w:id="1827430079">
          <w:marLeft w:val="480"/>
          <w:marRight w:val="0"/>
          <w:marTop w:val="0"/>
          <w:marBottom w:val="0"/>
          <w:divBdr>
            <w:top w:val="none" w:sz="0" w:space="0" w:color="auto"/>
            <w:left w:val="none" w:sz="0" w:space="0" w:color="auto"/>
            <w:bottom w:val="none" w:sz="0" w:space="0" w:color="auto"/>
            <w:right w:val="none" w:sz="0" w:space="0" w:color="auto"/>
          </w:divBdr>
        </w:div>
        <w:div w:id="1470323845">
          <w:marLeft w:val="480"/>
          <w:marRight w:val="0"/>
          <w:marTop w:val="0"/>
          <w:marBottom w:val="0"/>
          <w:divBdr>
            <w:top w:val="none" w:sz="0" w:space="0" w:color="auto"/>
            <w:left w:val="none" w:sz="0" w:space="0" w:color="auto"/>
            <w:bottom w:val="none" w:sz="0" w:space="0" w:color="auto"/>
            <w:right w:val="none" w:sz="0" w:space="0" w:color="auto"/>
          </w:divBdr>
        </w:div>
        <w:div w:id="274875697">
          <w:marLeft w:val="480"/>
          <w:marRight w:val="0"/>
          <w:marTop w:val="0"/>
          <w:marBottom w:val="0"/>
          <w:divBdr>
            <w:top w:val="none" w:sz="0" w:space="0" w:color="auto"/>
            <w:left w:val="none" w:sz="0" w:space="0" w:color="auto"/>
            <w:bottom w:val="none" w:sz="0" w:space="0" w:color="auto"/>
            <w:right w:val="none" w:sz="0" w:space="0" w:color="auto"/>
          </w:divBdr>
        </w:div>
        <w:div w:id="364067101">
          <w:marLeft w:val="480"/>
          <w:marRight w:val="0"/>
          <w:marTop w:val="0"/>
          <w:marBottom w:val="0"/>
          <w:divBdr>
            <w:top w:val="none" w:sz="0" w:space="0" w:color="auto"/>
            <w:left w:val="none" w:sz="0" w:space="0" w:color="auto"/>
            <w:bottom w:val="none" w:sz="0" w:space="0" w:color="auto"/>
            <w:right w:val="none" w:sz="0" w:space="0" w:color="auto"/>
          </w:divBdr>
        </w:div>
        <w:div w:id="776799005">
          <w:marLeft w:val="480"/>
          <w:marRight w:val="0"/>
          <w:marTop w:val="0"/>
          <w:marBottom w:val="0"/>
          <w:divBdr>
            <w:top w:val="none" w:sz="0" w:space="0" w:color="auto"/>
            <w:left w:val="none" w:sz="0" w:space="0" w:color="auto"/>
            <w:bottom w:val="none" w:sz="0" w:space="0" w:color="auto"/>
            <w:right w:val="none" w:sz="0" w:space="0" w:color="auto"/>
          </w:divBdr>
        </w:div>
        <w:div w:id="131293287">
          <w:marLeft w:val="480"/>
          <w:marRight w:val="0"/>
          <w:marTop w:val="0"/>
          <w:marBottom w:val="0"/>
          <w:divBdr>
            <w:top w:val="none" w:sz="0" w:space="0" w:color="auto"/>
            <w:left w:val="none" w:sz="0" w:space="0" w:color="auto"/>
            <w:bottom w:val="none" w:sz="0" w:space="0" w:color="auto"/>
            <w:right w:val="none" w:sz="0" w:space="0" w:color="auto"/>
          </w:divBdr>
        </w:div>
        <w:div w:id="54084534">
          <w:marLeft w:val="480"/>
          <w:marRight w:val="0"/>
          <w:marTop w:val="0"/>
          <w:marBottom w:val="0"/>
          <w:divBdr>
            <w:top w:val="none" w:sz="0" w:space="0" w:color="auto"/>
            <w:left w:val="none" w:sz="0" w:space="0" w:color="auto"/>
            <w:bottom w:val="none" w:sz="0" w:space="0" w:color="auto"/>
            <w:right w:val="none" w:sz="0" w:space="0" w:color="auto"/>
          </w:divBdr>
        </w:div>
        <w:div w:id="738480784">
          <w:marLeft w:val="480"/>
          <w:marRight w:val="0"/>
          <w:marTop w:val="0"/>
          <w:marBottom w:val="0"/>
          <w:divBdr>
            <w:top w:val="none" w:sz="0" w:space="0" w:color="auto"/>
            <w:left w:val="none" w:sz="0" w:space="0" w:color="auto"/>
            <w:bottom w:val="none" w:sz="0" w:space="0" w:color="auto"/>
            <w:right w:val="none" w:sz="0" w:space="0" w:color="auto"/>
          </w:divBdr>
        </w:div>
        <w:div w:id="124737480">
          <w:marLeft w:val="480"/>
          <w:marRight w:val="0"/>
          <w:marTop w:val="0"/>
          <w:marBottom w:val="0"/>
          <w:divBdr>
            <w:top w:val="none" w:sz="0" w:space="0" w:color="auto"/>
            <w:left w:val="none" w:sz="0" w:space="0" w:color="auto"/>
            <w:bottom w:val="none" w:sz="0" w:space="0" w:color="auto"/>
            <w:right w:val="none" w:sz="0" w:space="0" w:color="auto"/>
          </w:divBdr>
        </w:div>
        <w:div w:id="1031104838">
          <w:marLeft w:val="480"/>
          <w:marRight w:val="0"/>
          <w:marTop w:val="0"/>
          <w:marBottom w:val="0"/>
          <w:divBdr>
            <w:top w:val="none" w:sz="0" w:space="0" w:color="auto"/>
            <w:left w:val="none" w:sz="0" w:space="0" w:color="auto"/>
            <w:bottom w:val="none" w:sz="0" w:space="0" w:color="auto"/>
            <w:right w:val="none" w:sz="0" w:space="0" w:color="auto"/>
          </w:divBdr>
        </w:div>
        <w:div w:id="1168204722">
          <w:marLeft w:val="480"/>
          <w:marRight w:val="0"/>
          <w:marTop w:val="0"/>
          <w:marBottom w:val="0"/>
          <w:divBdr>
            <w:top w:val="none" w:sz="0" w:space="0" w:color="auto"/>
            <w:left w:val="none" w:sz="0" w:space="0" w:color="auto"/>
            <w:bottom w:val="none" w:sz="0" w:space="0" w:color="auto"/>
            <w:right w:val="none" w:sz="0" w:space="0" w:color="auto"/>
          </w:divBdr>
        </w:div>
        <w:div w:id="1145319720">
          <w:marLeft w:val="480"/>
          <w:marRight w:val="0"/>
          <w:marTop w:val="0"/>
          <w:marBottom w:val="0"/>
          <w:divBdr>
            <w:top w:val="none" w:sz="0" w:space="0" w:color="auto"/>
            <w:left w:val="none" w:sz="0" w:space="0" w:color="auto"/>
            <w:bottom w:val="none" w:sz="0" w:space="0" w:color="auto"/>
            <w:right w:val="none" w:sz="0" w:space="0" w:color="auto"/>
          </w:divBdr>
        </w:div>
        <w:div w:id="1399788004">
          <w:marLeft w:val="480"/>
          <w:marRight w:val="0"/>
          <w:marTop w:val="0"/>
          <w:marBottom w:val="0"/>
          <w:divBdr>
            <w:top w:val="none" w:sz="0" w:space="0" w:color="auto"/>
            <w:left w:val="none" w:sz="0" w:space="0" w:color="auto"/>
            <w:bottom w:val="none" w:sz="0" w:space="0" w:color="auto"/>
            <w:right w:val="none" w:sz="0" w:space="0" w:color="auto"/>
          </w:divBdr>
        </w:div>
        <w:div w:id="1859156705">
          <w:marLeft w:val="480"/>
          <w:marRight w:val="0"/>
          <w:marTop w:val="0"/>
          <w:marBottom w:val="0"/>
          <w:divBdr>
            <w:top w:val="none" w:sz="0" w:space="0" w:color="auto"/>
            <w:left w:val="none" w:sz="0" w:space="0" w:color="auto"/>
            <w:bottom w:val="none" w:sz="0" w:space="0" w:color="auto"/>
            <w:right w:val="none" w:sz="0" w:space="0" w:color="auto"/>
          </w:divBdr>
        </w:div>
        <w:div w:id="1146581919">
          <w:marLeft w:val="480"/>
          <w:marRight w:val="0"/>
          <w:marTop w:val="0"/>
          <w:marBottom w:val="0"/>
          <w:divBdr>
            <w:top w:val="none" w:sz="0" w:space="0" w:color="auto"/>
            <w:left w:val="none" w:sz="0" w:space="0" w:color="auto"/>
            <w:bottom w:val="none" w:sz="0" w:space="0" w:color="auto"/>
            <w:right w:val="none" w:sz="0" w:space="0" w:color="auto"/>
          </w:divBdr>
        </w:div>
        <w:div w:id="1247610237">
          <w:marLeft w:val="480"/>
          <w:marRight w:val="0"/>
          <w:marTop w:val="0"/>
          <w:marBottom w:val="0"/>
          <w:divBdr>
            <w:top w:val="none" w:sz="0" w:space="0" w:color="auto"/>
            <w:left w:val="none" w:sz="0" w:space="0" w:color="auto"/>
            <w:bottom w:val="none" w:sz="0" w:space="0" w:color="auto"/>
            <w:right w:val="none" w:sz="0" w:space="0" w:color="auto"/>
          </w:divBdr>
        </w:div>
        <w:div w:id="126626847">
          <w:marLeft w:val="480"/>
          <w:marRight w:val="0"/>
          <w:marTop w:val="0"/>
          <w:marBottom w:val="0"/>
          <w:divBdr>
            <w:top w:val="none" w:sz="0" w:space="0" w:color="auto"/>
            <w:left w:val="none" w:sz="0" w:space="0" w:color="auto"/>
            <w:bottom w:val="none" w:sz="0" w:space="0" w:color="auto"/>
            <w:right w:val="none" w:sz="0" w:space="0" w:color="auto"/>
          </w:divBdr>
        </w:div>
        <w:div w:id="1086027359">
          <w:marLeft w:val="480"/>
          <w:marRight w:val="0"/>
          <w:marTop w:val="0"/>
          <w:marBottom w:val="0"/>
          <w:divBdr>
            <w:top w:val="none" w:sz="0" w:space="0" w:color="auto"/>
            <w:left w:val="none" w:sz="0" w:space="0" w:color="auto"/>
            <w:bottom w:val="none" w:sz="0" w:space="0" w:color="auto"/>
            <w:right w:val="none" w:sz="0" w:space="0" w:color="auto"/>
          </w:divBdr>
        </w:div>
        <w:div w:id="850333353">
          <w:marLeft w:val="480"/>
          <w:marRight w:val="0"/>
          <w:marTop w:val="0"/>
          <w:marBottom w:val="0"/>
          <w:divBdr>
            <w:top w:val="none" w:sz="0" w:space="0" w:color="auto"/>
            <w:left w:val="none" w:sz="0" w:space="0" w:color="auto"/>
            <w:bottom w:val="none" w:sz="0" w:space="0" w:color="auto"/>
            <w:right w:val="none" w:sz="0" w:space="0" w:color="auto"/>
          </w:divBdr>
        </w:div>
        <w:div w:id="123232369">
          <w:marLeft w:val="480"/>
          <w:marRight w:val="0"/>
          <w:marTop w:val="0"/>
          <w:marBottom w:val="0"/>
          <w:divBdr>
            <w:top w:val="none" w:sz="0" w:space="0" w:color="auto"/>
            <w:left w:val="none" w:sz="0" w:space="0" w:color="auto"/>
            <w:bottom w:val="none" w:sz="0" w:space="0" w:color="auto"/>
            <w:right w:val="none" w:sz="0" w:space="0" w:color="auto"/>
          </w:divBdr>
        </w:div>
      </w:divsChild>
    </w:div>
    <w:div w:id="1833059012">
      <w:bodyDiv w:val="1"/>
      <w:marLeft w:val="0"/>
      <w:marRight w:val="0"/>
      <w:marTop w:val="0"/>
      <w:marBottom w:val="0"/>
      <w:divBdr>
        <w:top w:val="none" w:sz="0" w:space="0" w:color="auto"/>
        <w:left w:val="none" w:sz="0" w:space="0" w:color="auto"/>
        <w:bottom w:val="none" w:sz="0" w:space="0" w:color="auto"/>
        <w:right w:val="none" w:sz="0" w:space="0" w:color="auto"/>
      </w:divBdr>
    </w:div>
    <w:div w:id="1835298416">
      <w:bodyDiv w:val="1"/>
      <w:marLeft w:val="0"/>
      <w:marRight w:val="0"/>
      <w:marTop w:val="0"/>
      <w:marBottom w:val="0"/>
      <w:divBdr>
        <w:top w:val="none" w:sz="0" w:space="0" w:color="auto"/>
        <w:left w:val="none" w:sz="0" w:space="0" w:color="auto"/>
        <w:bottom w:val="none" w:sz="0" w:space="0" w:color="auto"/>
        <w:right w:val="none" w:sz="0" w:space="0" w:color="auto"/>
      </w:divBdr>
    </w:div>
    <w:div w:id="1852603455">
      <w:bodyDiv w:val="1"/>
      <w:marLeft w:val="0"/>
      <w:marRight w:val="0"/>
      <w:marTop w:val="0"/>
      <w:marBottom w:val="0"/>
      <w:divBdr>
        <w:top w:val="none" w:sz="0" w:space="0" w:color="auto"/>
        <w:left w:val="none" w:sz="0" w:space="0" w:color="auto"/>
        <w:bottom w:val="none" w:sz="0" w:space="0" w:color="auto"/>
        <w:right w:val="none" w:sz="0" w:space="0" w:color="auto"/>
      </w:divBdr>
    </w:div>
    <w:div w:id="1853101270">
      <w:bodyDiv w:val="1"/>
      <w:marLeft w:val="0"/>
      <w:marRight w:val="0"/>
      <w:marTop w:val="0"/>
      <w:marBottom w:val="0"/>
      <w:divBdr>
        <w:top w:val="none" w:sz="0" w:space="0" w:color="auto"/>
        <w:left w:val="none" w:sz="0" w:space="0" w:color="auto"/>
        <w:bottom w:val="none" w:sz="0" w:space="0" w:color="auto"/>
        <w:right w:val="none" w:sz="0" w:space="0" w:color="auto"/>
      </w:divBdr>
    </w:div>
    <w:div w:id="1856990200">
      <w:bodyDiv w:val="1"/>
      <w:marLeft w:val="0"/>
      <w:marRight w:val="0"/>
      <w:marTop w:val="0"/>
      <w:marBottom w:val="0"/>
      <w:divBdr>
        <w:top w:val="none" w:sz="0" w:space="0" w:color="auto"/>
        <w:left w:val="none" w:sz="0" w:space="0" w:color="auto"/>
        <w:bottom w:val="none" w:sz="0" w:space="0" w:color="auto"/>
        <w:right w:val="none" w:sz="0" w:space="0" w:color="auto"/>
      </w:divBdr>
      <w:divsChild>
        <w:div w:id="361900410">
          <w:marLeft w:val="480"/>
          <w:marRight w:val="0"/>
          <w:marTop w:val="0"/>
          <w:marBottom w:val="0"/>
          <w:divBdr>
            <w:top w:val="none" w:sz="0" w:space="0" w:color="auto"/>
            <w:left w:val="none" w:sz="0" w:space="0" w:color="auto"/>
            <w:bottom w:val="none" w:sz="0" w:space="0" w:color="auto"/>
            <w:right w:val="none" w:sz="0" w:space="0" w:color="auto"/>
          </w:divBdr>
        </w:div>
        <w:div w:id="866212875">
          <w:marLeft w:val="480"/>
          <w:marRight w:val="0"/>
          <w:marTop w:val="0"/>
          <w:marBottom w:val="0"/>
          <w:divBdr>
            <w:top w:val="none" w:sz="0" w:space="0" w:color="auto"/>
            <w:left w:val="none" w:sz="0" w:space="0" w:color="auto"/>
            <w:bottom w:val="none" w:sz="0" w:space="0" w:color="auto"/>
            <w:right w:val="none" w:sz="0" w:space="0" w:color="auto"/>
          </w:divBdr>
        </w:div>
        <w:div w:id="997419505">
          <w:marLeft w:val="480"/>
          <w:marRight w:val="0"/>
          <w:marTop w:val="0"/>
          <w:marBottom w:val="0"/>
          <w:divBdr>
            <w:top w:val="none" w:sz="0" w:space="0" w:color="auto"/>
            <w:left w:val="none" w:sz="0" w:space="0" w:color="auto"/>
            <w:bottom w:val="none" w:sz="0" w:space="0" w:color="auto"/>
            <w:right w:val="none" w:sz="0" w:space="0" w:color="auto"/>
          </w:divBdr>
        </w:div>
        <w:div w:id="1485656462">
          <w:marLeft w:val="480"/>
          <w:marRight w:val="0"/>
          <w:marTop w:val="0"/>
          <w:marBottom w:val="0"/>
          <w:divBdr>
            <w:top w:val="none" w:sz="0" w:space="0" w:color="auto"/>
            <w:left w:val="none" w:sz="0" w:space="0" w:color="auto"/>
            <w:bottom w:val="none" w:sz="0" w:space="0" w:color="auto"/>
            <w:right w:val="none" w:sz="0" w:space="0" w:color="auto"/>
          </w:divBdr>
        </w:div>
        <w:div w:id="1582104685">
          <w:marLeft w:val="480"/>
          <w:marRight w:val="0"/>
          <w:marTop w:val="0"/>
          <w:marBottom w:val="0"/>
          <w:divBdr>
            <w:top w:val="none" w:sz="0" w:space="0" w:color="auto"/>
            <w:left w:val="none" w:sz="0" w:space="0" w:color="auto"/>
            <w:bottom w:val="none" w:sz="0" w:space="0" w:color="auto"/>
            <w:right w:val="none" w:sz="0" w:space="0" w:color="auto"/>
          </w:divBdr>
        </w:div>
      </w:divsChild>
    </w:div>
    <w:div w:id="1858152691">
      <w:bodyDiv w:val="1"/>
      <w:marLeft w:val="0"/>
      <w:marRight w:val="0"/>
      <w:marTop w:val="0"/>
      <w:marBottom w:val="0"/>
      <w:divBdr>
        <w:top w:val="none" w:sz="0" w:space="0" w:color="auto"/>
        <w:left w:val="none" w:sz="0" w:space="0" w:color="auto"/>
        <w:bottom w:val="none" w:sz="0" w:space="0" w:color="auto"/>
        <w:right w:val="none" w:sz="0" w:space="0" w:color="auto"/>
      </w:divBdr>
    </w:div>
    <w:div w:id="1859729940">
      <w:bodyDiv w:val="1"/>
      <w:marLeft w:val="0"/>
      <w:marRight w:val="0"/>
      <w:marTop w:val="0"/>
      <w:marBottom w:val="0"/>
      <w:divBdr>
        <w:top w:val="none" w:sz="0" w:space="0" w:color="auto"/>
        <w:left w:val="none" w:sz="0" w:space="0" w:color="auto"/>
        <w:bottom w:val="none" w:sz="0" w:space="0" w:color="auto"/>
        <w:right w:val="none" w:sz="0" w:space="0" w:color="auto"/>
      </w:divBdr>
    </w:div>
    <w:div w:id="1863670108">
      <w:bodyDiv w:val="1"/>
      <w:marLeft w:val="0"/>
      <w:marRight w:val="0"/>
      <w:marTop w:val="0"/>
      <w:marBottom w:val="0"/>
      <w:divBdr>
        <w:top w:val="none" w:sz="0" w:space="0" w:color="auto"/>
        <w:left w:val="none" w:sz="0" w:space="0" w:color="auto"/>
        <w:bottom w:val="none" w:sz="0" w:space="0" w:color="auto"/>
        <w:right w:val="none" w:sz="0" w:space="0" w:color="auto"/>
      </w:divBdr>
    </w:div>
    <w:div w:id="1874491140">
      <w:bodyDiv w:val="1"/>
      <w:marLeft w:val="0"/>
      <w:marRight w:val="0"/>
      <w:marTop w:val="0"/>
      <w:marBottom w:val="0"/>
      <w:divBdr>
        <w:top w:val="none" w:sz="0" w:space="0" w:color="auto"/>
        <w:left w:val="none" w:sz="0" w:space="0" w:color="auto"/>
        <w:bottom w:val="none" w:sz="0" w:space="0" w:color="auto"/>
        <w:right w:val="none" w:sz="0" w:space="0" w:color="auto"/>
      </w:divBdr>
      <w:divsChild>
        <w:div w:id="969937274">
          <w:marLeft w:val="480"/>
          <w:marRight w:val="0"/>
          <w:marTop w:val="0"/>
          <w:marBottom w:val="0"/>
          <w:divBdr>
            <w:top w:val="none" w:sz="0" w:space="0" w:color="auto"/>
            <w:left w:val="none" w:sz="0" w:space="0" w:color="auto"/>
            <w:bottom w:val="none" w:sz="0" w:space="0" w:color="auto"/>
            <w:right w:val="none" w:sz="0" w:space="0" w:color="auto"/>
          </w:divBdr>
        </w:div>
        <w:div w:id="274751446">
          <w:marLeft w:val="480"/>
          <w:marRight w:val="0"/>
          <w:marTop w:val="0"/>
          <w:marBottom w:val="0"/>
          <w:divBdr>
            <w:top w:val="none" w:sz="0" w:space="0" w:color="auto"/>
            <w:left w:val="none" w:sz="0" w:space="0" w:color="auto"/>
            <w:bottom w:val="none" w:sz="0" w:space="0" w:color="auto"/>
            <w:right w:val="none" w:sz="0" w:space="0" w:color="auto"/>
          </w:divBdr>
        </w:div>
        <w:div w:id="773522235">
          <w:marLeft w:val="480"/>
          <w:marRight w:val="0"/>
          <w:marTop w:val="0"/>
          <w:marBottom w:val="0"/>
          <w:divBdr>
            <w:top w:val="none" w:sz="0" w:space="0" w:color="auto"/>
            <w:left w:val="none" w:sz="0" w:space="0" w:color="auto"/>
            <w:bottom w:val="none" w:sz="0" w:space="0" w:color="auto"/>
            <w:right w:val="none" w:sz="0" w:space="0" w:color="auto"/>
          </w:divBdr>
        </w:div>
        <w:div w:id="1754085809">
          <w:marLeft w:val="480"/>
          <w:marRight w:val="0"/>
          <w:marTop w:val="0"/>
          <w:marBottom w:val="0"/>
          <w:divBdr>
            <w:top w:val="none" w:sz="0" w:space="0" w:color="auto"/>
            <w:left w:val="none" w:sz="0" w:space="0" w:color="auto"/>
            <w:bottom w:val="none" w:sz="0" w:space="0" w:color="auto"/>
            <w:right w:val="none" w:sz="0" w:space="0" w:color="auto"/>
          </w:divBdr>
        </w:div>
        <w:div w:id="1095442932">
          <w:marLeft w:val="480"/>
          <w:marRight w:val="0"/>
          <w:marTop w:val="0"/>
          <w:marBottom w:val="0"/>
          <w:divBdr>
            <w:top w:val="none" w:sz="0" w:space="0" w:color="auto"/>
            <w:left w:val="none" w:sz="0" w:space="0" w:color="auto"/>
            <w:bottom w:val="none" w:sz="0" w:space="0" w:color="auto"/>
            <w:right w:val="none" w:sz="0" w:space="0" w:color="auto"/>
          </w:divBdr>
        </w:div>
        <w:div w:id="807822860">
          <w:marLeft w:val="480"/>
          <w:marRight w:val="0"/>
          <w:marTop w:val="0"/>
          <w:marBottom w:val="0"/>
          <w:divBdr>
            <w:top w:val="none" w:sz="0" w:space="0" w:color="auto"/>
            <w:left w:val="none" w:sz="0" w:space="0" w:color="auto"/>
            <w:bottom w:val="none" w:sz="0" w:space="0" w:color="auto"/>
            <w:right w:val="none" w:sz="0" w:space="0" w:color="auto"/>
          </w:divBdr>
        </w:div>
        <w:div w:id="37631049">
          <w:marLeft w:val="480"/>
          <w:marRight w:val="0"/>
          <w:marTop w:val="0"/>
          <w:marBottom w:val="0"/>
          <w:divBdr>
            <w:top w:val="none" w:sz="0" w:space="0" w:color="auto"/>
            <w:left w:val="none" w:sz="0" w:space="0" w:color="auto"/>
            <w:bottom w:val="none" w:sz="0" w:space="0" w:color="auto"/>
            <w:right w:val="none" w:sz="0" w:space="0" w:color="auto"/>
          </w:divBdr>
        </w:div>
        <w:div w:id="1895267515">
          <w:marLeft w:val="480"/>
          <w:marRight w:val="0"/>
          <w:marTop w:val="0"/>
          <w:marBottom w:val="0"/>
          <w:divBdr>
            <w:top w:val="none" w:sz="0" w:space="0" w:color="auto"/>
            <w:left w:val="none" w:sz="0" w:space="0" w:color="auto"/>
            <w:bottom w:val="none" w:sz="0" w:space="0" w:color="auto"/>
            <w:right w:val="none" w:sz="0" w:space="0" w:color="auto"/>
          </w:divBdr>
        </w:div>
        <w:div w:id="1047533460">
          <w:marLeft w:val="480"/>
          <w:marRight w:val="0"/>
          <w:marTop w:val="0"/>
          <w:marBottom w:val="0"/>
          <w:divBdr>
            <w:top w:val="none" w:sz="0" w:space="0" w:color="auto"/>
            <w:left w:val="none" w:sz="0" w:space="0" w:color="auto"/>
            <w:bottom w:val="none" w:sz="0" w:space="0" w:color="auto"/>
            <w:right w:val="none" w:sz="0" w:space="0" w:color="auto"/>
          </w:divBdr>
        </w:div>
        <w:div w:id="313686801">
          <w:marLeft w:val="480"/>
          <w:marRight w:val="0"/>
          <w:marTop w:val="0"/>
          <w:marBottom w:val="0"/>
          <w:divBdr>
            <w:top w:val="none" w:sz="0" w:space="0" w:color="auto"/>
            <w:left w:val="none" w:sz="0" w:space="0" w:color="auto"/>
            <w:bottom w:val="none" w:sz="0" w:space="0" w:color="auto"/>
            <w:right w:val="none" w:sz="0" w:space="0" w:color="auto"/>
          </w:divBdr>
        </w:div>
      </w:divsChild>
    </w:div>
    <w:div w:id="1881816833">
      <w:bodyDiv w:val="1"/>
      <w:marLeft w:val="0"/>
      <w:marRight w:val="0"/>
      <w:marTop w:val="0"/>
      <w:marBottom w:val="0"/>
      <w:divBdr>
        <w:top w:val="none" w:sz="0" w:space="0" w:color="auto"/>
        <w:left w:val="none" w:sz="0" w:space="0" w:color="auto"/>
        <w:bottom w:val="none" w:sz="0" w:space="0" w:color="auto"/>
        <w:right w:val="none" w:sz="0" w:space="0" w:color="auto"/>
      </w:divBdr>
    </w:div>
    <w:div w:id="1891307153">
      <w:bodyDiv w:val="1"/>
      <w:marLeft w:val="0"/>
      <w:marRight w:val="0"/>
      <w:marTop w:val="0"/>
      <w:marBottom w:val="0"/>
      <w:divBdr>
        <w:top w:val="none" w:sz="0" w:space="0" w:color="auto"/>
        <w:left w:val="none" w:sz="0" w:space="0" w:color="auto"/>
        <w:bottom w:val="none" w:sz="0" w:space="0" w:color="auto"/>
        <w:right w:val="none" w:sz="0" w:space="0" w:color="auto"/>
      </w:divBdr>
    </w:div>
    <w:div w:id="1892039309">
      <w:bodyDiv w:val="1"/>
      <w:marLeft w:val="0"/>
      <w:marRight w:val="0"/>
      <w:marTop w:val="0"/>
      <w:marBottom w:val="0"/>
      <w:divBdr>
        <w:top w:val="none" w:sz="0" w:space="0" w:color="auto"/>
        <w:left w:val="none" w:sz="0" w:space="0" w:color="auto"/>
        <w:bottom w:val="none" w:sz="0" w:space="0" w:color="auto"/>
        <w:right w:val="none" w:sz="0" w:space="0" w:color="auto"/>
      </w:divBdr>
      <w:divsChild>
        <w:div w:id="1961178694">
          <w:marLeft w:val="480"/>
          <w:marRight w:val="0"/>
          <w:marTop w:val="0"/>
          <w:marBottom w:val="0"/>
          <w:divBdr>
            <w:top w:val="none" w:sz="0" w:space="0" w:color="auto"/>
            <w:left w:val="none" w:sz="0" w:space="0" w:color="auto"/>
            <w:bottom w:val="none" w:sz="0" w:space="0" w:color="auto"/>
            <w:right w:val="none" w:sz="0" w:space="0" w:color="auto"/>
          </w:divBdr>
        </w:div>
        <w:div w:id="1001734232">
          <w:marLeft w:val="480"/>
          <w:marRight w:val="0"/>
          <w:marTop w:val="0"/>
          <w:marBottom w:val="0"/>
          <w:divBdr>
            <w:top w:val="none" w:sz="0" w:space="0" w:color="auto"/>
            <w:left w:val="none" w:sz="0" w:space="0" w:color="auto"/>
            <w:bottom w:val="none" w:sz="0" w:space="0" w:color="auto"/>
            <w:right w:val="none" w:sz="0" w:space="0" w:color="auto"/>
          </w:divBdr>
        </w:div>
        <w:div w:id="324555624">
          <w:marLeft w:val="480"/>
          <w:marRight w:val="0"/>
          <w:marTop w:val="0"/>
          <w:marBottom w:val="0"/>
          <w:divBdr>
            <w:top w:val="none" w:sz="0" w:space="0" w:color="auto"/>
            <w:left w:val="none" w:sz="0" w:space="0" w:color="auto"/>
            <w:bottom w:val="none" w:sz="0" w:space="0" w:color="auto"/>
            <w:right w:val="none" w:sz="0" w:space="0" w:color="auto"/>
          </w:divBdr>
        </w:div>
        <w:div w:id="1322123831">
          <w:marLeft w:val="480"/>
          <w:marRight w:val="0"/>
          <w:marTop w:val="0"/>
          <w:marBottom w:val="0"/>
          <w:divBdr>
            <w:top w:val="none" w:sz="0" w:space="0" w:color="auto"/>
            <w:left w:val="none" w:sz="0" w:space="0" w:color="auto"/>
            <w:bottom w:val="none" w:sz="0" w:space="0" w:color="auto"/>
            <w:right w:val="none" w:sz="0" w:space="0" w:color="auto"/>
          </w:divBdr>
        </w:div>
        <w:div w:id="77141527">
          <w:marLeft w:val="480"/>
          <w:marRight w:val="0"/>
          <w:marTop w:val="0"/>
          <w:marBottom w:val="0"/>
          <w:divBdr>
            <w:top w:val="none" w:sz="0" w:space="0" w:color="auto"/>
            <w:left w:val="none" w:sz="0" w:space="0" w:color="auto"/>
            <w:bottom w:val="none" w:sz="0" w:space="0" w:color="auto"/>
            <w:right w:val="none" w:sz="0" w:space="0" w:color="auto"/>
          </w:divBdr>
        </w:div>
        <w:div w:id="1869178040">
          <w:marLeft w:val="480"/>
          <w:marRight w:val="0"/>
          <w:marTop w:val="0"/>
          <w:marBottom w:val="0"/>
          <w:divBdr>
            <w:top w:val="none" w:sz="0" w:space="0" w:color="auto"/>
            <w:left w:val="none" w:sz="0" w:space="0" w:color="auto"/>
            <w:bottom w:val="none" w:sz="0" w:space="0" w:color="auto"/>
            <w:right w:val="none" w:sz="0" w:space="0" w:color="auto"/>
          </w:divBdr>
        </w:div>
        <w:div w:id="323898247">
          <w:marLeft w:val="480"/>
          <w:marRight w:val="0"/>
          <w:marTop w:val="0"/>
          <w:marBottom w:val="0"/>
          <w:divBdr>
            <w:top w:val="none" w:sz="0" w:space="0" w:color="auto"/>
            <w:left w:val="none" w:sz="0" w:space="0" w:color="auto"/>
            <w:bottom w:val="none" w:sz="0" w:space="0" w:color="auto"/>
            <w:right w:val="none" w:sz="0" w:space="0" w:color="auto"/>
          </w:divBdr>
        </w:div>
        <w:div w:id="174149248">
          <w:marLeft w:val="480"/>
          <w:marRight w:val="0"/>
          <w:marTop w:val="0"/>
          <w:marBottom w:val="0"/>
          <w:divBdr>
            <w:top w:val="none" w:sz="0" w:space="0" w:color="auto"/>
            <w:left w:val="none" w:sz="0" w:space="0" w:color="auto"/>
            <w:bottom w:val="none" w:sz="0" w:space="0" w:color="auto"/>
            <w:right w:val="none" w:sz="0" w:space="0" w:color="auto"/>
          </w:divBdr>
        </w:div>
        <w:div w:id="785781516">
          <w:marLeft w:val="480"/>
          <w:marRight w:val="0"/>
          <w:marTop w:val="0"/>
          <w:marBottom w:val="0"/>
          <w:divBdr>
            <w:top w:val="none" w:sz="0" w:space="0" w:color="auto"/>
            <w:left w:val="none" w:sz="0" w:space="0" w:color="auto"/>
            <w:bottom w:val="none" w:sz="0" w:space="0" w:color="auto"/>
            <w:right w:val="none" w:sz="0" w:space="0" w:color="auto"/>
          </w:divBdr>
        </w:div>
        <w:div w:id="1394085096">
          <w:marLeft w:val="480"/>
          <w:marRight w:val="0"/>
          <w:marTop w:val="0"/>
          <w:marBottom w:val="0"/>
          <w:divBdr>
            <w:top w:val="none" w:sz="0" w:space="0" w:color="auto"/>
            <w:left w:val="none" w:sz="0" w:space="0" w:color="auto"/>
            <w:bottom w:val="none" w:sz="0" w:space="0" w:color="auto"/>
            <w:right w:val="none" w:sz="0" w:space="0" w:color="auto"/>
          </w:divBdr>
        </w:div>
        <w:div w:id="441192519">
          <w:marLeft w:val="480"/>
          <w:marRight w:val="0"/>
          <w:marTop w:val="0"/>
          <w:marBottom w:val="0"/>
          <w:divBdr>
            <w:top w:val="none" w:sz="0" w:space="0" w:color="auto"/>
            <w:left w:val="none" w:sz="0" w:space="0" w:color="auto"/>
            <w:bottom w:val="none" w:sz="0" w:space="0" w:color="auto"/>
            <w:right w:val="none" w:sz="0" w:space="0" w:color="auto"/>
          </w:divBdr>
        </w:div>
        <w:div w:id="205794668">
          <w:marLeft w:val="480"/>
          <w:marRight w:val="0"/>
          <w:marTop w:val="0"/>
          <w:marBottom w:val="0"/>
          <w:divBdr>
            <w:top w:val="none" w:sz="0" w:space="0" w:color="auto"/>
            <w:left w:val="none" w:sz="0" w:space="0" w:color="auto"/>
            <w:bottom w:val="none" w:sz="0" w:space="0" w:color="auto"/>
            <w:right w:val="none" w:sz="0" w:space="0" w:color="auto"/>
          </w:divBdr>
        </w:div>
        <w:div w:id="762341219">
          <w:marLeft w:val="480"/>
          <w:marRight w:val="0"/>
          <w:marTop w:val="0"/>
          <w:marBottom w:val="0"/>
          <w:divBdr>
            <w:top w:val="none" w:sz="0" w:space="0" w:color="auto"/>
            <w:left w:val="none" w:sz="0" w:space="0" w:color="auto"/>
            <w:bottom w:val="none" w:sz="0" w:space="0" w:color="auto"/>
            <w:right w:val="none" w:sz="0" w:space="0" w:color="auto"/>
          </w:divBdr>
        </w:div>
        <w:div w:id="1757483574">
          <w:marLeft w:val="480"/>
          <w:marRight w:val="0"/>
          <w:marTop w:val="0"/>
          <w:marBottom w:val="0"/>
          <w:divBdr>
            <w:top w:val="none" w:sz="0" w:space="0" w:color="auto"/>
            <w:left w:val="none" w:sz="0" w:space="0" w:color="auto"/>
            <w:bottom w:val="none" w:sz="0" w:space="0" w:color="auto"/>
            <w:right w:val="none" w:sz="0" w:space="0" w:color="auto"/>
          </w:divBdr>
        </w:div>
        <w:div w:id="616060981">
          <w:marLeft w:val="480"/>
          <w:marRight w:val="0"/>
          <w:marTop w:val="0"/>
          <w:marBottom w:val="0"/>
          <w:divBdr>
            <w:top w:val="none" w:sz="0" w:space="0" w:color="auto"/>
            <w:left w:val="none" w:sz="0" w:space="0" w:color="auto"/>
            <w:bottom w:val="none" w:sz="0" w:space="0" w:color="auto"/>
            <w:right w:val="none" w:sz="0" w:space="0" w:color="auto"/>
          </w:divBdr>
        </w:div>
        <w:div w:id="513812479">
          <w:marLeft w:val="480"/>
          <w:marRight w:val="0"/>
          <w:marTop w:val="0"/>
          <w:marBottom w:val="0"/>
          <w:divBdr>
            <w:top w:val="none" w:sz="0" w:space="0" w:color="auto"/>
            <w:left w:val="none" w:sz="0" w:space="0" w:color="auto"/>
            <w:bottom w:val="none" w:sz="0" w:space="0" w:color="auto"/>
            <w:right w:val="none" w:sz="0" w:space="0" w:color="auto"/>
          </w:divBdr>
        </w:div>
        <w:div w:id="1827939851">
          <w:marLeft w:val="480"/>
          <w:marRight w:val="0"/>
          <w:marTop w:val="0"/>
          <w:marBottom w:val="0"/>
          <w:divBdr>
            <w:top w:val="none" w:sz="0" w:space="0" w:color="auto"/>
            <w:left w:val="none" w:sz="0" w:space="0" w:color="auto"/>
            <w:bottom w:val="none" w:sz="0" w:space="0" w:color="auto"/>
            <w:right w:val="none" w:sz="0" w:space="0" w:color="auto"/>
          </w:divBdr>
        </w:div>
        <w:div w:id="5862344">
          <w:marLeft w:val="480"/>
          <w:marRight w:val="0"/>
          <w:marTop w:val="0"/>
          <w:marBottom w:val="0"/>
          <w:divBdr>
            <w:top w:val="none" w:sz="0" w:space="0" w:color="auto"/>
            <w:left w:val="none" w:sz="0" w:space="0" w:color="auto"/>
            <w:bottom w:val="none" w:sz="0" w:space="0" w:color="auto"/>
            <w:right w:val="none" w:sz="0" w:space="0" w:color="auto"/>
          </w:divBdr>
        </w:div>
        <w:div w:id="1795446364">
          <w:marLeft w:val="480"/>
          <w:marRight w:val="0"/>
          <w:marTop w:val="0"/>
          <w:marBottom w:val="0"/>
          <w:divBdr>
            <w:top w:val="none" w:sz="0" w:space="0" w:color="auto"/>
            <w:left w:val="none" w:sz="0" w:space="0" w:color="auto"/>
            <w:bottom w:val="none" w:sz="0" w:space="0" w:color="auto"/>
            <w:right w:val="none" w:sz="0" w:space="0" w:color="auto"/>
          </w:divBdr>
        </w:div>
        <w:div w:id="823546514">
          <w:marLeft w:val="480"/>
          <w:marRight w:val="0"/>
          <w:marTop w:val="0"/>
          <w:marBottom w:val="0"/>
          <w:divBdr>
            <w:top w:val="none" w:sz="0" w:space="0" w:color="auto"/>
            <w:left w:val="none" w:sz="0" w:space="0" w:color="auto"/>
            <w:bottom w:val="none" w:sz="0" w:space="0" w:color="auto"/>
            <w:right w:val="none" w:sz="0" w:space="0" w:color="auto"/>
          </w:divBdr>
        </w:div>
        <w:div w:id="1202209681">
          <w:marLeft w:val="480"/>
          <w:marRight w:val="0"/>
          <w:marTop w:val="0"/>
          <w:marBottom w:val="0"/>
          <w:divBdr>
            <w:top w:val="none" w:sz="0" w:space="0" w:color="auto"/>
            <w:left w:val="none" w:sz="0" w:space="0" w:color="auto"/>
            <w:bottom w:val="none" w:sz="0" w:space="0" w:color="auto"/>
            <w:right w:val="none" w:sz="0" w:space="0" w:color="auto"/>
          </w:divBdr>
        </w:div>
        <w:div w:id="626398793">
          <w:marLeft w:val="480"/>
          <w:marRight w:val="0"/>
          <w:marTop w:val="0"/>
          <w:marBottom w:val="0"/>
          <w:divBdr>
            <w:top w:val="none" w:sz="0" w:space="0" w:color="auto"/>
            <w:left w:val="none" w:sz="0" w:space="0" w:color="auto"/>
            <w:bottom w:val="none" w:sz="0" w:space="0" w:color="auto"/>
            <w:right w:val="none" w:sz="0" w:space="0" w:color="auto"/>
          </w:divBdr>
        </w:div>
        <w:div w:id="2109614234">
          <w:marLeft w:val="480"/>
          <w:marRight w:val="0"/>
          <w:marTop w:val="0"/>
          <w:marBottom w:val="0"/>
          <w:divBdr>
            <w:top w:val="none" w:sz="0" w:space="0" w:color="auto"/>
            <w:left w:val="none" w:sz="0" w:space="0" w:color="auto"/>
            <w:bottom w:val="none" w:sz="0" w:space="0" w:color="auto"/>
            <w:right w:val="none" w:sz="0" w:space="0" w:color="auto"/>
          </w:divBdr>
        </w:div>
        <w:div w:id="902326511">
          <w:marLeft w:val="480"/>
          <w:marRight w:val="0"/>
          <w:marTop w:val="0"/>
          <w:marBottom w:val="0"/>
          <w:divBdr>
            <w:top w:val="none" w:sz="0" w:space="0" w:color="auto"/>
            <w:left w:val="none" w:sz="0" w:space="0" w:color="auto"/>
            <w:bottom w:val="none" w:sz="0" w:space="0" w:color="auto"/>
            <w:right w:val="none" w:sz="0" w:space="0" w:color="auto"/>
          </w:divBdr>
        </w:div>
        <w:div w:id="862204852">
          <w:marLeft w:val="480"/>
          <w:marRight w:val="0"/>
          <w:marTop w:val="0"/>
          <w:marBottom w:val="0"/>
          <w:divBdr>
            <w:top w:val="none" w:sz="0" w:space="0" w:color="auto"/>
            <w:left w:val="none" w:sz="0" w:space="0" w:color="auto"/>
            <w:bottom w:val="none" w:sz="0" w:space="0" w:color="auto"/>
            <w:right w:val="none" w:sz="0" w:space="0" w:color="auto"/>
          </w:divBdr>
        </w:div>
        <w:div w:id="413355987">
          <w:marLeft w:val="480"/>
          <w:marRight w:val="0"/>
          <w:marTop w:val="0"/>
          <w:marBottom w:val="0"/>
          <w:divBdr>
            <w:top w:val="none" w:sz="0" w:space="0" w:color="auto"/>
            <w:left w:val="none" w:sz="0" w:space="0" w:color="auto"/>
            <w:bottom w:val="none" w:sz="0" w:space="0" w:color="auto"/>
            <w:right w:val="none" w:sz="0" w:space="0" w:color="auto"/>
          </w:divBdr>
        </w:div>
        <w:div w:id="1937903322">
          <w:marLeft w:val="480"/>
          <w:marRight w:val="0"/>
          <w:marTop w:val="0"/>
          <w:marBottom w:val="0"/>
          <w:divBdr>
            <w:top w:val="none" w:sz="0" w:space="0" w:color="auto"/>
            <w:left w:val="none" w:sz="0" w:space="0" w:color="auto"/>
            <w:bottom w:val="none" w:sz="0" w:space="0" w:color="auto"/>
            <w:right w:val="none" w:sz="0" w:space="0" w:color="auto"/>
          </w:divBdr>
        </w:div>
        <w:div w:id="1192767974">
          <w:marLeft w:val="480"/>
          <w:marRight w:val="0"/>
          <w:marTop w:val="0"/>
          <w:marBottom w:val="0"/>
          <w:divBdr>
            <w:top w:val="none" w:sz="0" w:space="0" w:color="auto"/>
            <w:left w:val="none" w:sz="0" w:space="0" w:color="auto"/>
            <w:bottom w:val="none" w:sz="0" w:space="0" w:color="auto"/>
            <w:right w:val="none" w:sz="0" w:space="0" w:color="auto"/>
          </w:divBdr>
        </w:div>
        <w:div w:id="1653633464">
          <w:marLeft w:val="480"/>
          <w:marRight w:val="0"/>
          <w:marTop w:val="0"/>
          <w:marBottom w:val="0"/>
          <w:divBdr>
            <w:top w:val="none" w:sz="0" w:space="0" w:color="auto"/>
            <w:left w:val="none" w:sz="0" w:space="0" w:color="auto"/>
            <w:bottom w:val="none" w:sz="0" w:space="0" w:color="auto"/>
            <w:right w:val="none" w:sz="0" w:space="0" w:color="auto"/>
          </w:divBdr>
        </w:div>
        <w:div w:id="1289705622">
          <w:marLeft w:val="480"/>
          <w:marRight w:val="0"/>
          <w:marTop w:val="0"/>
          <w:marBottom w:val="0"/>
          <w:divBdr>
            <w:top w:val="none" w:sz="0" w:space="0" w:color="auto"/>
            <w:left w:val="none" w:sz="0" w:space="0" w:color="auto"/>
            <w:bottom w:val="none" w:sz="0" w:space="0" w:color="auto"/>
            <w:right w:val="none" w:sz="0" w:space="0" w:color="auto"/>
          </w:divBdr>
        </w:div>
        <w:div w:id="310672929">
          <w:marLeft w:val="480"/>
          <w:marRight w:val="0"/>
          <w:marTop w:val="0"/>
          <w:marBottom w:val="0"/>
          <w:divBdr>
            <w:top w:val="none" w:sz="0" w:space="0" w:color="auto"/>
            <w:left w:val="none" w:sz="0" w:space="0" w:color="auto"/>
            <w:bottom w:val="none" w:sz="0" w:space="0" w:color="auto"/>
            <w:right w:val="none" w:sz="0" w:space="0" w:color="auto"/>
          </w:divBdr>
        </w:div>
      </w:divsChild>
    </w:div>
    <w:div w:id="1901940380">
      <w:bodyDiv w:val="1"/>
      <w:marLeft w:val="0"/>
      <w:marRight w:val="0"/>
      <w:marTop w:val="0"/>
      <w:marBottom w:val="0"/>
      <w:divBdr>
        <w:top w:val="none" w:sz="0" w:space="0" w:color="auto"/>
        <w:left w:val="none" w:sz="0" w:space="0" w:color="auto"/>
        <w:bottom w:val="none" w:sz="0" w:space="0" w:color="auto"/>
        <w:right w:val="none" w:sz="0" w:space="0" w:color="auto"/>
      </w:divBdr>
    </w:div>
    <w:div w:id="1904096782">
      <w:bodyDiv w:val="1"/>
      <w:marLeft w:val="0"/>
      <w:marRight w:val="0"/>
      <w:marTop w:val="0"/>
      <w:marBottom w:val="0"/>
      <w:divBdr>
        <w:top w:val="none" w:sz="0" w:space="0" w:color="auto"/>
        <w:left w:val="none" w:sz="0" w:space="0" w:color="auto"/>
        <w:bottom w:val="none" w:sz="0" w:space="0" w:color="auto"/>
        <w:right w:val="none" w:sz="0" w:space="0" w:color="auto"/>
      </w:divBdr>
    </w:div>
    <w:div w:id="1905338917">
      <w:bodyDiv w:val="1"/>
      <w:marLeft w:val="0"/>
      <w:marRight w:val="0"/>
      <w:marTop w:val="0"/>
      <w:marBottom w:val="0"/>
      <w:divBdr>
        <w:top w:val="none" w:sz="0" w:space="0" w:color="auto"/>
        <w:left w:val="none" w:sz="0" w:space="0" w:color="auto"/>
        <w:bottom w:val="none" w:sz="0" w:space="0" w:color="auto"/>
        <w:right w:val="none" w:sz="0" w:space="0" w:color="auto"/>
      </w:divBdr>
      <w:divsChild>
        <w:div w:id="678236502">
          <w:marLeft w:val="480"/>
          <w:marRight w:val="0"/>
          <w:marTop w:val="0"/>
          <w:marBottom w:val="0"/>
          <w:divBdr>
            <w:top w:val="none" w:sz="0" w:space="0" w:color="auto"/>
            <w:left w:val="none" w:sz="0" w:space="0" w:color="auto"/>
            <w:bottom w:val="none" w:sz="0" w:space="0" w:color="auto"/>
            <w:right w:val="none" w:sz="0" w:space="0" w:color="auto"/>
          </w:divBdr>
        </w:div>
        <w:div w:id="783110864">
          <w:marLeft w:val="480"/>
          <w:marRight w:val="0"/>
          <w:marTop w:val="0"/>
          <w:marBottom w:val="0"/>
          <w:divBdr>
            <w:top w:val="none" w:sz="0" w:space="0" w:color="auto"/>
            <w:left w:val="none" w:sz="0" w:space="0" w:color="auto"/>
            <w:bottom w:val="none" w:sz="0" w:space="0" w:color="auto"/>
            <w:right w:val="none" w:sz="0" w:space="0" w:color="auto"/>
          </w:divBdr>
        </w:div>
        <w:div w:id="574707632">
          <w:marLeft w:val="480"/>
          <w:marRight w:val="0"/>
          <w:marTop w:val="0"/>
          <w:marBottom w:val="0"/>
          <w:divBdr>
            <w:top w:val="none" w:sz="0" w:space="0" w:color="auto"/>
            <w:left w:val="none" w:sz="0" w:space="0" w:color="auto"/>
            <w:bottom w:val="none" w:sz="0" w:space="0" w:color="auto"/>
            <w:right w:val="none" w:sz="0" w:space="0" w:color="auto"/>
          </w:divBdr>
        </w:div>
        <w:div w:id="756512829">
          <w:marLeft w:val="480"/>
          <w:marRight w:val="0"/>
          <w:marTop w:val="0"/>
          <w:marBottom w:val="0"/>
          <w:divBdr>
            <w:top w:val="none" w:sz="0" w:space="0" w:color="auto"/>
            <w:left w:val="none" w:sz="0" w:space="0" w:color="auto"/>
            <w:bottom w:val="none" w:sz="0" w:space="0" w:color="auto"/>
            <w:right w:val="none" w:sz="0" w:space="0" w:color="auto"/>
          </w:divBdr>
        </w:div>
        <w:div w:id="1639609560">
          <w:marLeft w:val="480"/>
          <w:marRight w:val="0"/>
          <w:marTop w:val="0"/>
          <w:marBottom w:val="0"/>
          <w:divBdr>
            <w:top w:val="none" w:sz="0" w:space="0" w:color="auto"/>
            <w:left w:val="none" w:sz="0" w:space="0" w:color="auto"/>
            <w:bottom w:val="none" w:sz="0" w:space="0" w:color="auto"/>
            <w:right w:val="none" w:sz="0" w:space="0" w:color="auto"/>
          </w:divBdr>
        </w:div>
        <w:div w:id="642779718">
          <w:marLeft w:val="480"/>
          <w:marRight w:val="0"/>
          <w:marTop w:val="0"/>
          <w:marBottom w:val="0"/>
          <w:divBdr>
            <w:top w:val="none" w:sz="0" w:space="0" w:color="auto"/>
            <w:left w:val="none" w:sz="0" w:space="0" w:color="auto"/>
            <w:bottom w:val="none" w:sz="0" w:space="0" w:color="auto"/>
            <w:right w:val="none" w:sz="0" w:space="0" w:color="auto"/>
          </w:divBdr>
        </w:div>
        <w:div w:id="753012600">
          <w:marLeft w:val="480"/>
          <w:marRight w:val="0"/>
          <w:marTop w:val="0"/>
          <w:marBottom w:val="0"/>
          <w:divBdr>
            <w:top w:val="none" w:sz="0" w:space="0" w:color="auto"/>
            <w:left w:val="none" w:sz="0" w:space="0" w:color="auto"/>
            <w:bottom w:val="none" w:sz="0" w:space="0" w:color="auto"/>
            <w:right w:val="none" w:sz="0" w:space="0" w:color="auto"/>
          </w:divBdr>
        </w:div>
        <w:div w:id="1822429186">
          <w:marLeft w:val="480"/>
          <w:marRight w:val="0"/>
          <w:marTop w:val="0"/>
          <w:marBottom w:val="0"/>
          <w:divBdr>
            <w:top w:val="none" w:sz="0" w:space="0" w:color="auto"/>
            <w:left w:val="none" w:sz="0" w:space="0" w:color="auto"/>
            <w:bottom w:val="none" w:sz="0" w:space="0" w:color="auto"/>
            <w:right w:val="none" w:sz="0" w:space="0" w:color="auto"/>
          </w:divBdr>
        </w:div>
        <w:div w:id="665598639">
          <w:marLeft w:val="480"/>
          <w:marRight w:val="0"/>
          <w:marTop w:val="0"/>
          <w:marBottom w:val="0"/>
          <w:divBdr>
            <w:top w:val="none" w:sz="0" w:space="0" w:color="auto"/>
            <w:left w:val="none" w:sz="0" w:space="0" w:color="auto"/>
            <w:bottom w:val="none" w:sz="0" w:space="0" w:color="auto"/>
            <w:right w:val="none" w:sz="0" w:space="0" w:color="auto"/>
          </w:divBdr>
        </w:div>
        <w:div w:id="1602839818">
          <w:marLeft w:val="480"/>
          <w:marRight w:val="0"/>
          <w:marTop w:val="0"/>
          <w:marBottom w:val="0"/>
          <w:divBdr>
            <w:top w:val="none" w:sz="0" w:space="0" w:color="auto"/>
            <w:left w:val="none" w:sz="0" w:space="0" w:color="auto"/>
            <w:bottom w:val="none" w:sz="0" w:space="0" w:color="auto"/>
            <w:right w:val="none" w:sz="0" w:space="0" w:color="auto"/>
          </w:divBdr>
        </w:div>
        <w:div w:id="1398476961">
          <w:marLeft w:val="480"/>
          <w:marRight w:val="0"/>
          <w:marTop w:val="0"/>
          <w:marBottom w:val="0"/>
          <w:divBdr>
            <w:top w:val="none" w:sz="0" w:space="0" w:color="auto"/>
            <w:left w:val="none" w:sz="0" w:space="0" w:color="auto"/>
            <w:bottom w:val="none" w:sz="0" w:space="0" w:color="auto"/>
            <w:right w:val="none" w:sz="0" w:space="0" w:color="auto"/>
          </w:divBdr>
        </w:div>
        <w:div w:id="1890609559">
          <w:marLeft w:val="480"/>
          <w:marRight w:val="0"/>
          <w:marTop w:val="0"/>
          <w:marBottom w:val="0"/>
          <w:divBdr>
            <w:top w:val="none" w:sz="0" w:space="0" w:color="auto"/>
            <w:left w:val="none" w:sz="0" w:space="0" w:color="auto"/>
            <w:bottom w:val="none" w:sz="0" w:space="0" w:color="auto"/>
            <w:right w:val="none" w:sz="0" w:space="0" w:color="auto"/>
          </w:divBdr>
        </w:div>
        <w:div w:id="1972057087">
          <w:marLeft w:val="480"/>
          <w:marRight w:val="0"/>
          <w:marTop w:val="0"/>
          <w:marBottom w:val="0"/>
          <w:divBdr>
            <w:top w:val="none" w:sz="0" w:space="0" w:color="auto"/>
            <w:left w:val="none" w:sz="0" w:space="0" w:color="auto"/>
            <w:bottom w:val="none" w:sz="0" w:space="0" w:color="auto"/>
            <w:right w:val="none" w:sz="0" w:space="0" w:color="auto"/>
          </w:divBdr>
        </w:div>
        <w:div w:id="1581211907">
          <w:marLeft w:val="480"/>
          <w:marRight w:val="0"/>
          <w:marTop w:val="0"/>
          <w:marBottom w:val="0"/>
          <w:divBdr>
            <w:top w:val="none" w:sz="0" w:space="0" w:color="auto"/>
            <w:left w:val="none" w:sz="0" w:space="0" w:color="auto"/>
            <w:bottom w:val="none" w:sz="0" w:space="0" w:color="auto"/>
            <w:right w:val="none" w:sz="0" w:space="0" w:color="auto"/>
          </w:divBdr>
        </w:div>
        <w:div w:id="1198618868">
          <w:marLeft w:val="480"/>
          <w:marRight w:val="0"/>
          <w:marTop w:val="0"/>
          <w:marBottom w:val="0"/>
          <w:divBdr>
            <w:top w:val="none" w:sz="0" w:space="0" w:color="auto"/>
            <w:left w:val="none" w:sz="0" w:space="0" w:color="auto"/>
            <w:bottom w:val="none" w:sz="0" w:space="0" w:color="auto"/>
            <w:right w:val="none" w:sz="0" w:space="0" w:color="auto"/>
          </w:divBdr>
        </w:div>
        <w:div w:id="1629505846">
          <w:marLeft w:val="480"/>
          <w:marRight w:val="0"/>
          <w:marTop w:val="0"/>
          <w:marBottom w:val="0"/>
          <w:divBdr>
            <w:top w:val="none" w:sz="0" w:space="0" w:color="auto"/>
            <w:left w:val="none" w:sz="0" w:space="0" w:color="auto"/>
            <w:bottom w:val="none" w:sz="0" w:space="0" w:color="auto"/>
            <w:right w:val="none" w:sz="0" w:space="0" w:color="auto"/>
          </w:divBdr>
        </w:div>
        <w:div w:id="1287661069">
          <w:marLeft w:val="480"/>
          <w:marRight w:val="0"/>
          <w:marTop w:val="0"/>
          <w:marBottom w:val="0"/>
          <w:divBdr>
            <w:top w:val="none" w:sz="0" w:space="0" w:color="auto"/>
            <w:left w:val="none" w:sz="0" w:space="0" w:color="auto"/>
            <w:bottom w:val="none" w:sz="0" w:space="0" w:color="auto"/>
            <w:right w:val="none" w:sz="0" w:space="0" w:color="auto"/>
          </w:divBdr>
        </w:div>
        <w:div w:id="1337148270">
          <w:marLeft w:val="480"/>
          <w:marRight w:val="0"/>
          <w:marTop w:val="0"/>
          <w:marBottom w:val="0"/>
          <w:divBdr>
            <w:top w:val="none" w:sz="0" w:space="0" w:color="auto"/>
            <w:left w:val="none" w:sz="0" w:space="0" w:color="auto"/>
            <w:bottom w:val="none" w:sz="0" w:space="0" w:color="auto"/>
            <w:right w:val="none" w:sz="0" w:space="0" w:color="auto"/>
          </w:divBdr>
        </w:div>
        <w:div w:id="1841696463">
          <w:marLeft w:val="480"/>
          <w:marRight w:val="0"/>
          <w:marTop w:val="0"/>
          <w:marBottom w:val="0"/>
          <w:divBdr>
            <w:top w:val="none" w:sz="0" w:space="0" w:color="auto"/>
            <w:left w:val="none" w:sz="0" w:space="0" w:color="auto"/>
            <w:bottom w:val="none" w:sz="0" w:space="0" w:color="auto"/>
            <w:right w:val="none" w:sz="0" w:space="0" w:color="auto"/>
          </w:divBdr>
        </w:div>
        <w:div w:id="534780692">
          <w:marLeft w:val="480"/>
          <w:marRight w:val="0"/>
          <w:marTop w:val="0"/>
          <w:marBottom w:val="0"/>
          <w:divBdr>
            <w:top w:val="none" w:sz="0" w:space="0" w:color="auto"/>
            <w:left w:val="none" w:sz="0" w:space="0" w:color="auto"/>
            <w:bottom w:val="none" w:sz="0" w:space="0" w:color="auto"/>
            <w:right w:val="none" w:sz="0" w:space="0" w:color="auto"/>
          </w:divBdr>
        </w:div>
        <w:div w:id="1380788620">
          <w:marLeft w:val="480"/>
          <w:marRight w:val="0"/>
          <w:marTop w:val="0"/>
          <w:marBottom w:val="0"/>
          <w:divBdr>
            <w:top w:val="none" w:sz="0" w:space="0" w:color="auto"/>
            <w:left w:val="none" w:sz="0" w:space="0" w:color="auto"/>
            <w:bottom w:val="none" w:sz="0" w:space="0" w:color="auto"/>
            <w:right w:val="none" w:sz="0" w:space="0" w:color="auto"/>
          </w:divBdr>
        </w:div>
        <w:div w:id="1768768063">
          <w:marLeft w:val="480"/>
          <w:marRight w:val="0"/>
          <w:marTop w:val="0"/>
          <w:marBottom w:val="0"/>
          <w:divBdr>
            <w:top w:val="none" w:sz="0" w:space="0" w:color="auto"/>
            <w:left w:val="none" w:sz="0" w:space="0" w:color="auto"/>
            <w:bottom w:val="none" w:sz="0" w:space="0" w:color="auto"/>
            <w:right w:val="none" w:sz="0" w:space="0" w:color="auto"/>
          </w:divBdr>
        </w:div>
        <w:div w:id="42603656">
          <w:marLeft w:val="480"/>
          <w:marRight w:val="0"/>
          <w:marTop w:val="0"/>
          <w:marBottom w:val="0"/>
          <w:divBdr>
            <w:top w:val="none" w:sz="0" w:space="0" w:color="auto"/>
            <w:left w:val="none" w:sz="0" w:space="0" w:color="auto"/>
            <w:bottom w:val="none" w:sz="0" w:space="0" w:color="auto"/>
            <w:right w:val="none" w:sz="0" w:space="0" w:color="auto"/>
          </w:divBdr>
        </w:div>
        <w:div w:id="1048141098">
          <w:marLeft w:val="480"/>
          <w:marRight w:val="0"/>
          <w:marTop w:val="0"/>
          <w:marBottom w:val="0"/>
          <w:divBdr>
            <w:top w:val="none" w:sz="0" w:space="0" w:color="auto"/>
            <w:left w:val="none" w:sz="0" w:space="0" w:color="auto"/>
            <w:bottom w:val="none" w:sz="0" w:space="0" w:color="auto"/>
            <w:right w:val="none" w:sz="0" w:space="0" w:color="auto"/>
          </w:divBdr>
        </w:div>
        <w:div w:id="1167938429">
          <w:marLeft w:val="480"/>
          <w:marRight w:val="0"/>
          <w:marTop w:val="0"/>
          <w:marBottom w:val="0"/>
          <w:divBdr>
            <w:top w:val="none" w:sz="0" w:space="0" w:color="auto"/>
            <w:left w:val="none" w:sz="0" w:space="0" w:color="auto"/>
            <w:bottom w:val="none" w:sz="0" w:space="0" w:color="auto"/>
            <w:right w:val="none" w:sz="0" w:space="0" w:color="auto"/>
          </w:divBdr>
        </w:div>
        <w:div w:id="2006274148">
          <w:marLeft w:val="480"/>
          <w:marRight w:val="0"/>
          <w:marTop w:val="0"/>
          <w:marBottom w:val="0"/>
          <w:divBdr>
            <w:top w:val="none" w:sz="0" w:space="0" w:color="auto"/>
            <w:left w:val="none" w:sz="0" w:space="0" w:color="auto"/>
            <w:bottom w:val="none" w:sz="0" w:space="0" w:color="auto"/>
            <w:right w:val="none" w:sz="0" w:space="0" w:color="auto"/>
          </w:divBdr>
        </w:div>
        <w:div w:id="912667162">
          <w:marLeft w:val="480"/>
          <w:marRight w:val="0"/>
          <w:marTop w:val="0"/>
          <w:marBottom w:val="0"/>
          <w:divBdr>
            <w:top w:val="none" w:sz="0" w:space="0" w:color="auto"/>
            <w:left w:val="none" w:sz="0" w:space="0" w:color="auto"/>
            <w:bottom w:val="none" w:sz="0" w:space="0" w:color="auto"/>
            <w:right w:val="none" w:sz="0" w:space="0" w:color="auto"/>
          </w:divBdr>
        </w:div>
        <w:div w:id="392193073">
          <w:marLeft w:val="480"/>
          <w:marRight w:val="0"/>
          <w:marTop w:val="0"/>
          <w:marBottom w:val="0"/>
          <w:divBdr>
            <w:top w:val="none" w:sz="0" w:space="0" w:color="auto"/>
            <w:left w:val="none" w:sz="0" w:space="0" w:color="auto"/>
            <w:bottom w:val="none" w:sz="0" w:space="0" w:color="auto"/>
            <w:right w:val="none" w:sz="0" w:space="0" w:color="auto"/>
          </w:divBdr>
        </w:div>
        <w:div w:id="1254977685">
          <w:marLeft w:val="480"/>
          <w:marRight w:val="0"/>
          <w:marTop w:val="0"/>
          <w:marBottom w:val="0"/>
          <w:divBdr>
            <w:top w:val="none" w:sz="0" w:space="0" w:color="auto"/>
            <w:left w:val="none" w:sz="0" w:space="0" w:color="auto"/>
            <w:bottom w:val="none" w:sz="0" w:space="0" w:color="auto"/>
            <w:right w:val="none" w:sz="0" w:space="0" w:color="auto"/>
          </w:divBdr>
        </w:div>
        <w:div w:id="506677851">
          <w:marLeft w:val="480"/>
          <w:marRight w:val="0"/>
          <w:marTop w:val="0"/>
          <w:marBottom w:val="0"/>
          <w:divBdr>
            <w:top w:val="none" w:sz="0" w:space="0" w:color="auto"/>
            <w:left w:val="none" w:sz="0" w:space="0" w:color="auto"/>
            <w:bottom w:val="none" w:sz="0" w:space="0" w:color="auto"/>
            <w:right w:val="none" w:sz="0" w:space="0" w:color="auto"/>
          </w:divBdr>
        </w:div>
        <w:div w:id="495804762">
          <w:marLeft w:val="480"/>
          <w:marRight w:val="0"/>
          <w:marTop w:val="0"/>
          <w:marBottom w:val="0"/>
          <w:divBdr>
            <w:top w:val="none" w:sz="0" w:space="0" w:color="auto"/>
            <w:left w:val="none" w:sz="0" w:space="0" w:color="auto"/>
            <w:bottom w:val="none" w:sz="0" w:space="0" w:color="auto"/>
            <w:right w:val="none" w:sz="0" w:space="0" w:color="auto"/>
          </w:divBdr>
        </w:div>
      </w:divsChild>
    </w:div>
    <w:div w:id="1917544350">
      <w:bodyDiv w:val="1"/>
      <w:marLeft w:val="0"/>
      <w:marRight w:val="0"/>
      <w:marTop w:val="0"/>
      <w:marBottom w:val="0"/>
      <w:divBdr>
        <w:top w:val="none" w:sz="0" w:space="0" w:color="auto"/>
        <w:left w:val="none" w:sz="0" w:space="0" w:color="auto"/>
        <w:bottom w:val="none" w:sz="0" w:space="0" w:color="auto"/>
        <w:right w:val="none" w:sz="0" w:space="0" w:color="auto"/>
      </w:divBdr>
    </w:div>
    <w:div w:id="1917744985">
      <w:bodyDiv w:val="1"/>
      <w:marLeft w:val="0"/>
      <w:marRight w:val="0"/>
      <w:marTop w:val="0"/>
      <w:marBottom w:val="0"/>
      <w:divBdr>
        <w:top w:val="none" w:sz="0" w:space="0" w:color="auto"/>
        <w:left w:val="none" w:sz="0" w:space="0" w:color="auto"/>
        <w:bottom w:val="none" w:sz="0" w:space="0" w:color="auto"/>
        <w:right w:val="none" w:sz="0" w:space="0" w:color="auto"/>
      </w:divBdr>
    </w:div>
    <w:div w:id="1917858639">
      <w:bodyDiv w:val="1"/>
      <w:marLeft w:val="0"/>
      <w:marRight w:val="0"/>
      <w:marTop w:val="0"/>
      <w:marBottom w:val="0"/>
      <w:divBdr>
        <w:top w:val="none" w:sz="0" w:space="0" w:color="auto"/>
        <w:left w:val="none" w:sz="0" w:space="0" w:color="auto"/>
        <w:bottom w:val="none" w:sz="0" w:space="0" w:color="auto"/>
        <w:right w:val="none" w:sz="0" w:space="0" w:color="auto"/>
      </w:divBdr>
    </w:div>
    <w:div w:id="1941914586">
      <w:bodyDiv w:val="1"/>
      <w:marLeft w:val="0"/>
      <w:marRight w:val="0"/>
      <w:marTop w:val="0"/>
      <w:marBottom w:val="0"/>
      <w:divBdr>
        <w:top w:val="none" w:sz="0" w:space="0" w:color="auto"/>
        <w:left w:val="none" w:sz="0" w:space="0" w:color="auto"/>
        <w:bottom w:val="none" w:sz="0" w:space="0" w:color="auto"/>
        <w:right w:val="none" w:sz="0" w:space="0" w:color="auto"/>
      </w:divBdr>
    </w:div>
    <w:div w:id="1943805536">
      <w:bodyDiv w:val="1"/>
      <w:marLeft w:val="0"/>
      <w:marRight w:val="0"/>
      <w:marTop w:val="0"/>
      <w:marBottom w:val="0"/>
      <w:divBdr>
        <w:top w:val="none" w:sz="0" w:space="0" w:color="auto"/>
        <w:left w:val="none" w:sz="0" w:space="0" w:color="auto"/>
        <w:bottom w:val="none" w:sz="0" w:space="0" w:color="auto"/>
        <w:right w:val="none" w:sz="0" w:space="0" w:color="auto"/>
      </w:divBdr>
      <w:divsChild>
        <w:div w:id="338698312">
          <w:marLeft w:val="0"/>
          <w:marRight w:val="0"/>
          <w:marTop w:val="0"/>
          <w:marBottom w:val="0"/>
          <w:divBdr>
            <w:top w:val="none" w:sz="0" w:space="0" w:color="auto"/>
            <w:left w:val="none" w:sz="0" w:space="0" w:color="auto"/>
            <w:bottom w:val="none" w:sz="0" w:space="0" w:color="auto"/>
            <w:right w:val="none" w:sz="0" w:space="0" w:color="auto"/>
          </w:divBdr>
        </w:div>
      </w:divsChild>
    </w:div>
    <w:div w:id="1946307389">
      <w:bodyDiv w:val="1"/>
      <w:marLeft w:val="0"/>
      <w:marRight w:val="0"/>
      <w:marTop w:val="0"/>
      <w:marBottom w:val="0"/>
      <w:divBdr>
        <w:top w:val="none" w:sz="0" w:space="0" w:color="auto"/>
        <w:left w:val="none" w:sz="0" w:space="0" w:color="auto"/>
        <w:bottom w:val="none" w:sz="0" w:space="0" w:color="auto"/>
        <w:right w:val="none" w:sz="0" w:space="0" w:color="auto"/>
      </w:divBdr>
      <w:divsChild>
        <w:div w:id="1909344568">
          <w:marLeft w:val="480"/>
          <w:marRight w:val="0"/>
          <w:marTop w:val="0"/>
          <w:marBottom w:val="0"/>
          <w:divBdr>
            <w:top w:val="none" w:sz="0" w:space="0" w:color="auto"/>
            <w:left w:val="none" w:sz="0" w:space="0" w:color="auto"/>
            <w:bottom w:val="none" w:sz="0" w:space="0" w:color="auto"/>
            <w:right w:val="none" w:sz="0" w:space="0" w:color="auto"/>
          </w:divBdr>
        </w:div>
        <w:div w:id="205798198">
          <w:marLeft w:val="480"/>
          <w:marRight w:val="0"/>
          <w:marTop w:val="0"/>
          <w:marBottom w:val="0"/>
          <w:divBdr>
            <w:top w:val="none" w:sz="0" w:space="0" w:color="auto"/>
            <w:left w:val="none" w:sz="0" w:space="0" w:color="auto"/>
            <w:bottom w:val="none" w:sz="0" w:space="0" w:color="auto"/>
            <w:right w:val="none" w:sz="0" w:space="0" w:color="auto"/>
          </w:divBdr>
        </w:div>
        <w:div w:id="794522916">
          <w:marLeft w:val="480"/>
          <w:marRight w:val="0"/>
          <w:marTop w:val="0"/>
          <w:marBottom w:val="0"/>
          <w:divBdr>
            <w:top w:val="none" w:sz="0" w:space="0" w:color="auto"/>
            <w:left w:val="none" w:sz="0" w:space="0" w:color="auto"/>
            <w:bottom w:val="none" w:sz="0" w:space="0" w:color="auto"/>
            <w:right w:val="none" w:sz="0" w:space="0" w:color="auto"/>
          </w:divBdr>
        </w:div>
        <w:div w:id="246884577">
          <w:marLeft w:val="480"/>
          <w:marRight w:val="0"/>
          <w:marTop w:val="0"/>
          <w:marBottom w:val="0"/>
          <w:divBdr>
            <w:top w:val="none" w:sz="0" w:space="0" w:color="auto"/>
            <w:left w:val="none" w:sz="0" w:space="0" w:color="auto"/>
            <w:bottom w:val="none" w:sz="0" w:space="0" w:color="auto"/>
            <w:right w:val="none" w:sz="0" w:space="0" w:color="auto"/>
          </w:divBdr>
        </w:div>
        <w:div w:id="1581671046">
          <w:marLeft w:val="480"/>
          <w:marRight w:val="0"/>
          <w:marTop w:val="0"/>
          <w:marBottom w:val="0"/>
          <w:divBdr>
            <w:top w:val="none" w:sz="0" w:space="0" w:color="auto"/>
            <w:left w:val="none" w:sz="0" w:space="0" w:color="auto"/>
            <w:bottom w:val="none" w:sz="0" w:space="0" w:color="auto"/>
            <w:right w:val="none" w:sz="0" w:space="0" w:color="auto"/>
          </w:divBdr>
        </w:div>
        <w:div w:id="1577011308">
          <w:marLeft w:val="480"/>
          <w:marRight w:val="0"/>
          <w:marTop w:val="0"/>
          <w:marBottom w:val="0"/>
          <w:divBdr>
            <w:top w:val="none" w:sz="0" w:space="0" w:color="auto"/>
            <w:left w:val="none" w:sz="0" w:space="0" w:color="auto"/>
            <w:bottom w:val="none" w:sz="0" w:space="0" w:color="auto"/>
            <w:right w:val="none" w:sz="0" w:space="0" w:color="auto"/>
          </w:divBdr>
        </w:div>
        <w:div w:id="1895777171">
          <w:marLeft w:val="480"/>
          <w:marRight w:val="0"/>
          <w:marTop w:val="0"/>
          <w:marBottom w:val="0"/>
          <w:divBdr>
            <w:top w:val="none" w:sz="0" w:space="0" w:color="auto"/>
            <w:left w:val="none" w:sz="0" w:space="0" w:color="auto"/>
            <w:bottom w:val="none" w:sz="0" w:space="0" w:color="auto"/>
            <w:right w:val="none" w:sz="0" w:space="0" w:color="auto"/>
          </w:divBdr>
        </w:div>
        <w:div w:id="1942371877">
          <w:marLeft w:val="480"/>
          <w:marRight w:val="0"/>
          <w:marTop w:val="0"/>
          <w:marBottom w:val="0"/>
          <w:divBdr>
            <w:top w:val="none" w:sz="0" w:space="0" w:color="auto"/>
            <w:left w:val="none" w:sz="0" w:space="0" w:color="auto"/>
            <w:bottom w:val="none" w:sz="0" w:space="0" w:color="auto"/>
            <w:right w:val="none" w:sz="0" w:space="0" w:color="auto"/>
          </w:divBdr>
        </w:div>
        <w:div w:id="935089148">
          <w:marLeft w:val="480"/>
          <w:marRight w:val="0"/>
          <w:marTop w:val="0"/>
          <w:marBottom w:val="0"/>
          <w:divBdr>
            <w:top w:val="none" w:sz="0" w:space="0" w:color="auto"/>
            <w:left w:val="none" w:sz="0" w:space="0" w:color="auto"/>
            <w:bottom w:val="none" w:sz="0" w:space="0" w:color="auto"/>
            <w:right w:val="none" w:sz="0" w:space="0" w:color="auto"/>
          </w:divBdr>
        </w:div>
        <w:div w:id="354427237">
          <w:marLeft w:val="480"/>
          <w:marRight w:val="0"/>
          <w:marTop w:val="0"/>
          <w:marBottom w:val="0"/>
          <w:divBdr>
            <w:top w:val="none" w:sz="0" w:space="0" w:color="auto"/>
            <w:left w:val="none" w:sz="0" w:space="0" w:color="auto"/>
            <w:bottom w:val="none" w:sz="0" w:space="0" w:color="auto"/>
            <w:right w:val="none" w:sz="0" w:space="0" w:color="auto"/>
          </w:divBdr>
        </w:div>
        <w:div w:id="582883539">
          <w:marLeft w:val="480"/>
          <w:marRight w:val="0"/>
          <w:marTop w:val="0"/>
          <w:marBottom w:val="0"/>
          <w:divBdr>
            <w:top w:val="none" w:sz="0" w:space="0" w:color="auto"/>
            <w:left w:val="none" w:sz="0" w:space="0" w:color="auto"/>
            <w:bottom w:val="none" w:sz="0" w:space="0" w:color="auto"/>
            <w:right w:val="none" w:sz="0" w:space="0" w:color="auto"/>
          </w:divBdr>
        </w:div>
        <w:div w:id="1717579917">
          <w:marLeft w:val="480"/>
          <w:marRight w:val="0"/>
          <w:marTop w:val="0"/>
          <w:marBottom w:val="0"/>
          <w:divBdr>
            <w:top w:val="none" w:sz="0" w:space="0" w:color="auto"/>
            <w:left w:val="none" w:sz="0" w:space="0" w:color="auto"/>
            <w:bottom w:val="none" w:sz="0" w:space="0" w:color="auto"/>
            <w:right w:val="none" w:sz="0" w:space="0" w:color="auto"/>
          </w:divBdr>
        </w:div>
        <w:div w:id="486357581">
          <w:marLeft w:val="480"/>
          <w:marRight w:val="0"/>
          <w:marTop w:val="0"/>
          <w:marBottom w:val="0"/>
          <w:divBdr>
            <w:top w:val="none" w:sz="0" w:space="0" w:color="auto"/>
            <w:left w:val="none" w:sz="0" w:space="0" w:color="auto"/>
            <w:bottom w:val="none" w:sz="0" w:space="0" w:color="auto"/>
            <w:right w:val="none" w:sz="0" w:space="0" w:color="auto"/>
          </w:divBdr>
        </w:div>
        <w:div w:id="931015697">
          <w:marLeft w:val="480"/>
          <w:marRight w:val="0"/>
          <w:marTop w:val="0"/>
          <w:marBottom w:val="0"/>
          <w:divBdr>
            <w:top w:val="none" w:sz="0" w:space="0" w:color="auto"/>
            <w:left w:val="none" w:sz="0" w:space="0" w:color="auto"/>
            <w:bottom w:val="none" w:sz="0" w:space="0" w:color="auto"/>
            <w:right w:val="none" w:sz="0" w:space="0" w:color="auto"/>
          </w:divBdr>
        </w:div>
        <w:div w:id="522133144">
          <w:marLeft w:val="480"/>
          <w:marRight w:val="0"/>
          <w:marTop w:val="0"/>
          <w:marBottom w:val="0"/>
          <w:divBdr>
            <w:top w:val="none" w:sz="0" w:space="0" w:color="auto"/>
            <w:left w:val="none" w:sz="0" w:space="0" w:color="auto"/>
            <w:bottom w:val="none" w:sz="0" w:space="0" w:color="auto"/>
            <w:right w:val="none" w:sz="0" w:space="0" w:color="auto"/>
          </w:divBdr>
        </w:div>
        <w:div w:id="1152327077">
          <w:marLeft w:val="480"/>
          <w:marRight w:val="0"/>
          <w:marTop w:val="0"/>
          <w:marBottom w:val="0"/>
          <w:divBdr>
            <w:top w:val="none" w:sz="0" w:space="0" w:color="auto"/>
            <w:left w:val="none" w:sz="0" w:space="0" w:color="auto"/>
            <w:bottom w:val="none" w:sz="0" w:space="0" w:color="auto"/>
            <w:right w:val="none" w:sz="0" w:space="0" w:color="auto"/>
          </w:divBdr>
        </w:div>
        <w:div w:id="1178499327">
          <w:marLeft w:val="480"/>
          <w:marRight w:val="0"/>
          <w:marTop w:val="0"/>
          <w:marBottom w:val="0"/>
          <w:divBdr>
            <w:top w:val="none" w:sz="0" w:space="0" w:color="auto"/>
            <w:left w:val="none" w:sz="0" w:space="0" w:color="auto"/>
            <w:bottom w:val="none" w:sz="0" w:space="0" w:color="auto"/>
            <w:right w:val="none" w:sz="0" w:space="0" w:color="auto"/>
          </w:divBdr>
        </w:div>
        <w:div w:id="1760712289">
          <w:marLeft w:val="480"/>
          <w:marRight w:val="0"/>
          <w:marTop w:val="0"/>
          <w:marBottom w:val="0"/>
          <w:divBdr>
            <w:top w:val="none" w:sz="0" w:space="0" w:color="auto"/>
            <w:left w:val="none" w:sz="0" w:space="0" w:color="auto"/>
            <w:bottom w:val="none" w:sz="0" w:space="0" w:color="auto"/>
            <w:right w:val="none" w:sz="0" w:space="0" w:color="auto"/>
          </w:divBdr>
        </w:div>
        <w:div w:id="1757749212">
          <w:marLeft w:val="480"/>
          <w:marRight w:val="0"/>
          <w:marTop w:val="0"/>
          <w:marBottom w:val="0"/>
          <w:divBdr>
            <w:top w:val="none" w:sz="0" w:space="0" w:color="auto"/>
            <w:left w:val="none" w:sz="0" w:space="0" w:color="auto"/>
            <w:bottom w:val="none" w:sz="0" w:space="0" w:color="auto"/>
            <w:right w:val="none" w:sz="0" w:space="0" w:color="auto"/>
          </w:divBdr>
        </w:div>
        <w:div w:id="1169640219">
          <w:marLeft w:val="480"/>
          <w:marRight w:val="0"/>
          <w:marTop w:val="0"/>
          <w:marBottom w:val="0"/>
          <w:divBdr>
            <w:top w:val="none" w:sz="0" w:space="0" w:color="auto"/>
            <w:left w:val="none" w:sz="0" w:space="0" w:color="auto"/>
            <w:bottom w:val="none" w:sz="0" w:space="0" w:color="auto"/>
            <w:right w:val="none" w:sz="0" w:space="0" w:color="auto"/>
          </w:divBdr>
        </w:div>
        <w:div w:id="2065988018">
          <w:marLeft w:val="480"/>
          <w:marRight w:val="0"/>
          <w:marTop w:val="0"/>
          <w:marBottom w:val="0"/>
          <w:divBdr>
            <w:top w:val="none" w:sz="0" w:space="0" w:color="auto"/>
            <w:left w:val="none" w:sz="0" w:space="0" w:color="auto"/>
            <w:bottom w:val="none" w:sz="0" w:space="0" w:color="auto"/>
            <w:right w:val="none" w:sz="0" w:space="0" w:color="auto"/>
          </w:divBdr>
        </w:div>
        <w:div w:id="1282803630">
          <w:marLeft w:val="480"/>
          <w:marRight w:val="0"/>
          <w:marTop w:val="0"/>
          <w:marBottom w:val="0"/>
          <w:divBdr>
            <w:top w:val="none" w:sz="0" w:space="0" w:color="auto"/>
            <w:left w:val="none" w:sz="0" w:space="0" w:color="auto"/>
            <w:bottom w:val="none" w:sz="0" w:space="0" w:color="auto"/>
            <w:right w:val="none" w:sz="0" w:space="0" w:color="auto"/>
          </w:divBdr>
        </w:div>
        <w:div w:id="707802462">
          <w:marLeft w:val="480"/>
          <w:marRight w:val="0"/>
          <w:marTop w:val="0"/>
          <w:marBottom w:val="0"/>
          <w:divBdr>
            <w:top w:val="none" w:sz="0" w:space="0" w:color="auto"/>
            <w:left w:val="none" w:sz="0" w:space="0" w:color="auto"/>
            <w:bottom w:val="none" w:sz="0" w:space="0" w:color="auto"/>
            <w:right w:val="none" w:sz="0" w:space="0" w:color="auto"/>
          </w:divBdr>
        </w:div>
        <w:div w:id="1661427799">
          <w:marLeft w:val="480"/>
          <w:marRight w:val="0"/>
          <w:marTop w:val="0"/>
          <w:marBottom w:val="0"/>
          <w:divBdr>
            <w:top w:val="none" w:sz="0" w:space="0" w:color="auto"/>
            <w:left w:val="none" w:sz="0" w:space="0" w:color="auto"/>
            <w:bottom w:val="none" w:sz="0" w:space="0" w:color="auto"/>
            <w:right w:val="none" w:sz="0" w:space="0" w:color="auto"/>
          </w:divBdr>
        </w:div>
        <w:div w:id="268396101">
          <w:marLeft w:val="480"/>
          <w:marRight w:val="0"/>
          <w:marTop w:val="0"/>
          <w:marBottom w:val="0"/>
          <w:divBdr>
            <w:top w:val="none" w:sz="0" w:space="0" w:color="auto"/>
            <w:left w:val="none" w:sz="0" w:space="0" w:color="auto"/>
            <w:bottom w:val="none" w:sz="0" w:space="0" w:color="auto"/>
            <w:right w:val="none" w:sz="0" w:space="0" w:color="auto"/>
          </w:divBdr>
        </w:div>
        <w:div w:id="106586271">
          <w:marLeft w:val="480"/>
          <w:marRight w:val="0"/>
          <w:marTop w:val="0"/>
          <w:marBottom w:val="0"/>
          <w:divBdr>
            <w:top w:val="none" w:sz="0" w:space="0" w:color="auto"/>
            <w:left w:val="none" w:sz="0" w:space="0" w:color="auto"/>
            <w:bottom w:val="none" w:sz="0" w:space="0" w:color="auto"/>
            <w:right w:val="none" w:sz="0" w:space="0" w:color="auto"/>
          </w:divBdr>
        </w:div>
        <w:div w:id="1380279981">
          <w:marLeft w:val="480"/>
          <w:marRight w:val="0"/>
          <w:marTop w:val="0"/>
          <w:marBottom w:val="0"/>
          <w:divBdr>
            <w:top w:val="none" w:sz="0" w:space="0" w:color="auto"/>
            <w:left w:val="none" w:sz="0" w:space="0" w:color="auto"/>
            <w:bottom w:val="none" w:sz="0" w:space="0" w:color="auto"/>
            <w:right w:val="none" w:sz="0" w:space="0" w:color="auto"/>
          </w:divBdr>
        </w:div>
        <w:div w:id="571545627">
          <w:marLeft w:val="480"/>
          <w:marRight w:val="0"/>
          <w:marTop w:val="0"/>
          <w:marBottom w:val="0"/>
          <w:divBdr>
            <w:top w:val="none" w:sz="0" w:space="0" w:color="auto"/>
            <w:left w:val="none" w:sz="0" w:space="0" w:color="auto"/>
            <w:bottom w:val="none" w:sz="0" w:space="0" w:color="auto"/>
            <w:right w:val="none" w:sz="0" w:space="0" w:color="auto"/>
          </w:divBdr>
        </w:div>
        <w:div w:id="1580559198">
          <w:marLeft w:val="480"/>
          <w:marRight w:val="0"/>
          <w:marTop w:val="0"/>
          <w:marBottom w:val="0"/>
          <w:divBdr>
            <w:top w:val="none" w:sz="0" w:space="0" w:color="auto"/>
            <w:left w:val="none" w:sz="0" w:space="0" w:color="auto"/>
            <w:bottom w:val="none" w:sz="0" w:space="0" w:color="auto"/>
            <w:right w:val="none" w:sz="0" w:space="0" w:color="auto"/>
          </w:divBdr>
        </w:div>
        <w:div w:id="215044021">
          <w:marLeft w:val="480"/>
          <w:marRight w:val="0"/>
          <w:marTop w:val="0"/>
          <w:marBottom w:val="0"/>
          <w:divBdr>
            <w:top w:val="none" w:sz="0" w:space="0" w:color="auto"/>
            <w:left w:val="none" w:sz="0" w:space="0" w:color="auto"/>
            <w:bottom w:val="none" w:sz="0" w:space="0" w:color="auto"/>
            <w:right w:val="none" w:sz="0" w:space="0" w:color="auto"/>
          </w:divBdr>
        </w:div>
        <w:div w:id="2097630103">
          <w:marLeft w:val="480"/>
          <w:marRight w:val="0"/>
          <w:marTop w:val="0"/>
          <w:marBottom w:val="0"/>
          <w:divBdr>
            <w:top w:val="none" w:sz="0" w:space="0" w:color="auto"/>
            <w:left w:val="none" w:sz="0" w:space="0" w:color="auto"/>
            <w:bottom w:val="none" w:sz="0" w:space="0" w:color="auto"/>
            <w:right w:val="none" w:sz="0" w:space="0" w:color="auto"/>
          </w:divBdr>
        </w:div>
        <w:div w:id="1984653976">
          <w:marLeft w:val="480"/>
          <w:marRight w:val="0"/>
          <w:marTop w:val="0"/>
          <w:marBottom w:val="0"/>
          <w:divBdr>
            <w:top w:val="none" w:sz="0" w:space="0" w:color="auto"/>
            <w:left w:val="none" w:sz="0" w:space="0" w:color="auto"/>
            <w:bottom w:val="none" w:sz="0" w:space="0" w:color="auto"/>
            <w:right w:val="none" w:sz="0" w:space="0" w:color="auto"/>
          </w:divBdr>
        </w:div>
      </w:divsChild>
    </w:div>
    <w:div w:id="1947342637">
      <w:bodyDiv w:val="1"/>
      <w:marLeft w:val="0"/>
      <w:marRight w:val="0"/>
      <w:marTop w:val="0"/>
      <w:marBottom w:val="0"/>
      <w:divBdr>
        <w:top w:val="none" w:sz="0" w:space="0" w:color="auto"/>
        <w:left w:val="none" w:sz="0" w:space="0" w:color="auto"/>
        <w:bottom w:val="none" w:sz="0" w:space="0" w:color="auto"/>
        <w:right w:val="none" w:sz="0" w:space="0" w:color="auto"/>
      </w:divBdr>
    </w:div>
    <w:div w:id="1951816415">
      <w:bodyDiv w:val="1"/>
      <w:marLeft w:val="0"/>
      <w:marRight w:val="0"/>
      <w:marTop w:val="0"/>
      <w:marBottom w:val="0"/>
      <w:divBdr>
        <w:top w:val="none" w:sz="0" w:space="0" w:color="auto"/>
        <w:left w:val="none" w:sz="0" w:space="0" w:color="auto"/>
        <w:bottom w:val="none" w:sz="0" w:space="0" w:color="auto"/>
        <w:right w:val="none" w:sz="0" w:space="0" w:color="auto"/>
      </w:divBdr>
    </w:div>
    <w:div w:id="1958104677">
      <w:bodyDiv w:val="1"/>
      <w:marLeft w:val="0"/>
      <w:marRight w:val="0"/>
      <w:marTop w:val="0"/>
      <w:marBottom w:val="0"/>
      <w:divBdr>
        <w:top w:val="none" w:sz="0" w:space="0" w:color="auto"/>
        <w:left w:val="none" w:sz="0" w:space="0" w:color="auto"/>
        <w:bottom w:val="none" w:sz="0" w:space="0" w:color="auto"/>
        <w:right w:val="none" w:sz="0" w:space="0" w:color="auto"/>
      </w:divBdr>
    </w:div>
    <w:div w:id="1961495924">
      <w:bodyDiv w:val="1"/>
      <w:marLeft w:val="0"/>
      <w:marRight w:val="0"/>
      <w:marTop w:val="0"/>
      <w:marBottom w:val="0"/>
      <w:divBdr>
        <w:top w:val="none" w:sz="0" w:space="0" w:color="auto"/>
        <w:left w:val="none" w:sz="0" w:space="0" w:color="auto"/>
        <w:bottom w:val="none" w:sz="0" w:space="0" w:color="auto"/>
        <w:right w:val="none" w:sz="0" w:space="0" w:color="auto"/>
      </w:divBdr>
    </w:div>
    <w:div w:id="1968505635">
      <w:bodyDiv w:val="1"/>
      <w:marLeft w:val="0"/>
      <w:marRight w:val="0"/>
      <w:marTop w:val="0"/>
      <w:marBottom w:val="0"/>
      <w:divBdr>
        <w:top w:val="none" w:sz="0" w:space="0" w:color="auto"/>
        <w:left w:val="none" w:sz="0" w:space="0" w:color="auto"/>
        <w:bottom w:val="none" w:sz="0" w:space="0" w:color="auto"/>
        <w:right w:val="none" w:sz="0" w:space="0" w:color="auto"/>
      </w:divBdr>
    </w:div>
    <w:div w:id="1985163329">
      <w:bodyDiv w:val="1"/>
      <w:marLeft w:val="0"/>
      <w:marRight w:val="0"/>
      <w:marTop w:val="0"/>
      <w:marBottom w:val="0"/>
      <w:divBdr>
        <w:top w:val="none" w:sz="0" w:space="0" w:color="auto"/>
        <w:left w:val="none" w:sz="0" w:space="0" w:color="auto"/>
        <w:bottom w:val="none" w:sz="0" w:space="0" w:color="auto"/>
        <w:right w:val="none" w:sz="0" w:space="0" w:color="auto"/>
      </w:divBdr>
    </w:div>
    <w:div w:id="1988319212">
      <w:bodyDiv w:val="1"/>
      <w:marLeft w:val="0"/>
      <w:marRight w:val="0"/>
      <w:marTop w:val="0"/>
      <w:marBottom w:val="0"/>
      <w:divBdr>
        <w:top w:val="none" w:sz="0" w:space="0" w:color="auto"/>
        <w:left w:val="none" w:sz="0" w:space="0" w:color="auto"/>
        <w:bottom w:val="none" w:sz="0" w:space="0" w:color="auto"/>
        <w:right w:val="none" w:sz="0" w:space="0" w:color="auto"/>
      </w:divBdr>
    </w:div>
    <w:div w:id="1999531083">
      <w:bodyDiv w:val="1"/>
      <w:marLeft w:val="0"/>
      <w:marRight w:val="0"/>
      <w:marTop w:val="0"/>
      <w:marBottom w:val="0"/>
      <w:divBdr>
        <w:top w:val="none" w:sz="0" w:space="0" w:color="auto"/>
        <w:left w:val="none" w:sz="0" w:space="0" w:color="auto"/>
        <w:bottom w:val="none" w:sz="0" w:space="0" w:color="auto"/>
        <w:right w:val="none" w:sz="0" w:space="0" w:color="auto"/>
      </w:divBdr>
    </w:div>
    <w:div w:id="2003582129">
      <w:bodyDiv w:val="1"/>
      <w:marLeft w:val="0"/>
      <w:marRight w:val="0"/>
      <w:marTop w:val="0"/>
      <w:marBottom w:val="0"/>
      <w:divBdr>
        <w:top w:val="none" w:sz="0" w:space="0" w:color="auto"/>
        <w:left w:val="none" w:sz="0" w:space="0" w:color="auto"/>
        <w:bottom w:val="none" w:sz="0" w:space="0" w:color="auto"/>
        <w:right w:val="none" w:sz="0" w:space="0" w:color="auto"/>
      </w:divBdr>
    </w:div>
    <w:div w:id="2006274059">
      <w:bodyDiv w:val="1"/>
      <w:marLeft w:val="0"/>
      <w:marRight w:val="0"/>
      <w:marTop w:val="0"/>
      <w:marBottom w:val="0"/>
      <w:divBdr>
        <w:top w:val="none" w:sz="0" w:space="0" w:color="auto"/>
        <w:left w:val="none" w:sz="0" w:space="0" w:color="auto"/>
        <w:bottom w:val="none" w:sz="0" w:space="0" w:color="auto"/>
        <w:right w:val="none" w:sz="0" w:space="0" w:color="auto"/>
      </w:divBdr>
    </w:div>
    <w:div w:id="2008244837">
      <w:bodyDiv w:val="1"/>
      <w:marLeft w:val="0"/>
      <w:marRight w:val="0"/>
      <w:marTop w:val="0"/>
      <w:marBottom w:val="0"/>
      <w:divBdr>
        <w:top w:val="none" w:sz="0" w:space="0" w:color="auto"/>
        <w:left w:val="none" w:sz="0" w:space="0" w:color="auto"/>
        <w:bottom w:val="none" w:sz="0" w:space="0" w:color="auto"/>
        <w:right w:val="none" w:sz="0" w:space="0" w:color="auto"/>
      </w:divBdr>
    </w:div>
    <w:div w:id="2062051516">
      <w:bodyDiv w:val="1"/>
      <w:marLeft w:val="0"/>
      <w:marRight w:val="0"/>
      <w:marTop w:val="0"/>
      <w:marBottom w:val="0"/>
      <w:divBdr>
        <w:top w:val="none" w:sz="0" w:space="0" w:color="auto"/>
        <w:left w:val="none" w:sz="0" w:space="0" w:color="auto"/>
        <w:bottom w:val="none" w:sz="0" w:space="0" w:color="auto"/>
        <w:right w:val="none" w:sz="0" w:space="0" w:color="auto"/>
      </w:divBdr>
    </w:div>
    <w:div w:id="2064481880">
      <w:bodyDiv w:val="1"/>
      <w:marLeft w:val="0"/>
      <w:marRight w:val="0"/>
      <w:marTop w:val="0"/>
      <w:marBottom w:val="0"/>
      <w:divBdr>
        <w:top w:val="none" w:sz="0" w:space="0" w:color="auto"/>
        <w:left w:val="none" w:sz="0" w:space="0" w:color="auto"/>
        <w:bottom w:val="none" w:sz="0" w:space="0" w:color="auto"/>
        <w:right w:val="none" w:sz="0" w:space="0" w:color="auto"/>
      </w:divBdr>
      <w:divsChild>
        <w:div w:id="923688874">
          <w:marLeft w:val="480"/>
          <w:marRight w:val="0"/>
          <w:marTop w:val="0"/>
          <w:marBottom w:val="0"/>
          <w:divBdr>
            <w:top w:val="none" w:sz="0" w:space="0" w:color="auto"/>
            <w:left w:val="none" w:sz="0" w:space="0" w:color="auto"/>
            <w:bottom w:val="none" w:sz="0" w:space="0" w:color="auto"/>
            <w:right w:val="none" w:sz="0" w:space="0" w:color="auto"/>
          </w:divBdr>
        </w:div>
        <w:div w:id="432670720">
          <w:marLeft w:val="480"/>
          <w:marRight w:val="0"/>
          <w:marTop w:val="0"/>
          <w:marBottom w:val="0"/>
          <w:divBdr>
            <w:top w:val="none" w:sz="0" w:space="0" w:color="auto"/>
            <w:left w:val="none" w:sz="0" w:space="0" w:color="auto"/>
            <w:bottom w:val="none" w:sz="0" w:space="0" w:color="auto"/>
            <w:right w:val="none" w:sz="0" w:space="0" w:color="auto"/>
          </w:divBdr>
        </w:div>
        <w:div w:id="1762943207">
          <w:marLeft w:val="480"/>
          <w:marRight w:val="0"/>
          <w:marTop w:val="0"/>
          <w:marBottom w:val="0"/>
          <w:divBdr>
            <w:top w:val="none" w:sz="0" w:space="0" w:color="auto"/>
            <w:left w:val="none" w:sz="0" w:space="0" w:color="auto"/>
            <w:bottom w:val="none" w:sz="0" w:space="0" w:color="auto"/>
            <w:right w:val="none" w:sz="0" w:space="0" w:color="auto"/>
          </w:divBdr>
        </w:div>
        <w:div w:id="817650495">
          <w:marLeft w:val="480"/>
          <w:marRight w:val="0"/>
          <w:marTop w:val="0"/>
          <w:marBottom w:val="0"/>
          <w:divBdr>
            <w:top w:val="none" w:sz="0" w:space="0" w:color="auto"/>
            <w:left w:val="none" w:sz="0" w:space="0" w:color="auto"/>
            <w:bottom w:val="none" w:sz="0" w:space="0" w:color="auto"/>
            <w:right w:val="none" w:sz="0" w:space="0" w:color="auto"/>
          </w:divBdr>
        </w:div>
        <w:div w:id="559558330">
          <w:marLeft w:val="480"/>
          <w:marRight w:val="0"/>
          <w:marTop w:val="0"/>
          <w:marBottom w:val="0"/>
          <w:divBdr>
            <w:top w:val="none" w:sz="0" w:space="0" w:color="auto"/>
            <w:left w:val="none" w:sz="0" w:space="0" w:color="auto"/>
            <w:bottom w:val="none" w:sz="0" w:space="0" w:color="auto"/>
            <w:right w:val="none" w:sz="0" w:space="0" w:color="auto"/>
          </w:divBdr>
        </w:div>
        <w:div w:id="966736725">
          <w:marLeft w:val="480"/>
          <w:marRight w:val="0"/>
          <w:marTop w:val="0"/>
          <w:marBottom w:val="0"/>
          <w:divBdr>
            <w:top w:val="none" w:sz="0" w:space="0" w:color="auto"/>
            <w:left w:val="none" w:sz="0" w:space="0" w:color="auto"/>
            <w:bottom w:val="none" w:sz="0" w:space="0" w:color="auto"/>
            <w:right w:val="none" w:sz="0" w:space="0" w:color="auto"/>
          </w:divBdr>
        </w:div>
        <w:div w:id="859513100">
          <w:marLeft w:val="480"/>
          <w:marRight w:val="0"/>
          <w:marTop w:val="0"/>
          <w:marBottom w:val="0"/>
          <w:divBdr>
            <w:top w:val="none" w:sz="0" w:space="0" w:color="auto"/>
            <w:left w:val="none" w:sz="0" w:space="0" w:color="auto"/>
            <w:bottom w:val="none" w:sz="0" w:space="0" w:color="auto"/>
            <w:right w:val="none" w:sz="0" w:space="0" w:color="auto"/>
          </w:divBdr>
        </w:div>
        <w:div w:id="1299919671">
          <w:marLeft w:val="480"/>
          <w:marRight w:val="0"/>
          <w:marTop w:val="0"/>
          <w:marBottom w:val="0"/>
          <w:divBdr>
            <w:top w:val="none" w:sz="0" w:space="0" w:color="auto"/>
            <w:left w:val="none" w:sz="0" w:space="0" w:color="auto"/>
            <w:bottom w:val="none" w:sz="0" w:space="0" w:color="auto"/>
            <w:right w:val="none" w:sz="0" w:space="0" w:color="auto"/>
          </w:divBdr>
        </w:div>
        <w:div w:id="1707098831">
          <w:marLeft w:val="480"/>
          <w:marRight w:val="0"/>
          <w:marTop w:val="0"/>
          <w:marBottom w:val="0"/>
          <w:divBdr>
            <w:top w:val="none" w:sz="0" w:space="0" w:color="auto"/>
            <w:left w:val="none" w:sz="0" w:space="0" w:color="auto"/>
            <w:bottom w:val="none" w:sz="0" w:space="0" w:color="auto"/>
            <w:right w:val="none" w:sz="0" w:space="0" w:color="auto"/>
          </w:divBdr>
        </w:div>
        <w:div w:id="714425837">
          <w:marLeft w:val="480"/>
          <w:marRight w:val="0"/>
          <w:marTop w:val="0"/>
          <w:marBottom w:val="0"/>
          <w:divBdr>
            <w:top w:val="none" w:sz="0" w:space="0" w:color="auto"/>
            <w:left w:val="none" w:sz="0" w:space="0" w:color="auto"/>
            <w:bottom w:val="none" w:sz="0" w:space="0" w:color="auto"/>
            <w:right w:val="none" w:sz="0" w:space="0" w:color="auto"/>
          </w:divBdr>
        </w:div>
        <w:div w:id="755054316">
          <w:marLeft w:val="480"/>
          <w:marRight w:val="0"/>
          <w:marTop w:val="0"/>
          <w:marBottom w:val="0"/>
          <w:divBdr>
            <w:top w:val="none" w:sz="0" w:space="0" w:color="auto"/>
            <w:left w:val="none" w:sz="0" w:space="0" w:color="auto"/>
            <w:bottom w:val="none" w:sz="0" w:space="0" w:color="auto"/>
            <w:right w:val="none" w:sz="0" w:space="0" w:color="auto"/>
          </w:divBdr>
        </w:div>
        <w:div w:id="466896131">
          <w:marLeft w:val="480"/>
          <w:marRight w:val="0"/>
          <w:marTop w:val="0"/>
          <w:marBottom w:val="0"/>
          <w:divBdr>
            <w:top w:val="none" w:sz="0" w:space="0" w:color="auto"/>
            <w:left w:val="none" w:sz="0" w:space="0" w:color="auto"/>
            <w:bottom w:val="none" w:sz="0" w:space="0" w:color="auto"/>
            <w:right w:val="none" w:sz="0" w:space="0" w:color="auto"/>
          </w:divBdr>
        </w:div>
        <w:div w:id="838085997">
          <w:marLeft w:val="480"/>
          <w:marRight w:val="0"/>
          <w:marTop w:val="0"/>
          <w:marBottom w:val="0"/>
          <w:divBdr>
            <w:top w:val="none" w:sz="0" w:space="0" w:color="auto"/>
            <w:left w:val="none" w:sz="0" w:space="0" w:color="auto"/>
            <w:bottom w:val="none" w:sz="0" w:space="0" w:color="auto"/>
            <w:right w:val="none" w:sz="0" w:space="0" w:color="auto"/>
          </w:divBdr>
        </w:div>
        <w:div w:id="1056588857">
          <w:marLeft w:val="480"/>
          <w:marRight w:val="0"/>
          <w:marTop w:val="0"/>
          <w:marBottom w:val="0"/>
          <w:divBdr>
            <w:top w:val="none" w:sz="0" w:space="0" w:color="auto"/>
            <w:left w:val="none" w:sz="0" w:space="0" w:color="auto"/>
            <w:bottom w:val="none" w:sz="0" w:space="0" w:color="auto"/>
            <w:right w:val="none" w:sz="0" w:space="0" w:color="auto"/>
          </w:divBdr>
        </w:div>
        <w:div w:id="1288122253">
          <w:marLeft w:val="480"/>
          <w:marRight w:val="0"/>
          <w:marTop w:val="0"/>
          <w:marBottom w:val="0"/>
          <w:divBdr>
            <w:top w:val="none" w:sz="0" w:space="0" w:color="auto"/>
            <w:left w:val="none" w:sz="0" w:space="0" w:color="auto"/>
            <w:bottom w:val="none" w:sz="0" w:space="0" w:color="auto"/>
            <w:right w:val="none" w:sz="0" w:space="0" w:color="auto"/>
          </w:divBdr>
        </w:div>
        <w:div w:id="1169977002">
          <w:marLeft w:val="480"/>
          <w:marRight w:val="0"/>
          <w:marTop w:val="0"/>
          <w:marBottom w:val="0"/>
          <w:divBdr>
            <w:top w:val="none" w:sz="0" w:space="0" w:color="auto"/>
            <w:left w:val="none" w:sz="0" w:space="0" w:color="auto"/>
            <w:bottom w:val="none" w:sz="0" w:space="0" w:color="auto"/>
            <w:right w:val="none" w:sz="0" w:space="0" w:color="auto"/>
          </w:divBdr>
        </w:div>
        <w:div w:id="576675652">
          <w:marLeft w:val="480"/>
          <w:marRight w:val="0"/>
          <w:marTop w:val="0"/>
          <w:marBottom w:val="0"/>
          <w:divBdr>
            <w:top w:val="none" w:sz="0" w:space="0" w:color="auto"/>
            <w:left w:val="none" w:sz="0" w:space="0" w:color="auto"/>
            <w:bottom w:val="none" w:sz="0" w:space="0" w:color="auto"/>
            <w:right w:val="none" w:sz="0" w:space="0" w:color="auto"/>
          </w:divBdr>
        </w:div>
        <w:div w:id="1467891978">
          <w:marLeft w:val="480"/>
          <w:marRight w:val="0"/>
          <w:marTop w:val="0"/>
          <w:marBottom w:val="0"/>
          <w:divBdr>
            <w:top w:val="none" w:sz="0" w:space="0" w:color="auto"/>
            <w:left w:val="none" w:sz="0" w:space="0" w:color="auto"/>
            <w:bottom w:val="none" w:sz="0" w:space="0" w:color="auto"/>
            <w:right w:val="none" w:sz="0" w:space="0" w:color="auto"/>
          </w:divBdr>
        </w:div>
        <w:div w:id="1147893534">
          <w:marLeft w:val="480"/>
          <w:marRight w:val="0"/>
          <w:marTop w:val="0"/>
          <w:marBottom w:val="0"/>
          <w:divBdr>
            <w:top w:val="none" w:sz="0" w:space="0" w:color="auto"/>
            <w:left w:val="none" w:sz="0" w:space="0" w:color="auto"/>
            <w:bottom w:val="none" w:sz="0" w:space="0" w:color="auto"/>
            <w:right w:val="none" w:sz="0" w:space="0" w:color="auto"/>
          </w:divBdr>
        </w:div>
        <w:div w:id="1965430122">
          <w:marLeft w:val="480"/>
          <w:marRight w:val="0"/>
          <w:marTop w:val="0"/>
          <w:marBottom w:val="0"/>
          <w:divBdr>
            <w:top w:val="none" w:sz="0" w:space="0" w:color="auto"/>
            <w:left w:val="none" w:sz="0" w:space="0" w:color="auto"/>
            <w:bottom w:val="none" w:sz="0" w:space="0" w:color="auto"/>
            <w:right w:val="none" w:sz="0" w:space="0" w:color="auto"/>
          </w:divBdr>
        </w:div>
        <w:div w:id="602496472">
          <w:marLeft w:val="480"/>
          <w:marRight w:val="0"/>
          <w:marTop w:val="0"/>
          <w:marBottom w:val="0"/>
          <w:divBdr>
            <w:top w:val="none" w:sz="0" w:space="0" w:color="auto"/>
            <w:left w:val="none" w:sz="0" w:space="0" w:color="auto"/>
            <w:bottom w:val="none" w:sz="0" w:space="0" w:color="auto"/>
            <w:right w:val="none" w:sz="0" w:space="0" w:color="auto"/>
          </w:divBdr>
        </w:div>
        <w:div w:id="1121071344">
          <w:marLeft w:val="480"/>
          <w:marRight w:val="0"/>
          <w:marTop w:val="0"/>
          <w:marBottom w:val="0"/>
          <w:divBdr>
            <w:top w:val="none" w:sz="0" w:space="0" w:color="auto"/>
            <w:left w:val="none" w:sz="0" w:space="0" w:color="auto"/>
            <w:bottom w:val="none" w:sz="0" w:space="0" w:color="auto"/>
            <w:right w:val="none" w:sz="0" w:space="0" w:color="auto"/>
          </w:divBdr>
        </w:div>
        <w:div w:id="268975976">
          <w:marLeft w:val="480"/>
          <w:marRight w:val="0"/>
          <w:marTop w:val="0"/>
          <w:marBottom w:val="0"/>
          <w:divBdr>
            <w:top w:val="none" w:sz="0" w:space="0" w:color="auto"/>
            <w:left w:val="none" w:sz="0" w:space="0" w:color="auto"/>
            <w:bottom w:val="none" w:sz="0" w:space="0" w:color="auto"/>
            <w:right w:val="none" w:sz="0" w:space="0" w:color="auto"/>
          </w:divBdr>
        </w:div>
        <w:div w:id="87234608">
          <w:marLeft w:val="480"/>
          <w:marRight w:val="0"/>
          <w:marTop w:val="0"/>
          <w:marBottom w:val="0"/>
          <w:divBdr>
            <w:top w:val="none" w:sz="0" w:space="0" w:color="auto"/>
            <w:left w:val="none" w:sz="0" w:space="0" w:color="auto"/>
            <w:bottom w:val="none" w:sz="0" w:space="0" w:color="auto"/>
            <w:right w:val="none" w:sz="0" w:space="0" w:color="auto"/>
          </w:divBdr>
        </w:div>
        <w:div w:id="1964652743">
          <w:marLeft w:val="480"/>
          <w:marRight w:val="0"/>
          <w:marTop w:val="0"/>
          <w:marBottom w:val="0"/>
          <w:divBdr>
            <w:top w:val="none" w:sz="0" w:space="0" w:color="auto"/>
            <w:left w:val="none" w:sz="0" w:space="0" w:color="auto"/>
            <w:bottom w:val="none" w:sz="0" w:space="0" w:color="auto"/>
            <w:right w:val="none" w:sz="0" w:space="0" w:color="auto"/>
          </w:divBdr>
        </w:div>
        <w:div w:id="1370104901">
          <w:marLeft w:val="480"/>
          <w:marRight w:val="0"/>
          <w:marTop w:val="0"/>
          <w:marBottom w:val="0"/>
          <w:divBdr>
            <w:top w:val="none" w:sz="0" w:space="0" w:color="auto"/>
            <w:left w:val="none" w:sz="0" w:space="0" w:color="auto"/>
            <w:bottom w:val="none" w:sz="0" w:space="0" w:color="auto"/>
            <w:right w:val="none" w:sz="0" w:space="0" w:color="auto"/>
          </w:divBdr>
        </w:div>
        <w:div w:id="278419968">
          <w:marLeft w:val="480"/>
          <w:marRight w:val="0"/>
          <w:marTop w:val="0"/>
          <w:marBottom w:val="0"/>
          <w:divBdr>
            <w:top w:val="none" w:sz="0" w:space="0" w:color="auto"/>
            <w:left w:val="none" w:sz="0" w:space="0" w:color="auto"/>
            <w:bottom w:val="none" w:sz="0" w:space="0" w:color="auto"/>
            <w:right w:val="none" w:sz="0" w:space="0" w:color="auto"/>
          </w:divBdr>
        </w:div>
        <w:div w:id="1586066207">
          <w:marLeft w:val="480"/>
          <w:marRight w:val="0"/>
          <w:marTop w:val="0"/>
          <w:marBottom w:val="0"/>
          <w:divBdr>
            <w:top w:val="none" w:sz="0" w:space="0" w:color="auto"/>
            <w:left w:val="none" w:sz="0" w:space="0" w:color="auto"/>
            <w:bottom w:val="none" w:sz="0" w:space="0" w:color="auto"/>
            <w:right w:val="none" w:sz="0" w:space="0" w:color="auto"/>
          </w:divBdr>
        </w:div>
        <w:div w:id="543951145">
          <w:marLeft w:val="480"/>
          <w:marRight w:val="0"/>
          <w:marTop w:val="0"/>
          <w:marBottom w:val="0"/>
          <w:divBdr>
            <w:top w:val="none" w:sz="0" w:space="0" w:color="auto"/>
            <w:left w:val="none" w:sz="0" w:space="0" w:color="auto"/>
            <w:bottom w:val="none" w:sz="0" w:space="0" w:color="auto"/>
            <w:right w:val="none" w:sz="0" w:space="0" w:color="auto"/>
          </w:divBdr>
        </w:div>
        <w:div w:id="2086339320">
          <w:marLeft w:val="480"/>
          <w:marRight w:val="0"/>
          <w:marTop w:val="0"/>
          <w:marBottom w:val="0"/>
          <w:divBdr>
            <w:top w:val="none" w:sz="0" w:space="0" w:color="auto"/>
            <w:left w:val="none" w:sz="0" w:space="0" w:color="auto"/>
            <w:bottom w:val="none" w:sz="0" w:space="0" w:color="auto"/>
            <w:right w:val="none" w:sz="0" w:space="0" w:color="auto"/>
          </w:divBdr>
        </w:div>
      </w:divsChild>
    </w:div>
    <w:div w:id="2066951854">
      <w:bodyDiv w:val="1"/>
      <w:marLeft w:val="0"/>
      <w:marRight w:val="0"/>
      <w:marTop w:val="0"/>
      <w:marBottom w:val="0"/>
      <w:divBdr>
        <w:top w:val="none" w:sz="0" w:space="0" w:color="auto"/>
        <w:left w:val="none" w:sz="0" w:space="0" w:color="auto"/>
        <w:bottom w:val="none" w:sz="0" w:space="0" w:color="auto"/>
        <w:right w:val="none" w:sz="0" w:space="0" w:color="auto"/>
      </w:divBdr>
    </w:div>
    <w:div w:id="2091198153">
      <w:bodyDiv w:val="1"/>
      <w:marLeft w:val="0"/>
      <w:marRight w:val="0"/>
      <w:marTop w:val="0"/>
      <w:marBottom w:val="0"/>
      <w:divBdr>
        <w:top w:val="none" w:sz="0" w:space="0" w:color="auto"/>
        <w:left w:val="none" w:sz="0" w:space="0" w:color="auto"/>
        <w:bottom w:val="none" w:sz="0" w:space="0" w:color="auto"/>
        <w:right w:val="none" w:sz="0" w:space="0" w:color="auto"/>
      </w:divBdr>
      <w:divsChild>
        <w:div w:id="918561988">
          <w:marLeft w:val="480"/>
          <w:marRight w:val="0"/>
          <w:marTop w:val="0"/>
          <w:marBottom w:val="0"/>
          <w:divBdr>
            <w:top w:val="none" w:sz="0" w:space="0" w:color="auto"/>
            <w:left w:val="none" w:sz="0" w:space="0" w:color="auto"/>
            <w:bottom w:val="none" w:sz="0" w:space="0" w:color="auto"/>
            <w:right w:val="none" w:sz="0" w:space="0" w:color="auto"/>
          </w:divBdr>
        </w:div>
        <w:div w:id="2044403276">
          <w:marLeft w:val="480"/>
          <w:marRight w:val="0"/>
          <w:marTop w:val="0"/>
          <w:marBottom w:val="0"/>
          <w:divBdr>
            <w:top w:val="none" w:sz="0" w:space="0" w:color="auto"/>
            <w:left w:val="none" w:sz="0" w:space="0" w:color="auto"/>
            <w:bottom w:val="none" w:sz="0" w:space="0" w:color="auto"/>
            <w:right w:val="none" w:sz="0" w:space="0" w:color="auto"/>
          </w:divBdr>
        </w:div>
        <w:div w:id="1466772990">
          <w:marLeft w:val="480"/>
          <w:marRight w:val="0"/>
          <w:marTop w:val="0"/>
          <w:marBottom w:val="0"/>
          <w:divBdr>
            <w:top w:val="none" w:sz="0" w:space="0" w:color="auto"/>
            <w:left w:val="none" w:sz="0" w:space="0" w:color="auto"/>
            <w:bottom w:val="none" w:sz="0" w:space="0" w:color="auto"/>
            <w:right w:val="none" w:sz="0" w:space="0" w:color="auto"/>
          </w:divBdr>
        </w:div>
        <w:div w:id="66000935">
          <w:marLeft w:val="480"/>
          <w:marRight w:val="0"/>
          <w:marTop w:val="0"/>
          <w:marBottom w:val="0"/>
          <w:divBdr>
            <w:top w:val="none" w:sz="0" w:space="0" w:color="auto"/>
            <w:left w:val="none" w:sz="0" w:space="0" w:color="auto"/>
            <w:bottom w:val="none" w:sz="0" w:space="0" w:color="auto"/>
            <w:right w:val="none" w:sz="0" w:space="0" w:color="auto"/>
          </w:divBdr>
        </w:div>
        <w:div w:id="245699171">
          <w:marLeft w:val="480"/>
          <w:marRight w:val="0"/>
          <w:marTop w:val="0"/>
          <w:marBottom w:val="0"/>
          <w:divBdr>
            <w:top w:val="none" w:sz="0" w:space="0" w:color="auto"/>
            <w:left w:val="none" w:sz="0" w:space="0" w:color="auto"/>
            <w:bottom w:val="none" w:sz="0" w:space="0" w:color="auto"/>
            <w:right w:val="none" w:sz="0" w:space="0" w:color="auto"/>
          </w:divBdr>
        </w:div>
        <w:div w:id="1578712706">
          <w:marLeft w:val="480"/>
          <w:marRight w:val="0"/>
          <w:marTop w:val="0"/>
          <w:marBottom w:val="0"/>
          <w:divBdr>
            <w:top w:val="none" w:sz="0" w:space="0" w:color="auto"/>
            <w:left w:val="none" w:sz="0" w:space="0" w:color="auto"/>
            <w:bottom w:val="none" w:sz="0" w:space="0" w:color="auto"/>
            <w:right w:val="none" w:sz="0" w:space="0" w:color="auto"/>
          </w:divBdr>
        </w:div>
        <w:div w:id="377819909">
          <w:marLeft w:val="480"/>
          <w:marRight w:val="0"/>
          <w:marTop w:val="0"/>
          <w:marBottom w:val="0"/>
          <w:divBdr>
            <w:top w:val="none" w:sz="0" w:space="0" w:color="auto"/>
            <w:left w:val="none" w:sz="0" w:space="0" w:color="auto"/>
            <w:bottom w:val="none" w:sz="0" w:space="0" w:color="auto"/>
            <w:right w:val="none" w:sz="0" w:space="0" w:color="auto"/>
          </w:divBdr>
        </w:div>
        <w:div w:id="754786049">
          <w:marLeft w:val="480"/>
          <w:marRight w:val="0"/>
          <w:marTop w:val="0"/>
          <w:marBottom w:val="0"/>
          <w:divBdr>
            <w:top w:val="none" w:sz="0" w:space="0" w:color="auto"/>
            <w:left w:val="none" w:sz="0" w:space="0" w:color="auto"/>
            <w:bottom w:val="none" w:sz="0" w:space="0" w:color="auto"/>
            <w:right w:val="none" w:sz="0" w:space="0" w:color="auto"/>
          </w:divBdr>
        </w:div>
        <w:div w:id="2032410599">
          <w:marLeft w:val="480"/>
          <w:marRight w:val="0"/>
          <w:marTop w:val="0"/>
          <w:marBottom w:val="0"/>
          <w:divBdr>
            <w:top w:val="none" w:sz="0" w:space="0" w:color="auto"/>
            <w:left w:val="none" w:sz="0" w:space="0" w:color="auto"/>
            <w:bottom w:val="none" w:sz="0" w:space="0" w:color="auto"/>
            <w:right w:val="none" w:sz="0" w:space="0" w:color="auto"/>
          </w:divBdr>
        </w:div>
        <w:div w:id="1861620192">
          <w:marLeft w:val="480"/>
          <w:marRight w:val="0"/>
          <w:marTop w:val="0"/>
          <w:marBottom w:val="0"/>
          <w:divBdr>
            <w:top w:val="none" w:sz="0" w:space="0" w:color="auto"/>
            <w:left w:val="none" w:sz="0" w:space="0" w:color="auto"/>
            <w:bottom w:val="none" w:sz="0" w:space="0" w:color="auto"/>
            <w:right w:val="none" w:sz="0" w:space="0" w:color="auto"/>
          </w:divBdr>
        </w:div>
        <w:div w:id="1553073249">
          <w:marLeft w:val="480"/>
          <w:marRight w:val="0"/>
          <w:marTop w:val="0"/>
          <w:marBottom w:val="0"/>
          <w:divBdr>
            <w:top w:val="none" w:sz="0" w:space="0" w:color="auto"/>
            <w:left w:val="none" w:sz="0" w:space="0" w:color="auto"/>
            <w:bottom w:val="none" w:sz="0" w:space="0" w:color="auto"/>
            <w:right w:val="none" w:sz="0" w:space="0" w:color="auto"/>
          </w:divBdr>
        </w:div>
        <w:div w:id="352075402">
          <w:marLeft w:val="480"/>
          <w:marRight w:val="0"/>
          <w:marTop w:val="0"/>
          <w:marBottom w:val="0"/>
          <w:divBdr>
            <w:top w:val="none" w:sz="0" w:space="0" w:color="auto"/>
            <w:left w:val="none" w:sz="0" w:space="0" w:color="auto"/>
            <w:bottom w:val="none" w:sz="0" w:space="0" w:color="auto"/>
            <w:right w:val="none" w:sz="0" w:space="0" w:color="auto"/>
          </w:divBdr>
        </w:div>
        <w:div w:id="1520048086">
          <w:marLeft w:val="480"/>
          <w:marRight w:val="0"/>
          <w:marTop w:val="0"/>
          <w:marBottom w:val="0"/>
          <w:divBdr>
            <w:top w:val="none" w:sz="0" w:space="0" w:color="auto"/>
            <w:left w:val="none" w:sz="0" w:space="0" w:color="auto"/>
            <w:bottom w:val="none" w:sz="0" w:space="0" w:color="auto"/>
            <w:right w:val="none" w:sz="0" w:space="0" w:color="auto"/>
          </w:divBdr>
        </w:div>
        <w:div w:id="1995834943">
          <w:marLeft w:val="480"/>
          <w:marRight w:val="0"/>
          <w:marTop w:val="0"/>
          <w:marBottom w:val="0"/>
          <w:divBdr>
            <w:top w:val="none" w:sz="0" w:space="0" w:color="auto"/>
            <w:left w:val="none" w:sz="0" w:space="0" w:color="auto"/>
            <w:bottom w:val="none" w:sz="0" w:space="0" w:color="auto"/>
            <w:right w:val="none" w:sz="0" w:space="0" w:color="auto"/>
          </w:divBdr>
        </w:div>
        <w:div w:id="987981216">
          <w:marLeft w:val="480"/>
          <w:marRight w:val="0"/>
          <w:marTop w:val="0"/>
          <w:marBottom w:val="0"/>
          <w:divBdr>
            <w:top w:val="none" w:sz="0" w:space="0" w:color="auto"/>
            <w:left w:val="none" w:sz="0" w:space="0" w:color="auto"/>
            <w:bottom w:val="none" w:sz="0" w:space="0" w:color="auto"/>
            <w:right w:val="none" w:sz="0" w:space="0" w:color="auto"/>
          </w:divBdr>
        </w:div>
        <w:div w:id="1081828664">
          <w:marLeft w:val="480"/>
          <w:marRight w:val="0"/>
          <w:marTop w:val="0"/>
          <w:marBottom w:val="0"/>
          <w:divBdr>
            <w:top w:val="none" w:sz="0" w:space="0" w:color="auto"/>
            <w:left w:val="none" w:sz="0" w:space="0" w:color="auto"/>
            <w:bottom w:val="none" w:sz="0" w:space="0" w:color="auto"/>
            <w:right w:val="none" w:sz="0" w:space="0" w:color="auto"/>
          </w:divBdr>
        </w:div>
        <w:div w:id="1215697071">
          <w:marLeft w:val="480"/>
          <w:marRight w:val="0"/>
          <w:marTop w:val="0"/>
          <w:marBottom w:val="0"/>
          <w:divBdr>
            <w:top w:val="none" w:sz="0" w:space="0" w:color="auto"/>
            <w:left w:val="none" w:sz="0" w:space="0" w:color="auto"/>
            <w:bottom w:val="none" w:sz="0" w:space="0" w:color="auto"/>
            <w:right w:val="none" w:sz="0" w:space="0" w:color="auto"/>
          </w:divBdr>
        </w:div>
        <w:div w:id="531771868">
          <w:marLeft w:val="480"/>
          <w:marRight w:val="0"/>
          <w:marTop w:val="0"/>
          <w:marBottom w:val="0"/>
          <w:divBdr>
            <w:top w:val="none" w:sz="0" w:space="0" w:color="auto"/>
            <w:left w:val="none" w:sz="0" w:space="0" w:color="auto"/>
            <w:bottom w:val="none" w:sz="0" w:space="0" w:color="auto"/>
            <w:right w:val="none" w:sz="0" w:space="0" w:color="auto"/>
          </w:divBdr>
        </w:div>
        <w:div w:id="1808165224">
          <w:marLeft w:val="480"/>
          <w:marRight w:val="0"/>
          <w:marTop w:val="0"/>
          <w:marBottom w:val="0"/>
          <w:divBdr>
            <w:top w:val="none" w:sz="0" w:space="0" w:color="auto"/>
            <w:left w:val="none" w:sz="0" w:space="0" w:color="auto"/>
            <w:bottom w:val="none" w:sz="0" w:space="0" w:color="auto"/>
            <w:right w:val="none" w:sz="0" w:space="0" w:color="auto"/>
          </w:divBdr>
        </w:div>
        <w:div w:id="1663582185">
          <w:marLeft w:val="480"/>
          <w:marRight w:val="0"/>
          <w:marTop w:val="0"/>
          <w:marBottom w:val="0"/>
          <w:divBdr>
            <w:top w:val="none" w:sz="0" w:space="0" w:color="auto"/>
            <w:left w:val="none" w:sz="0" w:space="0" w:color="auto"/>
            <w:bottom w:val="none" w:sz="0" w:space="0" w:color="auto"/>
            <w:right w:val="none" w:sz="0" w:space="0" w:color="auto"/>
          </w:divBdr>
        </w:div>
        <w:div w:id="1507746939">
          <w:marLeft w:val="480"/>
          <w:marRight w:val="0"/>
          <w:marTop w:val="0"/>
          <w:marBottom w:val="0"/>
          <w:divBdr>
            <w:top w:val="none" w:sz="0" w:space="0" w:color="auto"/>
            <w:left w:val="none" w:sz="0" w:space="0" w:color="auto"/>
            <w:bottom w:val="none" w:sz="0" w:space="0" w:color="auto"/>
            <w:right w:val="none" w:sz="0" w:space="0" w:color="auto"/>
          </w:divBdr>
        </w:div>
        <w:div w:id="1953123194">
          <w:marLeft w:val="480"/>
          <w:marRight w:val="0"/>
          <w:marTop w:val="0"/>
          <w:marBottom w:val="0"/>
          <w:divBdr>
            <w:top w:val="none" w:sz="0" w:space="0" w:color="auto"/>
            <w:left w:val="none" w:sz="0" w:space="0" w:color="auto"/>
            <w:bottom w:val="none" w:sz="0" w:space="0" w:color="auto"/>
            <w:right w:val="none" w:sz="0" w:space="0" w:color="auto"/>
          </w:divBdr>
        </w:div>
        <w:div w:id="318072486">
          <w:marLeft w:val="480"/>
          <w:marRight w:val="0"/>
          <w:marTop w:val="0"/>
          <w:marBottom w:val="0"/>
          <w:divBdr>
            <w:top w:val="none" w:sz="0" w:space="0" w:color="auto"/>
            <w:left w:val="none" w:sz="0" w:space="0" w:color="auto"/>
            <w:bottom w:val="none" w:sz="0" w:space="0" w:color="auto"/>
            <w:right w:val="none" w:sz="0" w:space="0" w:color="auto"/>
          </w:divBdr>
        </w:div>
        <w:div w:id="423192038">
          <w:marLeft w:val="480"/>
          <w:marRight w:val="0"/>
          <w:marTop w:val="0"/>
          <w:marBottom w:val="0"/>
          <w:divBdr>
            <w:top w:val="none" w:sz="0" w:space="0" w:color="auto"/>
            <w:left w:val="none" w:sz="0" w:space="0" w:color="auto"/>
            <w:bottom w:val="none" w:sz="0" w:space="0" w:color="auto"/>
            <w:right w:val="none" w:sz="0" w:space="0" w:color="auto"/>
          </w:divBdr>
        </w:div>
        <w:div w:id="1088499287">
          <w:marLeft w:val="480"/>
          <w:marRight w:val="0"/>
          <w:marTop w:val="0"/>
          <w:marBottom w:val="0"/>
          <w:divBdr>
            <w:top w:val="none" w:sz="0" w:space="0" w:color="auto"/>
            <w:left w:val="none" w:sz="0" w:space="0" w:color="auto"/>
            <w:bottom w:val="none" w:sz="0" w:space="0" w:color="auto"/>
            <w:right w:val="none" w:sz="0" w:space="0" w:color="auto"/>
          </w:divBdr>
        </w:div>
        <w:div w:id="1596866490">
          <w:marLeft w:val="480"/>
          <w:marRight w:val="0"/>
          <w:marTop w:val="0"/>
          <w:marBottom w:val="0"/>
          <w:divBdr>
            <w:top w:val="none" w:sz="0" w:space="0" w:color="auto"/>
            <w:left w:val="none" w:sz="0" w:space="0" w:color="auto"/>
            <w:bottom w:val="none" w:sz="0" w:space="0" w:color="auto"/>
            <w:right w:val="none" w:sz="0" w:space="0" w:color="auto"/>
          </w:divBdr>
        </w:div>
        <w:div w:id="1517503282">
          <w:marLeft w:val="480"/>
          <w:marRight w:val="0"/>
          <w:marTop w:val="0"/>
          <w:marBottom w:val="0"/>
          <w:divBdr>
            <w:top w:val="none" w:sz="0" w:space="0" w:color="auto"/>
            <w:left w:val="none" w:sz="0" w:space="0" w:color="auto"/>
            <w:bottom w:val="none" w:sz="0" w:space="0" w:color="auto"/>
            <w:right w:val="none" w:sz="0" w:space="0" w:color="auto"/>
          </w:divBdr>
        </w:div>
        <w:div w:id="1879463089">
          <w:marLeft w:val="480"/>
          <w:marRight w:val="0"/>
          <w:marTop w:val="0"/>
          <w:marBottom w:val="0"/>
          <w:divBdr>
            <w:top w:val="none" w:sz="0" w:space="0" w:color="auto"/>
            <w:left w:val="none" w:sz="0" w:space="0" w:color="auto"/>
            <w:bottom w:val="none" w:sz="0" w:space="0" w:color="auto"/>
            <w:right w:val="none" w:sz="0" w:space="0" w:color="auto"/>
          </w:divBdr>
        </w:div>
        <w:div w:id="524447528">
          <w:marLeft w:val="480"/>
          <w:marRight w:val="0"/>
          <w:marTop w:val="0"/>
          <w:marBottom w:val="0"/>
          <w:divBdr>
            <w:top w:val="none" w:sz="0" w:space="0" w:color="auto"/>
            <w:left w:val="none" w:sz="0" w:space="0" w:color="auto"/>
            <w:bottom w:val="none" w:sz="0" w:space="0" w:color="auto"/>
            <w:right w:val="none" w:sz="0" w:space="0" w:color="auto"/>
          </w:divBdr>
        </w:div>
        <w:div w:id="1908612488">
          <w:marLeft w:val="480"/>
          <w:marRight w:val="0"/>
          <w:marTop w:val="0"/>
          <w:marBottom w:val="0"/>
          <w:divBdr>
            <w:top w:val="none" w:sz="0" w:space="0" w:color="auto"/>
            <w:left w:val="none" w:sz="0" w:space="0" w:color="auto"/>
            <w:bottom w:val="none" w:sz="0" w:space="0" w:color="auto"/>
            <w:right w:val="none" w:sz="0" w:space="0" w:color="auto"/>
          </w:divBdr>
        </w:div>
        <w:div w:id="69084134">
          <w:marLeft w:val="480"/>
          <w:marRight w:val="0"/>
          <w:marTop w:val="0"/>
          <w:marBottom w:val="0"/>
          <w:divBdr>
            <w:top w:val="none" w:sz="0" w:space="0" w:color="auto"/>
            <w:left w:val="none" w:sz="0" w:space="0" w:color="auto"/>
            <w:bottom w:val="none" w:sz="0" w:space="0" w:color="auto"/>
            <w:right w:val="none" w:sz="0" w:space="0" w:color="auto"/>
          </w:divBdr>
        </w:div>
        <w:div w:id="843471917">
          <w:marLeft w:val="480"/>
          <w:marRight w:val="0"/>
          <w:marTop w:val="0"/>
          <w:marBottom w:val="0"/>
          <w:divBdr>
            <w:top w:val="none" w:sz="0" w:space="0" w:color="auto"/>
            <w:left w:val="none" w:sz="0" w:space="0" w:color="auto"/>
            <w:bottom w:val="none" w:sz="0" w:space="0" w:color="auto"/>
            <w:right w:val="none" w:sz="0" w:space="0" w:color="auto"/>
          </w:divBdr>
        </w:div>
        <w:div w:id="1374580479">
          <w:marLeft w:val="480"/>
          <w:marRight w:val="0"/>
          <w:marTop w:val="0"/>
          <w:marBottom w:val="0"/>
          <w:divBdr>
            <w:top w:val="none" w:sz="0" w:space="0" w:color="auto"/>
            <w:left w:val="none" w:sz="0" w:space="0" w:color="auto"/>
            <w:bottom w:val="none" w:sz="0" w:space="0" w:color="auto"/>
            <w:right w:val="none" w:sz="0" w:space="0" w:color="auto"/>
          </w:divBdr>
        </w:div>
        <w:div w:id="1298337102">
          <w:marLeft w:val="480"/>
          <w:marRight w:val="0"/>
          <w:marTop w:val="0"/>
          <w:marBottom w:val="0"/>
          <w:divBdr>
            <w:top w:val="none" w:sz="0" w:space="0" w:color="auto"/>
            <w:left w:val="none" w:sz="0" w:space="0" w:color="auto"/>
            <w:bottom w:val="none" w:sz="0" w:space="0" w:color="auto"/>
            <w:right w:val="none" w:sz="0" w:space="0" w:color="auto"/>
          </w:divBdr>
        </w:div>
      </w:divsChild>
    </w:div>
    <w:div w:id="2106147605">
      <w:bodyDiv w:val="1"/>
      <w:marLeft w:val="0"/>
      <w:marRight w:val="0"/>
      <w:marTop w:val="0"/>
      <w:marBottom w:val="0"/>
      <w:divBdr>
        <w:top w:val="none" w:sz="0" w:space="0" w:color="auto"/>
        <w:left w:val="none" w:sz="0" w:space="0" w:color="auto"/>
        <w:bottom w:val="none" w:sz="0" w:space="0" w:color="auto"/>
        <w:right w:val="none" w:sz="0" w:space="0" w:color="auto"/>
      </w:divBdr>
    </w:div>
    <w:div w:id="2106803731">
      <w:bodyDiv w:val="1"/>
      <w:marLeft w:val="0"/>
      <w:marRight w:val="0"/>
      <w:marTop w:val="0"/>
      <w:marBottom w:val="0"/>
      <w:divBdr>
        <w:top w:val="none" w:sz="0" w:space="0" w:color="auto"/>
        <w:left w:val="none" w:sz="0" w:space="0" w:color="auto"/>
        <w:bottom w:val="none" w:sz="0" w:space="0" w:color="auto"/>
        <w:right w:val="none" w:sz="0" w:space="0" w:color="auto"/>
      </w:divBdr>
      <w:divsChild>
        <w:div w:id="304511301">
          <w:marLeft w:val="480"/>
          <w:marRight w:val="0"/>
          <w:marTop w:val="0"/>
          <w:marBottom w:val="0"/>
          <w:divBdr>
            <w:top w:val="none" w:sz="0" w:space="0" w:color="auto"/>
            <w:left w:val="none" w:sz="0" w:space="0" w:color="auto"/>
            <w:bottom w:val="none" w:sz="0" w:space="0" w:color="auto"/>
            <w:right w:val="none" w:sz="0" w:space="0" w:color="auto"/>
          </w:divBdr>
        </w:div>
        <w:div w:id="2090615128">
          <w:marLeft w:val="480"/>
          <w:marRight w:val="0"/>
          <w:marTop w:val="0"/>
          <w:marBottom w:val="0"/>
          <w:divBdr>
            <w:top w:val="none" w:sz="0" w:space="0" w:color="auto"/>
            <w:left w:val="none" w:sz="0" w:space="0" w:color="auto"/>
            <w:bottom w:val="none" w:sz="0" w:space="0" w:color="auto"/>
            <w:right w:val="none" w:sz="0" w:space="0" w:color="auto"/>
          </w:divBdr>
        </w:div>
        <w:div w:id="1484128627">
          <w:marLeft w:val="480"/>
          <w:marRight w:val="0"/>
          <w:marTop w:val="0"/>
          <w:marBottom w:val="0"/>
          <w:divBdr>
            <w:top w:val="none" w:sz="0" w:space="0" w:color="auto"/>
            <w:left w:val="none" w:sz="0" w:space="0" w:color="auto"/>
            <w:bottom w:val="none" w:sz="0" w:space="0" w:color="auto"/>
            <w:right w:val="none" w:sz="0" w:space="0" w:color="auto"/>
          </w:divBdr>
        </w:div>
        <w:div w:id="479465349">
          <w:marLeft w:val="480"/>
          <w:marRight w:val="0"/>
          <w:marTop w:val="0"/>
          <w:marBottom w:val="0"/>
          <w:divBdr>
            <w:top w:val="none" w:sz="0" w:space="0" w:color="auto"/>
            <w:left w:val="none" w:sz="0" w:space="0" w:color="auto"/>
            <w:bottom w:val="none" w:sz="0" w:space="0" w:color="auto"/>
            <w:right w:val="none" w:sz="0" w:space="0" w:color="auto"/>
          </w:divBdr>
        </w:div>
        <w:div w:id="1626737832">
          <w:marLeft w:val="480"/>
          <w:marRight w:val="0"/>
          <w:marTop w:val="0"/>
          <w:marBottom w:val="0"/>
          <w:divBdr>
            <w:top w:val="none" w:sz="0" w:space="0" w:color="auto"/>
            <w:left w:val="none" w:sz="0" w:space="0" w:color="auto"/>
            <w:bottom w:val="none" w:sz="0" w:space="0" w:color="auto"/>
            <w:right w:val="none" w:sz="0" w:space="0" w:color="auto"/>
          </w:divBdr>
        </w:div>
        <w:div w:id="385417887">
          <w:marLeft w:val="480"/>
          <w:marRight w:val="0"/>
          <w:marTop w:val="0"/>
          <w:marBottom w:val="0"/>
          <w:divBdr>
            <w:top w:val="none" w:sz="0" w:space="0" w:color="auto"/>
            <w:left w:val="none" w:sz="0" w:space="0" w:color="auto"/>
            <w:bottom w:val="none" w:sz="0" w:space="0" w:color="auto"/>
            <w:right w:val="none" w:sz="0" w:space="0" w:color="auto"/>
          </w:divBdr>
        </w:div>
        <w:div w:id="394012329">
          <w:marLeft w:val="480"/>
          <w:marRight w:val="0"/>
          <w:marTop w:val="0"/>
          <w:marBottom w:val="0"/>
          <w:divBdr>
            <w:top w:val="none" w:sz="0" w:space="0" w:color="auto"/>
            <w:left w:val="none" w:sz="0" w:space="0" w:color="auto"/>
            <w:bottom w:val="none" w:sz="0" w:space="0" w:color="auto"/>
            <w:right w:val="none" w:sz="0" w:space="0" w:color="auto"/>
          </w:divBdr>
        </w:div>
        <w:div w:id="1183323558">
          <w:marLeft w:val="480"/>
          <w:marRight w:val="0"/>
          <w:marTop w:val="0"/>
          <w:marBottom w:val="0"/>
          <w:divBdr>
            <w:top w:val="none" w:sz="0" w:space="0" w:color="auto"/>
            <w:left w:val="none" w:sz="0" w:space="0" w:color="auto"/>
            <w:bottom w:val="none" w:sz="0" w:space="0" w:color="auto"/>
            <w:right w:val="none" w:sz="0" w:space="0" w:color="auto"/>
          </w:divBdr>
        </w:div>
        <w:div w:id="411201060">
          <w:marLeft w:val="480"/>
          <w:marRight w:val="0"/>
          <w:marTop w:val="0"/>
          <w:marBottom w:val="0"/>
          <w:divBdr>
            <w:top w:val="none" w:sz="0" w:space="0" w:color="auto"/>
            <w:left w:val="none" w:sz="0" w:space="0" w:color="auto"/>
            <w:bottom w:val="none" w:sz="0" w:space="0" w:color="auto"/>
            <w:right w:val="none" w:sz="0" w:space="0" w:color="auto"/>
          </w:divBdr>
        </w:div>
        <w:div w:id="339353856">
          <w:marLeft w:val="480"/>
          <w:marRight w:val="0"/>
          <w:marTop w:val="0"/>
          <w:marBottom w:val="0"/>
          <w:divBdr>
            <w:top w:val="none" w:sz="0" w:space="0" w:color="auto"/>
            <w:left w:val="none" w:sz="0" w:space="0" w:color="auto"/>
            <w:bottom w:val="none" w:sz="0" w:space="0" w:color="auto"/>
            <w:right w:val="none" w:sz="0" w:space="0" w:color="auto"/>
          </w:divBdr>
        </w:div>
      </w:divsChild>
    </w:div>
    <w:div w:id="2115518508">
      <w:bodyDiv w:val="1"/>
      <w:marLeft w:val="0"/>
      <w:marRight w:val="0"/>
      <w:marTop w:val="0"/>
      <w:marBottom w:val="0"/>
      <w:divBdr>
        <w:top w:val="none" w:sz="0" w:space="0" w:color="auto"/>
        <w:left w:val="none" w:sz="0" w:space="0" w:color="auto"/>
        <w:bottom w:val="none" w:sz="0" w:space="0" w:color="auto"/>
        <w:right w:val="none" w:sz="0" w:space="0" w:color="auto"/>
      </w:divBdr>
    </w:div>
    <w:div w:id="2122529513">
      <w:bodyDiv w:val="1"/>
      <w:marLeft w:val="0"/>
      <w:marRight w:val="0"/>
      <w:marTop w:val="0"/>
      <w:marBottom w:val="0"/>
      <w:divBdr>
        <w:top w:val="none" w:sz="0" w:space="0" w:color="auto"/>
        <w:left w:val="none" w:sz="0" w:space="0" w:color="auto"/>
        <w:bottom w:val="none" w:sz="0" w:space="0" w:color="auto"/>
        <w:right w:val="none" w:sz="0" w:space="0" w:color="auto"/>
      </w:divBdr>
      <w:divsChild>
        <w:div w:id="427165956">
          <w:marLeft w:val="480"/>
          <w:marRight w:val="0"/>
          <w:marTop w:val="0"/>
          <w:marBottom w:val="0"/>
          <w:divBdr>
            <w:top w:val="none" w:sz="0" w:space="0" w:color="auto"/>
            <w:left w:val="none" w:sz="0" w:space="0" w:color="auto"/>
            <w:bottom w:val="none" w:sz="0" w:space="0" w:color="auto"/>
            <w:right w:val="none" w:sz="0" w:space="0" w:color="auto"/>
          </w:divBdr>
        </w:div>
        <w:div w:id="1483934266">
          <w:marLeft w:val="480"/>
          <w:marRight w:val="0"/>
          <w:marTop w:val="0"/>
          <w:marBottom w:val="0"/>
          <w:divBdr>
            <w:top w:val="none" w:sz="0" w:space="0" w:color="auto"/>
            <w:left w:val="none" w:sz="0" w:space="0" w:color="auto"/>
            <w:bottom w:val="none" w:sz="0" w:space="0" w:color="auto"/>
            <w:right w:val="none" w:sz="0" w:space="0" w:color="auto"/>
          </w:divBdr>
        </w:div>
        <w:div w:id="1485704796">
          <w:marLeft w:val="480"/>
          <w:marRight w:val="0"/>
          <w:marTop w:val="0"/>
          <w:marBottom w:val="0"/>
          <w:divBdr>
            <w:top w:val="none" w:sz="0" w:space="0" w:color="auto"/>
            <w:left w:val="none" w:sz="0" w:space="0" w:color="auto"/>
            <w:bottom w:val="none" w:sz="0" w:space="0" w:color="auto"/>
            <w:right w:val="none" w:sz="0" w:space="0" w:color="auto"/>
          </w:divBdr>
        </w:div>
        <w:div w:id="1656369775">
          <w:marLeft w:val="480"/>
          <w:marRight w:val="0"/>
          <w:marTop w:val="0"/>
          <w:marBottom w:val="0"/>
          <w:divBdr>
            <w:top w:val="none" w:sz="0" w:space="0" w:color="auto"/>
            <w:left w:val="none" w:sz="0" w:space="0" w:color="auto"/>
            <w:bottom w:val="none" w:sz="0" w:space="0" w:color="auto"/>
            <w:right w:val="none" w:sz="0" w:space="0" w:color="auto"/>
          </w:divBdr>
        </w:div>
        <w:div w:id="1877231174">
          <w:marLeft w:val="480"/>
          <w:marRight w:val="0"/>
          <w:marTop w:val="0"/>
          <w:marBottom w:val="0"/>
          <w:divBdr>
            <w:top w:val="none" w:sz="0" w:space="0" w:color="auto"/>
            <w:left w:val="none" w:sz="0" w:space="0" w:color="auto"/>
            <w:bottom w:val="none" w:sz="0" w:space="0" w:color="auto"/>
            <w:right w:val="none" w:sz="0" w:space="0" w:color="auto"/>
          </w:divBdr>
        </w:div>
        <w:div w:id="286130581">
          <w:marLeft w:val="480"/>
          <w:marRight w:val="0"/>
          <w:marTop w:val="0"/>
          <w:marBottom w:val="0"/>
          <w:divBdr>
            <w:top w:val="none" w:sz="0" w:space="0" w:color="auto"/>
            <w:left w:val="none" w:sz="0" w:space="0" w:color="auto"/>
            <w:bottom w:val="none" w:sz="0" w:space="0" w:color="auto"/>
            <w:right w:val="none" w:sz="0" w:space="0" w:color="auto"/>
          </w:divBdr>
        </w:div>
        <w:div w:id="1203252117">
          <w:marLeft w:val="480"/>
          <w:marRight w:val="0"/>
          <w:marTop w:val="0"/>
          <w:marBottom w:val="0"/>
          <w:divBdr>
            <w:top w:val="none" w:sz="0" w:space="0" w:color="auto"/>
            <w:left w:val="none" w:sz="0" w:space="0" w:color="auto"/>
            <w:bottom w:val="none" w:sz="0" w:space="0" w:color="auto"/>
            <w:right w:val="none" w:sz="0" w:space="0" w:color="auto"/>
          </w:divBdr>
        </w:div>
        <w:div w:id="346710391">
          <w:marLeft w:val="480"/>
          <w:marRight w:val="0"/>
          <w:marTop w:val="0"/>
          <w:marBottom w:val="0"/>
          <w:divBdr>
            <w:top w:val="none" w:sz="0" w:space="0" w:color="auto"/>
            <w:left w:val="none" w:sz="0" w:space="0" w:color="auto"/>
            <w:bottom w:val="none" w:sz="0" w:space="0" w:color="auto"/>
            <w:right w:val="none" w:sz="0" w:space="0" w:color="auto"/>
          </w:divBdr>
        </w:div>
        <w:div w:id="1046829146">
          <w:marLeft w:val="480"/>
          <w:marRight w:val="0"/>
          <w:marTop w:val="0"/>
          <w:marBottom w:val="0"/>
          <w:divBdr>
            <w:top w:val="none" w:sz="0" w:space="0" w:color="auto"/>
            <w:left w:val="none" w:sz="0" w:space="0" w:color="auto"/>
            <w:bottom w:val="none" w:sz="0" w:space="0" w:color="auto"/>
            <w:right w:val="none" w:sz="0" w:space="0" w:color="auto"/>
          </w:divBdr>
        </w:div>
        <w:div w:id="409012064">
          <w:marLeft w:val="480"/>
          <w:marRight w:val="0"/>
          <w:marTop w:val="0"/>
          <w:marBottom w:val="0"/>
          <w:divBdr>
            <w:top w:val="none" w:sz="0" w:space="0" w:color="auto"/>
            <w:left w:val="none" w:sz="0" w:space="0" w:color="auto"/>
            <w:bottom w:val="none" w:sz="0" w:space="0" w:color="auto"/>
            <w:right w:val="none" w:sz="0" w:space="0" w:color="auto"/>
          </w:divBdr>
        </w:div>
        <w:div w:id="1717853324">
          <w:marLeft w:val="480"/>
          <w:marRight w:val="0"/>
          <w:marTop w:val="0"/>
          <w:marBottom w:val="0"/>
          <w:divBdr>
            <w:top w:val="none" w:sz="0" w:space="0" w:color="auto"/>
            <w:left w:val="none" w:sz="0" w:space="0" w:color="auto"/>
            <w:bottom w:val="none" w:sz="0" w:space="0" w:color="auto"/>
            <w:right w:val="none" w:sz="0" w:space="0" w:color="auto"/>
          </w:divBdr>
        </w:div>
        <w:div w:id="212470179">
          <w:marLeft w:val="480"/>
          <w:marRight w:val="0"/>
          <w:marTop w:val="0"/>
          <w:marBottom w:val="0"/>
          <w:divBdr>
            <w:top w:val="none" w:sz="0" w:space="0" w:color="auto"/>
            <w:left w:val="none" w:sz="0" w:space="0" w:color="auto"/>
            <w:bottom w:val="none" w:sz="0" w:space="0" w:color="auto"/>
            <w:right w:val="none" w:sz="0" w:space="0" w:color="auto"/>
          </w:divBdr>
        </w:div>
        <w:div w:id="785124281">
          <w:marLeft w:val="480"/>
          <w:marRight w:val="0"/>
          <w:marTop w:val="0"/>
          <w:marBottom w:val="0"/>
          <w:divBdr>
            <w:top w:val="none" w:sz="0" w:space="0" w:color="auto"/>
            <w:left w:val="none" w:sz="0" w:space="0" w:color="auto"/>
            <w:bottom w:val="none" w:sz="0" w:space="0" w:color="auto"/>
            <w:right w:val="none" w:sz="0" w:space="0" w:color="auto"/>
          </w:divBdr>
        </w:div>
        <w:div w:id="1188561366">
          <w:marLeft w:val="480"/>
          <w:marRight w:val="0"/>
          <w:marTop w:val="0"/>
          <w:marBottom w:val="0"/>
          <w:divBdr>
            <w:top w:val="none" w:sz="0" w:space="0" w:color="auto"/>
            <w:left w:val="none" w:sz="0" w:space="0" w:color="auto"/>
            <w:bottom w:val="none" w:sz="0" w:space="0" w:color="auto"/>
            <w:right w:val="none" w:sz="0" w:space="0" w:color="auto"/>
          </w:divBdr>
        </w:div>
        <w:div w:id="2000885430">
          <w:marLeft w:val="480"/>
          <w:marRight w:val="0"/>
          <w:marTop w:val="0"/>
          <w:marBottom w:val="0"/>
          <w:divBdr>
            <w:top w:val="none" w:sz="0" w:space="0" w:color="auto"/>
            <w:left w:val="none" w:sz="0" w:space="0" w:color="auto"/>
            <w:bottom w:val="none" w:sz="0" w:space="0" w:color="auto"/>
            <w:right w:val="none" w:sz="0" w:space="0" w:color="auto"/>
          </w:divBdr>
        </w:div>
        <w:div w:id="1542397358">
          <w:marLeft w:val="480"/>
          <w:marRight w:val="0"/>
          <w:marTop w:val="0"/>
          <w:marBottom w:val="0"/>
          <w:divBdr>
            <w:top w:val="none" w:sz="0" w:space="0" w:color="auto"/>
            <w:left w:val="none" w:sz="0" w:space="0" w:color="auto"/>
            <w:bottom w:val="none" w:sz="0" w:space="0" w:color="auto"/>
            <w:right w:val="none" w:sz="0" w:space="0" w:color="auto"/>
          </w:divBdr>
        </w:div>
        <w:div w:id="1037201189">
          <w:marLeft w:val="480"/>
          <w:marRight w:val="0"/>
          <w:marTop w:val="0"/>
          <w:marBottom w:val="0"/>
          <w:divBdr>
            <w:top w:val="none" w:sz="0" w:space="0" w:color="auto"/>
            <w:left w:val="none" w:sz="0" w:space="0" w:color="auto"/>
            <w:bottom w:val="none" w:sz="0" w:space="0" w:color="auto"/>
            <w:right w:val="none" w:sz="0" w:space="0" w:color="auto"/>
          </w:divBdr>
        </w:div>
      </w:divsChild>
    </w:div>
    <w:div w:id="2126270089">
      <w:bodyDiv w:val="1"/>
      <w:marLeft w:val="0"/>
      <w:marRight w:val="0"/>
      <w:marTop w:val="0"/>
      <w:marBottom w:val="0"/>
      <w:divBdr>
        <w:top w:val="none" w:sz="0" w:space="0" w:color="auto"/>
        <w:left w:val="none" w:sz="0" w:space="0" w:color="auto"/>
        <w:bottom w:val="none" w:sz="0" w:space="0" w:color="auto"/>
        <w:right w:val="none" w:sz="0" w:space="0" w:color="auto"/>
      </w:divBdr>
    </w:div>
    <w:div w:id="2128350174">
      <w:bodyDiv w:val="1"/>
      <w:marLeft w:val="0"/>
      <w:marRight w:val="0"/>
      <w:marTop w:val="0"/>
      <w:marBottom w:val="0"/>
      <w:divBdr>
        <w:top w:val="none" w:sz="0" w:space="0" w:color="auto"/>
        <w:left w:val="none" w:sz="0" w:space="0" w:color="auto"/>
        <w:bottom w:val="none" w:sz="0" w:space="0" w:color="auto"/>
        <w:right w:val="none" w:sz="0" w:space="0" w:color="auto"/>
      </w:divBdr>
      <w:divsChild>
        <w:div w:id="1809669737">
          <w:marLeft w:val="480"/>
          <w:marRight w:val="0"/>
          <w:marTop w:val="0"/>
          <w:marBottom w:val="0"/>
          <w:divBdr>
            <w:top w:val="none" w:sz="0" w:space="0" w:color="auto"/>
            <w:left w:val="none" w:sz="0" w:space="0" w:color="auto"/>
            <w:bottom w:val="none" w:sz="0" w:space="0" w:color="auto"/>
            <w:right w:val="none" w:sz="0" w:space="0" w:color="auto"/>
          </w:divBdr>
        </w:div>
        <w:div w:id="46730069">
          <w:marLeft w:val="480"/>
          <w:marRight w:val="0"/>
          <w:marTop w:val="0"/>
          <w:marBottom w:val="0"/>
          <w:divBdr>
            <w:top w:val="none" w:sz="0" w:space="0" w:color="auto"/>
            <w:left w:val="none" w:sz="0" w:space="0" w:color="auto"/>
            <w:bottom w:val="none" w:sz="0" w:space="0" w:color="auto"/>
            <w:right w:val="none" w:sz="0" w:space="0" w:color="auto"/>
          </w:divBdr>
        </w:div>
        <w:div w:id="1244073770">
          <w:marLeft w:val="480"/>
          <w:marRight w:val="0"/>
          <w:marTop w:val="0"/>
          <w:marBottom w:val="0"/>
          <w:divBdr>
            <w:top w:val="none" w:sz="0" w:space="0" w:color="auto"/>
            <w:left w:val="none" w:sz="0" w:space="0" w:color="auto"/>
            <w:bottom w:val="none" w:sz="0" w:space="0" w:color="auto"/>
            <w:right w:val="none" w:sz="0" w:space="0" w:color="auto"/>
          </w:divBdr>
        </w:div>
        <w:div w:id="1225684316">
          <w:marLeft w:val="480"/>
          <w:marRight w:val="0"/>
          <w:marTop w:val="0"/>
          <w:marBottom w:val="0"/>
          <w:divBdr>
            <w:top w:val="none" w:sz="0" w:space="0" w:color="auto"/>
            <w:left w:val="none" w:sz="0" w:space="0" w:color="auto"/>
            <w:bottom w:val="none" w:sz="0" w:space="0" w:color="auto"/>
            <w:right w:val="none" w:sz="0" w:space="0" w:color="auto"/>
          </w:divBdr>
        </w:div>
        <w:div w:id="130830604">
          <w:marLeft w:val="480"/>
          <w:marRight w:val="0"/>
          <w:marTop w:val="0"/>
          <w:marBottom w:val="0"/>
          <w:divBdr>
            <w:top w:val="none" w:sz="0" w:space="0" w:color="auto"/>
            <w:left w:val="none" w:sz="0" w:space="0" w:color="auto"/>
            <w:bottom w:val="none" w:sz="0" w:space="0" w:color="auto"/>
            <w:right w:val="none" w:sz="0" w:space="0" w:color="auto"/>
          </w:divBdr>
        </w:div>
        <w:div w:id="1446580831">
          <w:marLeft w:val="480"/>
          <w:marRight w:val="0"/>
          <w:marTop w:val="0"/>
          <w:marBottom w:val="0"/>
          <w:divBdr>
            <w:top w:val="none" w:sz="0" w:space="0" w:color="auto"/>
            <w:left w:val="none" w:sz="0" w:space="0" w:color="auto"/>
            <w:bottom w:val="none" w:sz="0" w:space="0" w:color="auto"/>
            <w:right w:val="none" w:sz="0" w:space="0" w:color="auto"/>
          </w:divBdr>
        </w:div>
        <w:div w:id="1172723117">
          <w:marLeft w:val="480"/>
          <w:marRight w:val="0"/>
          <w:marTop w:val="0"/>
          <w:marBottom w:val="0"/>
          <w:divBdr>
            <w:top w:val="none" w:sz="0" w:space="0" w:color="auto"/>
            <w:left w:val="none" w:sz="0" w:space="0" w:color="auto"/>
            <w:bottom w:val="none" w:sz="0" w:space="0" w:color="auto"/>
            <w:right w:val="none" w:sz="0" w:space="0" w:color="auto"/>
          </w:divBdr>
        </w:div>
        <w:div w:id="1910453666">
          <w:marLeft w:val="480"/>
          <w:marRight w:val="0"/>
          <w:marTop w:val="0"/>
          <w:marBottom w:val="0"/>
          <w:divBdr>
            <w:top w:val="none" w:sz="0" w:space="0" w:color="auto"/>
            <w:left w:val="none" w:sz="0" w:space="0" w:color="auto"/>
            <w:bottom w:val="none" w:sz="0" w:space="0" w:color="auto"/>
            <w:right w:val="none" w:sz="0" w:space="0" w:color="auto"/>
          </w:divBdr>
        </w:div>
        <w:div w:id="309674609">
          <w:marLeft w:val="480"/>
          <w:marRight w:val="0"/>
          <w:marTop w:val="0"/>
          <w:marBottom w:val="0"/>
          <w:divBdr>
            <w:top w:val="none" w:sz="0" w:space="0" w:color="auto"/>
            <w:left w:val="none" w:sz="0" w:space="0" w:color="auto"/>
            <w:bottom w:val="none" w:sz="0" w:space="0" w:color="auto"/>
            <w:right w:val="none" w:sz="0" w:space="0" w:color="auto"/>
          </w:divBdr>
        </w:div>
      </w:divsChild>
    </w:div>
    <w:div w:id="2136099538">
      <w:bodyDiv w:val="1"/>
      <w:marLeft w:val="0"/>
      <w:marRight w:val="0"/>
      <w:marTop w:val="0"/>
      <w:marBottom w:val="0"/>
      <w:divBdr>
        <w:top w:val="none" w:sz="0" w:space="0" w:color="auto"/>
        <w:left w:val="none" w:sz="0" w:space="0" w:color="auto"/>
        <w:bottom w:val="none" w:sz="0" w:space="0" w:color="auto"/>
        <w:right w:val="none" w:sz="0" w:space="0" w:color="auto"/>
      </w:divBdr>
      <w:divsChild>
        <w:div w:id="1444230736">
          <w:marLeft w:val="480"/>
          <w:marRight w:val="0"/>
          <w:marTop w:val="0"/>
          <w:marBottom w:val="0"/>
          <w:divBdr>
            <w:top w:val="none" w:sz="0" w:space="0" w:color="auto"/>
            <w:left w:val="none" w:sz="0" w:space="0" w:color="auto"/>
            <w:bottom w:val="none" w:sz="0" w:space="0" w:color="auto"/>
            <w:right w:val="none" w:sz="0" w:space="0" w:color="auto"/>
          </w:divBdr>
        </w:div>
        <w:div w:id="702436496">
          <w:marLeft w:val="480"/>
          <w:marRight w:val="0"/>
          <w:marTop w:val="0"/>
          <w:marBottom w:val="0"/>
          <w:divBdr>
            <w:top w:val="none" w:sz="0" w:space="0" w:color="auto"/>
            <w:left w:val="none" w:sz="0" w:space="0" w:color="auto"/>
            <w:bottom w:val="none" w:sz="0" w:space="0" w:color="auto"/>
            <w:right w:val="none" w:sz="0" w:space="0" w:color="auto"/>
          </w:divBdr>
        </w:div>
        <w:div w:id="793794392">
          <w:marLeft w:val="480"/>
          <w:marRight w:val="0"/>
          <w:marTop w:val="0"/>
          <w:marBottom w:val="0"/>
          <w:divBdr>
            <w:top w:val="none" w:sz="0" w:space="0" w:color="auto"/>
            <w:left w:val="none" w:sz="0" w:space="0" w:color="auto"/>
            <w:bottom w:val="none" w:sz="0" w:space="0" w:color="auto"/>
            <w:right w:val="none" w:sz="0" w:space="0" w:color="auto"/>
          </w:divBdr>
        </w:div>
        <w:div w:id="1859613981">
          <w:marLeft w:val="480"/>
          <w:marRight w:val="0"/>
          <w:marTop w:val="0"/>
          <w:marBottom w:val="0"/>
          <w:divBdr>
            <w:top w:val="none" w:sz="0" w:space="0" w:color="auto"/>
            <w:left w:val="none" w:sz="0" w:space="0" w:color="auto"/>
            <w:bottom w:val="none" w:sz="0" w:space="0" w:color="auto"/>
            <w:right w:val="none" w:sz="0" w:space="0" w:color="auto"/>
          </w:divBdr>
        </w:div>
        <w:div w:id="347605888">
          <w:marLeft w:val="480"/>
          <w:marRight w:val="0"/>
          <w:marTop w:val="0"/>
          <w:marBottom w:val="0"/>
          <w:divBdr>
            <w:top w:val="none" w:sz="0" w:space="0" w:color="auto"/>
            <w:left w:val="none" w:sz="0" w:space="0" w:color="auto"/>
            <w:bottom w:val="none" w:sz="0" w:space="0" w:color="auto"/>
            <w:right w:val="none" w:sz="0" w:space="0" w:color="auto"/>
          </w:divBdr>
        </w:div>
        <w:div w:id="846291571">
          <w:marLeft w:val="480"/>
          <w:marRight w:val="0"/>
          <w:marTop w:val="0"/>
          <w:marBottom w:val="0"/>
          <w:divBdr>
            <w:top w:val="none" w:sz="0" w:space="0" w:color="auto"/>
            <w:left w:val="none" w:sz="0" w:space="0" w:color="auto"/>
            <w:bottom w:val="none" w:sz="0" w:space="0" w:color="auto"/>
            <w:right w:val="none" w:sz="0" w:space="0" w:color="auto"/>
          </w:divBdr>
        </w:div>
        <w:div w:id="1755277462">
          <w:marLeft w:val="480"/>
          <w:marRight w:val="0"/>
          <w:marTop w:val="0"/>
          <w:marBottom w:val="0"/>
          <w:divBdr>
            <w:top w:val="none" w:sz="0" w:space="0" w:color="auto"/>
            <w:left w:val="none" w:sz="0" w:space="0" w:color="auto"/>
            <w:bottom w:val="none" w:sz="0" w:space="0" w:color="auto"/>
            <w:right w:val="none" w:sz="0" w:space="0" w:color="auto"/>
          </w:divBdr>
        </w:div>
        <w:div w:id="1932733741">
          <w:marLeft w:val="480"/>
          <w:marRight w:val="0"/>
          <w:marTop w:val="0"/>
          <w:marBottom w:val="0"/>
          <w:divBdr>
            <w:top w:val="none" w:sz="0" w:space="0" w:color="auto"/>
            <w:left w:val="none" w:sz="0" w:space="0" w:color="auto"/>
            <w:bottom w:val="none" w:sz="0" w:space="0" w:color="auto"/>
            <w:right w:val="none" w:sz="0" w:space="0" w:color="auto"/>
          </w:divBdr>
        </w:div>
        <w:div w:id="577399706">
          <w:marLeft w:val="480"/>
          <w:marRight w:val="0"/>
          <w:marTop w:val="0"/>
          <w:marBottom w:val="0"/>
          <w:divBdr>
            <w:top w:val="none" w:sz="0" w:space="0" w:color="auto"/>
            <w:left w:val="none" w:sz="0" w:space="0" w:color="auto"/>
            <w:bottom w:val="none" w:sz="0" w:space="0" w:color="auto"/>
            <w:right w:val="none" w:sz="0" w:space="0" w:color="auto"/>
          </w:divBdr>
        </w:div>
        <w:div w:id="707073075">
          <w:marLeft w:val="480"/>
          <w:marRight w:val="0"/>
          <w:marTop w:val="0"/>
          <w:marBottom w:val="0"/>
          <w:divBdr>
            <w:top w:val="none" w:sz="0" w:space="0" w:color="auto"/>
            <w:left w:val="none" w:sz="0" w:space="0" w:color="auto"/>
            <w:bottom w:val="none" w:sz="0" w:space="0" w:color="auto"/>
            <w:right w:val="none" w:sz="0" w:space="0" w:color="auto"/>
          </w:divBdr>
        </w:div>
        <w:div w:id="140123136">
          <w:marLeft w:val="480"/>
          <w:marRight w:val="0"/>
          <w:marTop w:val="0"/>
          <w:marBottom w:val="0"/>
          <w:divBdr>
            <w:top w:val="none" w:sz="0" w:space="0" w:color="auto"/>
            <w:left w:val="none" w:sz="0" w:space="0" w:color="auto"/>
            <w:bottom w:val="none" w:sz="0" w:space="0" w:color="auto"/>
            <w:right w:val="none" w:sz="0" w:space="0" w:color="auto"/>
          </w:divBdr>
        </w:div>
        <w:div w:id="741833042">
          <w:marLeft w:val="480"/>
          <w:marRight w:val="0"/>
          <w:marTop w:val="0"/>
          <w:marBottom w:val="0"/>
          <w:divBdr>
            <w:top w:val="none" w:sz="0" w:space="0" w:color="auto"/>
            <w:left w:val="none" w:sz="0" w:space="0" w:color="auto"/>
            <w:bottom w:val="none" w:sz="0" w:space="0" w:color="auto"/>
            <w:right w:val="none" w:sz="0" w:space="0" w:color="auto"/>
          </w:divBdr>
        </w:div>
        <w:div w:id="1792284142">
          <w:marLeft w:val="480"/>
          <w:marRight w:val="0"/>
          <w:marTop w:val="0"/>
          <w:marBottom w:val="0"/>
          <w:divBdr>
            <w:top w:val="none" w:sz="0" w:space="0" w:color="auto"/>
            <w:left w:val="none" w:sz="0" w:space="0" w:color="auto"/>
            <w:bottom w:val="none" w:sz="0" w:space="0" w:color="auto"/>
            <w:right w:val="none" w:sz="0" w:space="0" w:color="auto"/>
          </w:divBdr>
        </w:div>
        <w:div w:id="1431194853">
          <w:marLeft w:val="480"/>
          <w:marRight w:val="0"/>
          <w:marTop w:val="0"/>
          <w:marBottom w:val="0"/>
          <w:divBdr>
            <w:top w:val="none" w:sz="0" w:space="0" w:color="auto"/>
            <w:left w:val="none" w:sz="0" w:space="0" w:color="auto"/>
            <w:bottom w:val="none" w:sz="0" w:space="0" w:color="auto"/>
            <w:right w:val="none" w:sz="0" w:space="0" w:color="auto"/>
          </w:divBdr>
        </w:div>
        <w:div w:id="241061886">
          <w:marLeft w:val="480"/>
          <w:marRight w:val="0"/>
          <w:marTop w:val="0"/>
          <w:marBottom w:val="0"/>
          <w:divBdr>
            <w:top w:val="none" w:sz="0" w:space="0" w:color="auto"/>
            <w:left w:val="none" w:sz="0" w:space="0" w:color="auto"/>
            <w:bottom w:val="none" w:sz="0" w:space="0" w:color="auto"/>
            <w:right w:val="none" w:sz="0" w:space="0" w:color="auto"/>
          </w:divBdr>
        </w:div>
        <w:div w:id="1972787390">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537931574">
          <w:marLeft w:val="480"/>
          <w:marRight w:val="0"/>
          <w:marTop w:val="0"/>
          <w:marBottom w:val="0"/>
          <w:divBdr>
            <w:top w:val="none" w:sz="0" w:space="0" w:color="auto"/>
            <w:left w:val="none" w:sz="0" w:space="0" w:color="auto"/>
            <w:bottom w:val="none" w:sz="0" w:space="0" w:color="auto"/>
            <w:right w:val="none" w:sz="0" w:space="0" w:color="auto"/>
          </w:divBdr>
        </w:div>
        <w:div w:id="1256671208">
          <w:marLeft w:val="480"/>
          <w:marRight w:val="0"/>
          <w:marTop w:val="0"/>
          <w:marBottom w:val="0"/>
          <w:divBdr>
            <w:top w:val="none" w:sz="0" w:space="0" w:color="auto"/>
            <w:left w:val="none" w:sz="0" w:space="0" w:color="auto"/>
            <w:bottom w:val="none" w:sz="0" w:space="0" w:color="auto"/>
            <w:right w:val="none" w:sz="0" w:space="0" w:color="auto"/>
          </w:divBdr>
        </w:div>
        <w:div w:id="875846389">
          <w:marLeft w:val="480"/>
          <w:marRight w:val="0"/>
          <w:marTop w:val="0"/>
          <w:marBottom w:val="0"/>
          <w:divBdr>
            <w:top w:val="none" w:sz="0" w:space="0" w:color="auto"/>
            <w:left w:val="none" w:sz="0" w:space="0" w:color="auto"/>
            <w:bottom w:val="none" w:sz="0" w:space="0" w:color="auto"/>
            <w:right w:val="none" w:sz="0" w:space="0" w:color="auto"/>
          </w:divBdr>
        </w:div>
        <w:div w:id="394360849">
          <w:marLeft w:val="480"/>
          <w:marRight w:val="0"/>
          <w:marTop w:val="0"/>
          <w:marBottom w:val="0"/>
          <w:divBdr>
            <w:top w:val="none" w:sz="0" w:space="0" w:color="auto"/>
            <w:left w:val="none" w:sz="0" w:space="0" w:color="auto"/>
            <w:bottom w:val="none" w:sz="0" w:space="0" w:color="auto"/>
            <w:right w:val="none" w:sz="0" w:space="0" w:color="auto"/>
          </w:divBdr>
        </w:div>
        <w:div w:id="1608193430">
          <w:marLeft w:val="480"/>
          <w:marRight w:val="0"/>
          <w:marTop w:val="0"/>
          <w:marBottom w:val="0"/>
          <w:divBdr>
            <w:top w:val="none" w:sz="0" w:space="0" w:color="auto"/>
            <w:left w:val="none" w:sz="0" w:space="0" w:color="auto"/>
            <w:bottom w:val="none" w:sz="0" w:space="0" w:color="auto"/>
            <w:right w:val="none" w:sz="0" w:space="0" w:color="auto"/>
          </w:divBdr>
        </w:div>
        <w:div w:id="539052444">
          <w:marLeft w:val="480"/>
          <w:marRight w:val="0"/>
          <w:marTop w:val="0"/>
          <w:marBottom w:val="0"/>
          <w:divBdr>
            <w:top w:val="none" w:sz="0" w:space="0" w:color="auto"/>
            <w:left w:val="none" w:sz="0" w:space="0" w:color="auto"/>
            <w:bottom w:val="none" w:sz="0" w:space="0" w:color="auto"/>
            <w:right w:val="none" w:sz="0" w:space="0" w:color="auto"/>
          </w:divBdr>
        </w:div>
      </w:divsChild>
    </w:div>
    <w:div w:id="214318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D87A75E05344BDB8FE1F239F1D758F"/>
        <w:category>
          <w:name w:val="General"/>
          <w:gallery w:val="placeholder"/>
        </w:category>
        <w:types>
          <w:type w:val="bbPlcHdr"/>
        </w:types>
        <w:behaviors>
          <w:behavior w:val="content"/>
        </w:behaviors>
        <w:guid w:val="{384A4E96-7035-460E-8030-2FDF211E1115}"/>
      </w:docPartPr>
      <w:docPartBody>
        <w:p w:rsidR="006F28EE" w:rsidRDefault="006C1001" w:rsidP="006C1001">
          <w:pPr>
            <w:pStyle w:val="66D87A75E05344BDB8FE1F239F1D758F"/>
          </w:pPr>
          <w:r w:rsidRPr="005C098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ple Color Emoji">
    <w:altName w:val="Calibri"/>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C51"/>
    <w:rsid w:val="00156951"/>
    <w:rsid w:val="001739B9"/>
    <w:rsid w:val="002170FF"/>
    <w:rsid w:val="00274579"/>
    <w:rsid w:val="002A72EE"/>
    <w:rsid w:val="003138CB"/>
    <w:rsid w:val="003F0F52"/>
    <w:rsid w:val="00473EA0"/>
    <w:rsid w:val="00474331"/>
    <w:rsid w:val="00487F6A"/>
    <w:rsid w:val="004950A2"/>
    <w:rsid w:val="004F4B86"/>
    <w:rsid w:val="00523C51"/>
    <w:rsid w:val="00600E1E"/>
    <w:rsid w:val="006305B7"/>
    <w:rsid w:val="006421CF"/>
    <w:rsid w:val="00687E0A"/>
    <w:rsid w:val="006C1001"/>
    <w:rsid w:val="006F28EE"/>
    <w:rsid w:val="007111D3"/>
    <w:rsid w:val="0074171D"/>
    <w:rsid w:val="0074259F"/>
    <w:rsid w:val="007571F9"/>
    <w:rsid w:val="007F5BCB"/>
    <w:rsid w:val="00905C81"/>
    <w:rsid w:val="00994B90"/>
    <w:rsid w:val="009D2428"/>
    <w:rsid w:val="00AA42B9"/>
    <w:rsid w:val="00BF3AC7"/>
    <w:rsid w:val="00BF78D7"/>
    <w:rsid w:val="00C66EC9"/>
    <w:rsid w:val="00D02BE8"/>
    <w:rsid w:val="00D61313"/>
    <w:rsid w:val="00DB07B4"/>
    <w:rsid w:val="00DC2017"/>
    <w:rsid w:val="00DD2F8C"/>
    <w:rsid w:val="00E677DC"/>
    <w:rsid w:val="00E73D7D"/>
    <w:rsid w:val="00EF5BBE"/>
    <w:rsid w:val="00FA6A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C1001"/>
  </w:style>
  <w:style w:type="paragraph" w:customStyle="1" w:styleId="66D87A75E05344BDB8FE1F239F1D758F">
    <w:name w:val="66D87A75E05344BDB8FE1F239F1D758F"/>
    <w:rsid w:val="006C10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96FAD2-7734-429E-A171-BF65AE4EFCBC}">
  <we:reference id="wa104382081" version="1.46.0.0" store="en-US" storeType="OMEX"/>
  <we:alternateReferences>
    <we:reference id="WA104382081" version="1.46.0.0" store="" storeType="OMEX"/>
  </we:alternateReferences>
  <we:properties>
    <we:property name="MENDELEY_CITATIONS" value="[{&quot;citationID&quot;:&quot;MENDELEY_CITATION_05dcf5f9-ce03-4421-b608-ea536374887e&quot;,&quot;properties&quot;:{&quot;noteIndex&quot;:0},&quot;isEdited&quot;:false,&quot;manualOverride&quot;:{&quot;isManuallyOverridden&quot;:false,&quot;citeprocText&quot;:&quot;(Camargo &amp;#38; Alonso, 2006)&quot;,&quot;manualOverrideText&quot;:&quot;&quot;},&quot;citationTag&quot;:&quot;MENDELEY_CITATION_v3_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&quot;,&quot;citationItems&quot;:[{&quot;id&quot;:&quot;d642e6a5-9939-35ea-99ab-3e0ade2b235d&quot;,&quot;itemData&quot;:{&quot;type&quot;:&quot;article-journal&quot;,&quot;id&quot;:&quot;d642e6a5-9939-35ea-99ab-3e0ade2b235d&quot;,&quot;title&quot;:&quot;Ecological and toxicological effects of inorganic nitrogen pollution in aquatic ecosystems: A global assessment&quot;,&quot;author&quot;:[{&quot;family&quot;:&quot;Camargo&quot;,&quot;given&quot;:&quot;Julio A.&quot;,&quot;parse-names&quot;:false,&quot;dropping-particle&quot;:&quot;&quot;,&quot;non-dropping-particle&quot;:&quot;&quot;},{&quot;family&quot;:&quot;Alonso&quot;,&quot;given&quot;:&quot;Álvaro&quot;,&quot;parse-names&quot;:false,&quot;dropping-particle&quot;:&quot;&quot;,&quot;non-dropping-particle&quot;:&quot;&quot;}],&quot;container-title&quot;:&quot;Environment International&quot;,&quot;accessed&quot;:{&quot;date-parts&quot;:[[2021,9,28]]},&quot;DOI&quot;:&quot;10.1016/J.ENVINT.2006.05.002&quot;,&quot;ISSN&quot;:&quot;0160-4120&quot;,&quot;issued&quot;:{&quot;date-parts&quot;:[[2006,8,1]]},&quot;page&quot;:&quot;831-849&quot;,&quot;abstract&quot;:&quot;We provide a global assessment, with detailed multi-scale data, of the ecological and toxicological effects generated by inorganic nitrogen pollution in aquatic ecosystems. Our synthesis of the published scientific literature shows three major environmental problems: (1) it can increase the concentration of hydrogen ions in freshwater ecosystems without much acid-neutralizing capacity, resulting in acidification of those systems; (2) it can stimulate or enhance the development, maintenance and proliferation of primary producers, resulting in eutrophication of aquatic ecosystems; (3) it can reach toxic levels that impair the ability of aquatic animals to survive, grow and reproduce. Inorganic nitrogen pollution of ground and surface waters can also induce adverse effects on human health and economy. Because reductions in SO2 emissions have reduced the atmospheric deposition of H2SO4 across large portions of North America and Europe, while emissions of NOx have gone unchecked, HNO3 is now playing an increasing role in the acidification of freshwater ecosystems. This acidification process has caused several adverse effects on primary and secondary producers, with significant biotic impoverishments, particularly concerning invertebrates and fishes, in many atmospherically acidified lakes and streams. The cultural eutrophication of freshwater, estuarine, and coastal marine ecosystems can cause ecological and toxicological effects that are either directly or indirectly related to the proliferation of primary producers. Extensive kills of both invertebrates and fishes are probably the most dramatic manifestation of hypoxia (or anoxia) in eutrophic and hypereutrophic aquatic ecosystems with low water turnover rates. The decline in dissolved oxygen concentrations can also promote the formation of reduced compounds, such as hydrogen sulphide, resulting in higher adverse (toxic) effects on aquatic animals. Additionally, the occurrence of toxic algae can significantly contribute to the extensive kills of aquatic animals. Cyanobacteria, dinoflagellates and diatoms appear to be major responsible that may be stimulated by inorganic nitrogen pollution. Among the different inorganic nitrogenous compounds (NH4+, NH3, NO2-, HNO2, NO3-) that aquatic animals can take up directly from the ambient water, unionized ammonia is the most toxic, while ammonium and nitrate ions are the least toxic. In general, seawater animals seem to be more tolerant to the toxicity of inorganic nitrogenous compounds than freshwater animals, probably because of the ameliorating effect of water salinity (sodium, chloride, calcium and other ions) on the tolerance of aquatic animals. Ingested nitrites and nitrates from polluted drinking waters can induce methemoglobinemia in humans, particularly in young infants, by blocking the oxygen-carrying capacity of hemoglobin. Ingested nitrites and nitrates also have a potential role in developing cancers of the digestive tract through their contribution to the formation of nitrosamines. In addition, some scientific evidences suggest that ingested nitrites and nitrates might result in mutagenicity, teratogenicity and birth defects, contribute to the risks of non-Hodgkin's lymphoma and bladder and ovarian cancers, play a role in the etiology of insulin-dependent diabetes mellitus and in the development of thyroid hypertrophy, or cause spontaneous abortions and respiratory tract infections. Indirect health hazards can occur as a consequence of algal toxins, causing nausea, vomiting, diarrhoea, pneumonia, gastroenteritis, hepatoenteritis, muscular cramps, and several poisoning syndromes (paralytic shellfish poisoning, neurotoxic shellfish poisoning, amnesic shellfish poisoning). Other indirect health hazards can also come from the potential relationship between inorganic nitrogen pollution and human infectious diseases (malaria, cholera). Human sickness and death, extensive kills of aquatic animals, and other negative effects, can have elevated costs on human economy, with the recreation and tourism industry suffering the most important economic impacts, at least locally. It is concluded that levels of total nitrogen lower than 0.5-1.0 mg TN/L could prevent aquatic ecosystems (excluding those ecosystems with naturally high N levels) from developing acidification and eutrophication, at least by inorganic nitrogen pollution. Those relatively low TN levels could also protect aquatic animals against the toxicity of inorganic nitrogenous compounds since, in the absence of eutrophication, surface waters usually present relatively high concentrations of dissolved oxygen, most inorganic reactive nitrogen being in the form of nitrate. Additionally, human health and economy would be safer from the adverse effects of inorganic nitrogen pollution. © 2006 Elsevier Ltd. All rights reserved.&quot;,&quot;publisher&quot;:&quot;Pergamon&quot;,&quot;issue&quot;:&quot;6&quot;,&quot;volume&quot;:&quot;32&quot;,&quot;container-title-short&quot;:&quot;&quot;},&quot;isTemporary&quot;:false}]},{&quot;citationID&quot;:&quot;MENDELEY_CITATION_ed29dcdc-7985-4d35-a331-da7db51eadd2&quot;,&quot;properties&quot;:{&quot;noteIndex&quot;:0},&quot;isEdited&quot;:false,&quot;manualOverride&quot;:{&quot;isManuallyOverridden&quot;:false,&quot;citeprocText&quot;:&quot;(Smith &amp;#38; Schindler, 2009)&quot;,&quot;manualOverrideText&quot;:&quot;&quot;},&quot;citationTag&quot;:&quot;MENDELEY_CITATION_v3_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&quot;,&quot;citationItems&quot;:[{&quot;id&quot;:&quot;f8a66106-9f44-3703-8b62-deca7957af5b&quot;,&quot;itemData&quot;:{&quot;type&quot;:&quot;article-journal&quot;,&quot;id&quot;:&quot;f8a66106-9f44-3703-8b62-deca7957af5b&quot;,&quot;title&quot;:&quot;Eutrophication science: where do we go from here?&quot;,&quot;author&quot;:[{&quot;family&quot;:&quot;Smith&quot;,&quot;given&quot;:&quot;Val H.&quot;,&quot;parse-names&quot;:false,&quot;dropping-particle&quot;:&quot;&quot;,&quot;non-dropping-particle&quot;:&quot;&quot;},{&quot;family&quot;:&quot;Schindler&quot;,&quot;given&quot;:&quot;David W.&quot;,&quot;parse-names&quot;:false,&quot;dropping-particle&quot;:&quot;&quot;,&quot;non-dropping-particle&quot;:&quot;&quot;}],&quot;container-title&quot;:&quot;Trends in Ecology &amp; Evolution&quot;,&quot;accessed&quot;:{&quot;date-parts&quot;:[[2021,10,2]]},&quot;DOI&quot;:&quot;10.1016/J.TREE.2008.11.009&quot;,&quot;ISSN&quot;:&quot;0169-5347&quot;,&quot;issued&quot;:{&quot;date-parts&quot;:[[2009,4,1]]},&quot;page&quot;:&quot;201-207&quot;,&quot;abstract&quot;:&quot;Cultural eutrophication has become the primary water quality issue for most of the freshwater and coastal marine ecosystems in the world. However, despite extensive research during the past four to five decades, many key questions in eutrophication science remain unanswered. Much is yet to be understood concerning the interactions that can occur between nutrients and ecosystem stability: whether they are stable or not, alternate states pose important complexities for the management of aquatic resources. Evidence is also mounting rapidly that nutrients strongly influence the fate and effects of other non-nutrient contaminants, including pathogens. In addition, it will be important to resolve ongoing debates about the optimal design of nutrient loading controls as a water quality management strategy for estuarine and coastal marine ecosystems. © 2009 Elsevier Ltd. All rights reserved.&quot;,&quot;publisher&quot;:&quot;Elsevier Current Trends&quot;,&quot;issue&quot;:&quot;4&quot;,&quot;volume&quot;:&quot;24&quot;,&quot;container-title-short&quot;:&quot;&quot;},&quot;isTemporary&quot;:false}]},{&quot;citationID&quot;:&quot;MENDELEY_CITATION_1481400b-a0e0-404c-8fe9-325871e8bbb6&quot;,&quot;properties&quot;:{&quot;noteIndex&quot;:0},&quot;isEdited&quot;:false,&quot;manualOverride&quot;:{&quot;isManuallyOverridden&quot;:false,&quot;citeprocText&quot;:&quot;(Reid et al., 2019)&quot;,&quot;manualOverrideText&quot;:&quot;&quot;},&quot;citationTag&quot;:&quot;MENDELEY_CITATION_v3_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&quot;,&quot;citationItems&quot;:[{&quot;id&quot;:&quot;864d03e6-d288-3f54-8d31-553f6eb5e7b7&quot;,&quot;itemData&quot;:{&quot;type&quot;:&quot;article-journal&quot;,&quot;id&quot;:&quot;864d03e6-d288-3f54-8d31-553f6eb5e7b7&quot;,&quot;title&quot;:&quot;Emerging threats and persistent conservation challenges for freshwater biodiversity&quot;,&quot;author&quot;:[{&quot;family&quot;:&quot;Reid&quot;,&quot;given&quot;:&quot;Andrea J.&quot;,&quot;parse-names&quot;:false,&quot;dropping-particle&quot;:&quot;&quot;,&quot;non-dropping-particle&quot;:&quot;&quot;},{&quot;family&quot;:&quot;Carlson&quot;,&quot;given&quot;:&quot;Andrew K.&quot;,&quot;parse-names&quot;:false,&quot;dropping-particle&quot;:&quot;&quot;,&quot;non-dropping-particle&quot;:&quot;&quot;},{&quot;family&quot;:&quot;Creed&quot;,&quot;given&quot;:&quot;Irena F.&quot;,&quot;parse-names&quot;:false,&quot;dropping-particle&quot;:&quot;&quot;,&quot;non-dropping-particle&quot;:&quot;&quot;},{&quot;family&quot;:&quot;Eliason&quot;,&quot;given&quot;:&quot;Erika J.&quot;,&quot;parse-names&quot;:false,&quot;dropping-particle&quot;:&quot;&quot;,&quot;non-dropping-particle&quot;:&quot;&quot;},{&quot;family&quot;:&quot;Gell&quot;,&quot;given&quot;:&quot;Peter A.&quot;,&quot;parse-names&quot;:false,&quot;dropping-particle&quot;:&quot;&quot;,&quot;non-dropping-particle&quot;:&quot;&quot;},{&quot;family&quot;:&quot;Johnson&quot;,&quot;given&quot;:&quot;Pieter T.J.&quot;,&quot;parse-names&quot;:false,&quot;dropping-particle&quot;:&quot;&quot;,&quot;non-dropping-particle&quot;:&quot;&quot;},{&quot;family&quot;:&quot;Kidd&quot;,&quot;given&quot;:&quot;Karen A.&quot;,&quot;parse-names&quot;:false,&quot;dropping-particle&quot;:&quot;&quot;,&quot;non-dropping-particle&quot;:&quot;&quot;},{&quot;family&quot;:&quot;MacCormack&quot;,&quot;given&quot;:&quot;Tyson J.&quot;,&quot;parse-names&quot;:false,&quot;dropping-particle&quot;:&quot;&quot;,&quot;non-dropping-particle&quot;:&quot;&quot;},{&quot;family&quot;:&quot;Olden&quot;,&quot;given&quot;:&quot;Julian D.&quot;,&quot;parse-names&quot;:false,&quot;dropping-particle&quot;:&quot;&quot;,&quot;non-dropping-particle&quot;:&quot;&quot;},{&quot;family&quot;:&quot;Ormerod&quot;,&quot;given&quot;:&quot;Steve J.&quot;,&quot;parse-names&quot;:false,&quot;dropping-particle&quot;:&quot;&quot;,&quot;non-dropping-particle&quot;:&quot;&quot;},{&quot;family&quot;:&quot;Smol&quot;,&quot;given&quot;:&quot;John P.&quot;,&quot;parse-names&quot;:false,&quot;dropping-particle&quot;:&quot;&quot;,&quot;non-dropping-particle&quot;:&quot;&quot;},{&quot;family&quot;:&quot;Taylor&quot;,&quot;given&quot;:&quot;William W.&quot;,&quot;parse-names&quot;:false,&quot;dropping-particle&quot;:&quot;&quot;,&quot;non-dropping-particle&quot;:&quot;&quot;},{&quot;family&quot;:&quot;Tockner&quot;,&quot;given&quot;:&quot;Klement&quot;,&quot;parse-names&quot;:false,&quot;dropping-particle&quot;:&quot;&quot;,&quot;non-dropping-particle&quot;:&quot;&quot;},{&quot;family&quot;:&quot;Vermaire&quot;,&quot;given&quot;:&quot;Jesse C.&quot;,&quot;parse-names&quot;:false,&quot;dropping-particle&quot;:&quot;&quot;,&quot;non-dropping-particle&quot;:&quot;&quot;},{&quot;family&quot;:&quot;Dudgeon&quot;,&quot;given&quot;:&quot;David&quot;,&quot;parse-names&quot;:false,&quot;dropping-particle&quot;:&quot;&quot;,&quot;non-dropping-particle&quot;:&quot;&quot;},{&quot;family&quot;:&quot;Cooke&quot;,&quot;given&quot;:&quot;Steven J.&quot;,&quot;parse-names&quot;:false,&quot;dropping-particle&quot;:&quot;&quot;,&quot;non-dropping-particle&quot;:&quot;&quot;}],&quot;container-title&quot;:&quot;Biological Reviews&quot;,&quot;accessed&quot;:{&quot;date-parts&quot;:[[2021,5,27]]},&quot;DOI&quot;:&quot;10.1111/brv.12480&quot;,&quot;ISSN&quot;:&quot;1469185X&quot;,&quot;PMID&quot;:&quot;30467930&quot;,&quot;issued&quot;:{&quot;date-parts&quot;:[[2019,6,1]]},&quot;page&quot;:&quot;849-873&quot;,&quot;abstract&quot;:&quot;In the 12 years since Dudgeon et al. (2006) reviewed major pressures on freshwater ecosystems, the biodiversity crisis in the world's lakes, reservoirs, rivers, streams and wetlands has deepened. While lakes, reservoirs and rivers cover only 2.3% of the Earth's surface, these ecosystems host at least 9.5% of the Earth's described animal species. Furthermore, using the World Wide Fund for Nature's Living Planet Index, freshwater population declines (83% between 1970 and 2014) continue to outpace contemporaneous declines in marine or terrestrial systems. The Anthropocene has brought multiple new and varied threats that disproportionately impact freshwater systems. We document 12 emerging threats to freshwater biodiversity that are either entirely new since 2006 or have since intensified: (i) changing climates; (ii) e-commerce and invasions; (iii) infectious diseases; (iv) harmful algal blooms; (v) expanding hydropower; (vi) emerging contaminants; (vii) engineered nanomaterials; (viii) microplastic pollution; (ix) light and noise; (x) freshwater salinisation; (xi) declining calcium; and (xii) cumulative stressors. Effects are evidenced for amphibians, fishes, invertebrates, microbes, plants, turtles and waterbirds, with potential for ecosystem-level changes through bottom-up and top-down processes. In our highly uncertain future, the net effects of these threats raise serious concerns for freshwater ecosystems. However, we also highlight opportunities for conservation gains as a result of novel management tools (e.g. environmental flows, environmental DNA) and specific conservation-oriented actions (e.g. dam removal, habitat protection policies, managed relocation of species) that have been met with varying levels of success. Moving forward, we advocate hybrid approaches that manage fresh waters as crucial ecosystems for human life support as well as essential hotspots of biodiversity and ecological function. Efforts to reverse global trends in freshwater degradation now depend on bridging an immense gap between the aspirations of conservation biologists and the accelerating rate of species endangerment.&quot;,&quot;publisher&quot;:&quot;Blackwell Publishing Ltd&quot;,&quot;issue&quot;:&quot;3&quot;,&quot;volume&quot;:&quot;94&quot;,&quot;container-title-short&quot;:&quot;&quot;},&quot;isTemporary&quot;:false}]},{&quot;citationID&quot;:&quot;MENDELEY_CITATION_fa3101cc-9075-4c00-86a4-025af471c5ea&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ZmEzMTAxY2MtOTA3NS00YzAwLTg2YTQtMDI1YWY0NzFjNWVh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21845d05-c9fd-4df7-9e35-e2ac8b707734&quot;,&quot;properties&quot;:{&quot;noteIndex&quot;:0},&quot;isEdited&quot;:false,&quot;manualOverride&quot;:{&quot;isManuallyOverridden&quot;:false,&quot;citeprocText&quot;:&quot;(Keiser et al., 2019)&quot;,&quot;manualOverrideText&quot;:&quot;&quot;},&quot;citationTag&quot;:&quot;MENDELEY_CITATION_v3_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&quot;,&quot;citationItems&quot;:[{&quot;id&quot;:&quot;b49b3221-b23a-3dd6-9892-b4aed673d64d&quot;,&quot;itemData&quot;:{&quot;type&quot;:&quot;article-journal&quot;,&quot;id&quot;:&quot;b49b3221-b23a-3dd6-9892-b4aed673d64d&quot;,&quot;title&quot;:&quot;The low but uncertain measured benefits of US water quality policy&quot;,&quot;author&quot;:[{&quot;family&quot;:&quot;Keiser&quot;,&quot;given&quot;:&quot;David A.&quot;,&quot;parse-names&quot;:false,&quot;dropping-particle&quot;:&quot;&quot;,&quot;non-dropping-particle&quot;:&quot;&quot;},{&quot;family&quot;:&quot;Kling&quot;,&quot;given&quot;:&quot;Catherine L.&quot;,&quot;parse-names&quot;:false,&quot;dropping-particle&quot;:&quot;&quot;,&quot;non-dropping-particle&quot;:&quot;&quot;},{&quot;family&quot;:&quot;Shapiro&quot;,&quot;given&quot;:&quot;Joseph S.&quot;,&quot;parse-names&quot;:false,&quot;dropping-particle&quot;:&quot;&quot;,&quot;non-dropping-particle&quot;:&quot;&quot;}],&quot;container-title&quot;:&quot;Proceedings of the National Academy of Sciences&quot;,&quot;DOI&quot;:&quot;10.1073/pnas.1802870115&quot;,&quot;ISSN&quot;:&quot;0027-8424&quot;,&quot;issued&quot;:{&quot;date-parts&quot;:[[2019,3,19]]},&quot;page&quot;:&quot;5262-5269&quot;,&quot;abstract&quot;:&quot;&lt;p&gt;US investment to decrease pollution in rivers, lakes, and other surface waters has exceeded $1.9 trillion since 1960, and has also exceeded the cost of most other US environmental initiatives. These investments come both from the 1972 Clean Water Act and the largely voluntary efforts to control pollution from agriculture and urban runoff. This paper reviews the methods and conclusions of about 20 recent evaluations of these policies. Surprisingly, most analyses estimate that these policies’ benefits are much smaller than their costs; the benefit–cost ratio from the median study is 0.37. However, existing evidence is limited and undercounts many types of benefits. We conclude that it is unclear whether many of these regulations truly fail a benefit–cost test or whether existing evidence understates their net benefits; we also describe specific questions that when answered would help eliminate this uncertainty.&lt;/p&gt;&quot;,&quot;issue&quot;:&quot;12&quot;,&quot;volume&quot;:&quot;116&quot;,&quot;container-title-short&quot;:&quot;&quot;},&quot;isTemporary&quot;:false}]},{&quot;citationID&quot;:&quot;MENDELEY_CITATION_5dfb5448-c218-4cae-a317-f459e69fe410&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NWRmYjU0NDgtYzIxOC00Y2FlLWEzMTctZjQ1OWU2OWZlNDEw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3dc75205-8d99-43eb-8537-442f0e157bb0&quot;,&quot;properties&quot;:{&quot;noteIndex&quot;:0},&quot;isEdited&quot;:false,&quot;manualOverride&quot;:{&quot;isManuallyOverridden&quot;:false,&quot;citeprocText&quot;:&quot;(Dodds et al., 2011)&quot;,&quot;manualOverrideText&quot;:&quot;&quot;},&quot;citationTag&quot;:&quot;MENDELEY_CITATION_v3_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&quot;,&quot;citationItems&quot;:[{&quot;id&quot;:&quot;0ff97065-7cf9-3ce1-850c-39dd18e80b0a&quot;,&quot;itemData&quot;:{&quot;type&quot;:&quot;article-journal&quot;,&quot;id&quot;:&quot;0ff97065-7cf9-3ce1-850c-39dd18e80b0a&quot;,&quot;title&quot;:&quot;Nitrogen and phosphorus relationships to benthic algal biomass in temperate streams&quot;,&quot;author&quot;:[{&quot;family&quot;:&quot;Dodds&quot;,&quot;given&quot;:&quot;Walter K.&quot;,&quot;parse-names&quot;:false,&quot;dropping-particle&quot;:&quot;&quot;,&quot;non-dropping-particle&quot;:&quot;&quot;},{&quot;family&quot;:&quot;Smith&quot;,&quot;given&quot;:&quot;Val H.&quot;,&quot;parse-names&quot;:false,&quot;dropping-particle&quot;:&quot;&quot;,&quot;non-dropping-particle&quot;:&quot;&quot;},{&quot;family&quot;:&quot;Lohman&quot;,&quot;given&quot;:&quot;Kirk&quot;,&quot;parse-names&quot;:false,&quot;dropping-particle&quot;:&quot;&quot;,&quot;non-dropping-particle&quot;:&quot;&quot;}],&quot;container-title&quot;:&quot;https://doi.org/10.1139/f02-063&quot;,&quot;accessed&quot;:{&quot;date-parts&quot;:[[2022,5,9]]},&quot;DOI&quot;:&quot;10.1139/F02-063&quot;,&quot;ISSN&quot;:&quot;0706652X&quot;,&quot;URL&quot;:&quot;https://cdnsciencepub.com/doi/abs/10.1139/f02-063&quot;,&quot;issued&quot;:{&quot;date-parts&quot;:[[2011]]},&quot;page&quot;:&quot;865-874&quot;,&quot;abstract&quot;:&quot;Knowledge of factors limiting benthic algal (periphyton) biomass is central to understanding energy flow in stream ecosystems and stream eutrophication. We used several data sets to determine how w...&quot;,&quot;publisher&quot;:&quot; NRC Research Press Ottawa, Canada &quot;,&quot;issue&quot;:&quot;5&quot;,&quot;volume&quot;:&quot;59&quot;,&quot;container-title-short&quot;:&quot;&quot;},&quot;isTemporary&quot;:false}]},{&quot;citationID&quot;:&quot;MENDELEY_CITATION_1b14f52f-a05f-4307-9193-19224ffde291&quot;,&quot;properties&quot;:{&quot;noteIndex&quot;:0},&quot;isEdited&quot;:false,&quot;manualOverride&quot;:{&quot;isManuallyOverridden&quot;:false,&quot;citeprocText&quot;:&quot;(Wetzel, 2001)&quot;,&quot;manualOverrideText&quot;:&quot;&quot;},&quot;citationTag&quot;:&quot;MENDELEY_CITATION_v3_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&quot;,&quot;citationItems&quot;:[{&quot;id&quot;:&quot;9b023644-a0e1-32bd-b282-b7eb0561b3d0&quot;,&quot;itemData&quot;:{&quot;type&quot;:&quot;book&quot;,&quot;id&quot;:&quot;9b023644-a0e1-32bd-b282-b7eb0561b3d0&quot;,&quot;title&quot;:&quot;Limnology&quot;,&quot;author&quot;:[{&quot;family&quot;:&quot;Wetzel&quot;,&quot;given&quot;:&quot;Robert G.&quot;,&quot;parse-names&quot;:false,&quot;dropping-particle&quot;:&quot;&quot;,&quot;non-dropping-particle&quot;:&quot;&quot;}],&quot;issued&quot;:{&quot;date-parts&quot;:[[2001]]},&quot;publisher-place&quot;:&quot;San Diego&quot;,&quot;number-of-pages&quot;:&quot;-1006&quot;,&quot;edition&quot;:&quot;3rd&quot;,&quot;publisher&quot;:&quot;Academic Press&quot;,&quot;container-title-short&quot;:&quot;&quot;},&quot;isTemporary&quot;:false}]},{&quot;citationID&quot;:&quot;MENDELEY_CITATION_73a77d82-5862-4b9c-8a78-4fcc36ec3a9c&quot;,&quot;properties&quot;:{&quot;noteIndex&quot;:0},&quot;isEdited&quot;:false,&quot;manualOverride&quot;:{&quot;isManuallyOverridden&quot;:false,&quot;citeprocText&quot;:&quot;(Oviedo-Vargas et al., 2013)&quot;,&quot;manualOverrideText&quot;:&quot;&quot;},&quot;citationTag&quot;:&quot;MENDELEY_CITATION_v3_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&quot;,&quot;citationItems&quot;:[{&quot;id&quot;:&quot;523f23a4-58b5-395d-b7af-a2951745e442&quot;,&quot;itemData&quot;:{&quot;type&quot;:&quot;article-journal&quot;,&quot;id&quot;:&quot;523f23a4-58b5-395d-b7af-a2951745e442&quot;,&quot;title&quot;:&quot;Dissolved organic carbon manipulation reveals coupled cycling of carbon, nitrogen, and phosphorus in a nitrogen-rich stream&quot;,&quot;author&quot;:[{&quot;family&quot;:&quot;Oviedo-Vargas&quot;,&quot;given&quot;:&quot;Diana&quot;,&quot;parse-names&quot;:false,&quot;dropping-particle&quot;:&quot;&quot;,&quot;non-dropping-particle&quot;:&quot;&quot;},{&quot;family&quot;:&quot;Royer&quot;,&quot;given&quot;:&quot;Todd&quot;,&quot;parse-names&quot;:false,&quot;dropping-particle&quot;:&quot;v.&quot;,&quot;non-dropping-particle&quot;:&quot;&quot;},{&quot;family&quot;:&quot;Johnson&quot;,&quot;given&quot;:&quot;Laura T.&quot;,&quot;parse-names&quot;:false,&quot;dropping-particle&quot;:&quot;&quot;,&quot;non-dropping-particle&quot;:&quot;&quot;}],&quot;container-title&quot;:&quot;Limnology and Oceanography&quot;,&quot;accessed&quot;:{&quot;date-parts&quot;:[[2021,9,29]]},&quot;DOI&quot;:&quot;10.4319/LO.2013.58.4.1196&quot;,&quot;ISSN&quot;:&quot;1939-5590&quot;,&quot;URL&quot;:&quot;https://onlinelibrary.wiley.com/doi/full/10.4319/lo.2013.58.4.1196&quot;,&quot;issued&quot;:{&quot;date-parts&quot;:[[2013,7,1]]},&quot;page&quot;:&quot;1196-1206&quot;,&quot;abstract&quot;:&quot;To investigate the coupling between carbon (C) and phosphorus (P) cycling in a human-altered stream, we conducted a whole-ecosystem manipulation of the labile dissolved organic carbon (DOC) pool in a nitrate (NO-3)-rich stream in the midwestern United States. For 6 d, we increased stream DOC by ~ 1 mg L-1 through a continuous addition of sodium acetate. On the sixth day of the addition, ammonium (NH+4) was increased by ~ 130 μg N L-1 to examine the potential for nitrogen (N) to mediate coupled C and P cycling. Of the added DOC, 85% was retained within the treatment reach, which increased ecosystem respiration with respect to the reference reach. Alkaline phosphatase activity (APA) increased from day 1 to day 6; however, water column P uptake only increased on day 6 concurrent with the NH+4 addition. Gross primary production decreased during the DOC addition relative to the reference reach, yet seemed to recover on day 6 (NH+4 addition). These results suggest that during the DOC addition, heterotrophs out-competed autotrophs for N and that sediment-sorbed P sustained the heterotrophic community while P uptake from the water column was dominated by autotrophs. Because APA and P uptake were stimulated by the simultaneous DOC and NH+4 addition, P cycling appeared to be N limited, despite the high ambient NO-3 concentration; this indicates a strong preferential uptake of NH4 over NO+4: In streams, C and P cycling can be intrinsically coupled through biological mechanisms, and this coupling can be mediated by the availability of different forms of inorganic N. © 2013, by the Association for the Sciences of Limnology and Oceanography, Inc.&quot;,&quot;publisher&quot;:&quot;John Wiley &amp; Sons, Ltd&quot;,&quot;issue&quot;:&quot;4&quot;,&quot;volume&quot;:&quot;58&quot;,&quot;container-title-short&quot;:&quot;&quot;},&quot;isTemporary&quot;:false}]},{&quot;citationID&quot;:&quot;MENDELEY_CITATION_09ab5fbc-0760-4181-bdc5-6e7648710d49&quot;,&quot;properties&quot;:{&quot;noteIndex&quot;:0},&quot;isEdited&quot;:false,&quot;manualOverride&quot;:{&quot;isManuallyOverridden&quot;:false,&quot;citeprocText&quot;:&quot;(Finlay et al., 2013)&quot;,&quot;manualOverrideText&quot;:&quot;&quot;},&quot;citationTag&quot;:&quot;MENDELEY_CITATION_v3_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&quot;,&quot;citationItems&quot;:[{&quot;id&quot;:&quot;50740443-8dbc-35a4-baf8-8f9552540205&quot;,&quot;itemData&quot;:{&quot;type&quot;:&quot;article-journal&quot;,&quot;id&quot;:&quot;50740443-8dbc-35a4-baf8-8f9552540205&quot;,&quot;title&quot;:&quot;Human influences on nitrogen removal in lakes&quot;,&quot;author&quot;:[{&quot;family&quot;:&quot;Finlay&quot;,&quot;given&quot;:&quot;Jacques C.&quot;,&quot;parse-names&quot;:false,&quot;dropping-particle&quot;:&quot;&quot;,&quot;non-dropping-particle&quot;:&quot;&quot;},{&quot;family&quot;:&quot;Small&quot;,&quot;given&quot;:&quot;Gaston E.&quot;,&quot;parse-names&quot;:false,&quot;dropping-particle&quot;:&quot;&quot;,&quot;non-dropping-particle&quot;:&quot;&quot;},{&quot;family&quot;:&quot;Sterner&quot;,&quot;given&quot;:&quot;Robert W.&quot;,&quot;parse-names&quot;:false,&quot;dropping-particle&quot;:&quot;&quot;,&quot;non-dropping-particle&quot;:&quot;&quot;}],&quot;container-title&quot;:&quot;Science&quot;,&quot;container-title-short&quot;:&quot;Science (1979)&quot;,&quot;accessed&quot;:{&quot;date-parts&quot;:[[2021,9,28]]},&quot;DOI&quot;:&quot;10.1126/SCIENCE.1242575&quot;,&quot;ISSN&quot;:&quot;0036-8075&quot;,&quot;PMID&quot;:&quot;24115440&quot;,&quot;URL&quot;:&quot;https://experts.umn.edu/en/publications/human-influences-on-nitrogen-removal-in-lakes&quot;,&quot;issued&quot;:{&quot;date-parts&quot;:[[2013]]},&quot;page&quot;:&quot;247-250&quot;,&quot;abstract&quot;:&quo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quot;,&quot;publisher&quot;:&quot;American Association for the Advancement of Science&quot;,&quot;issue&quot;:&quot;6155&quot;,&quot;volume&quot;:&quot;342&quot;},&quot;isTemporary&quot;:false}]},{&quot;citationID&quot;:&quot;MENDELEY_CITATION_b9587f5c-6841-47f9-a824-4608dade535c&quot;,&quot;properties&quot;:{&quot;noteIndex&quot;:0},&quot;isEdited&quot;:false,&quot;manualOverride&quot;:{&quot;isManuallyOverridden&quot;:false,&quot;citeprocText&quot;:&quot;(Sterner &amp;#38; Elser, 2002)&quot;,&quot;manualOverrideText&quot;:&quot;&quot;},&quot;citationTag&quot;:&quot;MENDELEY_CITATION_v3_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&quot;,&quot;citationItems&quot;:[{&quot;id&quot;:&quot;ee7c16d4-51e7-32d3-9358-ba2e8f76fe64&quot;,&quot;itemData&quot;:{&quot;type&quot;:&quot;article-journal&quot;,&quot;id&quot;:&quot;ee7c16d4-51e7-32d3-9358-ba2e8f76fe64&quot;,&quot;title&quot;:&quot;Ecological stoichiometry : the biology of elements from molecules to the biosphere&quot;,&quot;author&quot;:[{&quot;family&quot;:&quot;Sterner&quot;,&quot;given&quot;:&quot;Robert Warner.&quot;,&quot;parse-names&quot;:false,&quot;dropping-particle&quot;:&quot;&quot;,&quot;non-dropping-particle&quot;:&quot;&quot;},{&quot;family&quot;:&quot;Elser&quot;,&quot;given&quot;:&quot;James J.&quot;,&quot;parse-names&quot;:false,&quot;dropping-particle&quot;:&quot;&quot;,&quot;non-dropping-particle&quot;:&quot;&quot;}],&quot;accessed&quot;:{&quot;date-parts&quot;:[[2022,7,17]]},&quot;ISBN&quot;:&quot;978-1-4008-8569-5&quot;,&quot;issued&quot;:{&quot;date-parts&quot;:[[2002]]},&quot;abstract&quot;:&quo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quot;Constraints of Stuff\&quot;: C:N Ratios in Tall-Grass Prairie; Catalysts for Ecological Stoichiometry; Summary and Synthesis; 8. Big-Scale Stoichiometry: Ecosystems in Space and Time; Empirical Patterns in Ecosystem Stoichiometry.&quot;,&quot;publisher&quot;:&quot;Princeton University Press&quot;,&quot;container-title-short&quot;:&quot;&quot;},&quot;isTemporary&quot;:false}]},{&quot;citationID&quot;:&quot;MENDELEY_CITATION_12f6fa17-d144-4e0d-8cec-7cfa67534aeb&quot;,&quot;properties&quot;:{&quot;noteIndex&quot;:0},&quot;isEdited&quot;:false,&quot;manualOverride&quot;:{&quot;isManuallyOverridden&quot;:false,&quot;citeprocText&quot;:&quot;(Sterner &amp;#38; Elser, 2002)&quot;,&quot;manualOverrideText&quot;:&quot;&quot;},&quot;citationTag&quot;:&quot;MENDELEY_CITATION_v3_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&quot;,&quot;citationItems&quot;:[{&quot;id&quot;:&quot;ee7c16d4-51e7-32d3-9358-ba2e8f76fe64&quot;,&quot;itemData&quot;:{&quot;type&quot;:&quot;article-journal&quot;,&quot;id&quot;:&quot;ee7c16d4-51e7-32d3-9358-ba2e8f76fe64&quot;,&quot;title&quot;:&quot;Ecological stoichiometry : the biology of elements from molecules to the biosphere&quot;,&quot;author&quot;:[{&quot;family&quot;:&quot;Sterner&quot;,&quot;given&quot;:&quot;Robert Warner.&quot;,&quot;parse-names&quot;:false,&quot;dropping-particle&quot;:&quot;&quot;,&quot;non-dropping-particle&quot;:&quot;&quot;},{&quot;family&quot;:&quot;Elser&quot;,&quot;given&quot;:&quot;James J.&quot;,&quot;parse-names&quot;:false,&quot;dropping-particle&quot;:&quot;&quot;,&quot;non-dropping-particle&quot;:&quot;&quot;}],&quot;accessed&quot;:{&quot;date-parts&quot;:[[2022,7,17]]},&quot;ISBN&quot;:&quot;978-1-4008-8569-5&quot;,&quot;issued&quot;:{&quot;date-parts&quot;:[[2002]]},&quot;abstract&quot;:&quo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quot;Constraints of Stuff\&quot;: C:N Ratios in Tall-Grass Prairie; Catalysts for Ecological Stoichiometry; Summary and Synthesis; 8. Big-Scale Stoichiometry: Ecosystems in Space and Time; Empirical Patterns in Ecosystem Stoichiometry.&quot;,&quot;publisher&quot;:&quot;Princeton University Press&quot;,&quot;container-title-short&quot;:&quot;&quot;},&quot;isTemporary&quot;:false}]},{&quot;citationID&quot;:&quot;MENDELEY_CITATION_960000c6-5498-4efe-b6d9-876a79905f43&quot;,&quot;properties&quot;:{&quot;noteIndex&quot;:0},&quot;isEdited&quot;:false,&quot;manualOverride&quot;:{&quot;isManuallyOverridden&quot;:false,&quot;citeprocText&quot;:&quot;(Collins et al., 2017)&quot;,&quot;manualOverrideText&quot;:&quot;&quot;},&quot;citationTag&quot;:&quot;MENDELEY_CITATION_v3_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&quot;,&quot;citationItems&quot;:[{&quot;id&quot;:&quot;4b1ce2fa-f663-34cc-8c7b-4731cd333cb9&quot;,&quot;itemData&quot;:{&quot;type&quot;:&quot;article&quot;,&quot;id&quot;:&quot;4b1ce2fa-f663-34cc-8c7b-4731cd333cb9&quot;,&quot;title&quot;:&quot;Lake nutrient stoichiometry is less predictable than nutrient concentrations at regional and sub-continental scales:&quot;,&quot;author&quot;:[{&quot;family&quot;:&quot;Collins&quot;,&quot;given&quot;:&quot;Sarah M.&quot;,&quot;parse-names&quot;:false,&quot;dropping-particle&quot;:&quot;&quot;,&quot;non-dropping-particle&quot;:&quot;&quot;},{&quot;family&quot;:&quot;Oliver&quot;,&quot;given&quot;:&quot;Samantha K.&quot;,&quot;parse-names&quot;:false,&quot;dropping-particle&quot;:&quot;&quot;,&quot;non-dropping-particle&quot;:&quot;&quot;},{&quot;family&quot;:&quot;Lapierre&quot;,&quot;given&quot;:&quot;Jean Francois&quot;,&quot;parse-names&quot;:false,&quot;dropping-particle&quot;:&quot;&quot;,&quot;non-dropping-particle&quot;:&quot;&quot;},{&quot;family&quot;:&quot;Stanley&quot;,&quot;given&quot;:&quot;Emily H.&quot;,&quot;parse-names&quot;:false,&quot;dropping-particle&quot;:&quot;&quot;,&quot;non-dropping-particle&quot;:&quot;&quot;},{&quot;family&quot;:&quot;Jones&quot;,&quot;given&quot;:&quot;John R.&quot;,&quot;parse-names&quot;:false,&quot;dropping-particle&quot;:&quot;&quot;,&quot;non-dropping-particle&quot;:&quot;&quot;},{&quot;family&quot;:&quot;Wagner&quot;,&quot;given&quot;:&quot;Tyler&quot;,&quot;parse-names&quot;:false,&quot;dropping-particle&quot;:&quot;&quot;,&quot;non-dropping-particle&quot;:&quot;&quot;},{&quot;family&quot;:&quot;Soranno&quot;,&quot;given&quot;:&quot;Patricia A.&quot;,&quot;parse-names&quot;:false,&quot;dropping-particle&quot;:&quot;&quot;,&quot;non-dropping-particle&quot;:&quot;&quot;}],&quot;container-title&quot;:&quot;Ecological Applications&quot;,&quot;DOI&quot;:&quot;10.1002/eap.1545&quot;,&quot;ISSN&quot;:&quot;19395582&quot;,&quot;PMID&quot;:&quot;28370707&quot;,&quot;issued&quot;:{&quot;date-parts&quot;:[[2017]]},&quot;page&quot;:&quot;1529-1540&quot;,&quot;abstract&quot;:&quot;Production in many ecosystems is co-limited by multiple elements. While a known suite of drivers associated with nutrient sources, nutrient transport, and internal processing controls concentrations of phosphorus (P) and nitrogen (N) in lakes, much less is known about whether the drivers of single nutrient concentrations can also explain spatial or temporal variation in lake N:P stoichiometry. Predicting stoichiometry might be more complex than predicting concentrations of individual elements because some drivers have similar relationships with N and P, leading to a weak relationship with their ratio. Further, the dominant controls on elemental concentrations likely vary across regions, resulting in context dependent relationships between drivers, lake nutrients and their ratios. Here, we examine whether known drivers of N and P concentrations can explain variation in N:P stoichiometry, and whether explaining variation in stoichiometry differs across regions. We examined drivers of N:P in ~2,700 lakes at a sub-continental scale and two large regions nested within the sub-continental study area that have contrasting ecological context, including differences in the dominant type of land cover (agriculture vs. forest). At the sub-continental scale, lake nutrient concentrations were correlated with nutrient loading and lake internal processing, but stoichiometry was only weakly correlated to drivers of lake nutrients. At the regional scale, drivers that explained variation in nutrients and stoichiometry differed between regions. In the Midwestern U.S. region, dominated by agricultural land use, lake depth and the percentage of row crop agriculture were strong predictors of stoichiometry because only phosphorus was related to lake depth and only nitrogen was related to the percentage of row crop agriculture. In contrast, all drivers were related to N and P in similar ways in the Northeastern U.S. region, leading to weak relationships between drivers and stoichiometry. Our results suggest ecological context mediates controls on lake nutrients and stoichiometry. Predicting stoichiometry was generally more difficult than predicting nutrient concentrations, but human activity may decouple N and P, leading to better prediction of N:P stoichiometry in regions with high anthropogenic activity.&quot;,&quot;issue&quot;:&quot;5&quot;,&quot;volume&quot;:&quot;27&quot;,&quot;container-title-short&quot;:&quot;&quot;},&quot;isTemporary&quot;:false}]},{&quot;citationID&quot;:&quot;MENDELEY_CITATION_7c798455-edbc-4f1e-ab4f-597425096b4f&quot;,&quot;properties&quot;:{&quot;noteIndex&quot;:0},&quot;isEdited&quot;:false,&quot;manualOverride&quot;:{&quot;isManuallyOverridden&quot;:false,&quot;citeprocText&quot;:&quot;(Lin et al., 2021)&quot;,&quot;manualOverrideText&quot;:&quot;&quot;},&quot;citationTag&quot;:&quot;MENDELEY_CITATION_v3_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&quot;,&quot;citationItems&quot;:[{&quot;id&quot;:&quot;f2d9624e-749c-3c12-94e0-fe3e8a3253c0&quot;,&quot;itemData&quot;:{&quot;type&quot;:&quot;article-journal&quot;,&quot;id&quot;:&quot;f2d9624e-749c-3c12-94e0-fe3e8a3253c0&quot;,&quot;title&quot;:&quot;Context is Everything: Interacting Inputs and Landscape Characteristics Control Stream Nitrogen&quot;,&quot;author&quot;:[{&quot;family&quot;:&quot;Lin&quot;,&quot;given&quot;:&quot;Jiajia&quot;,&quot;parse-names&quot;:false,&quot;dropping-particle&quot;:&quot;&quot;,&quot;non-dropping-particle&quot;:&quot;&quot;},{&quot;family&quot;:&quot;Compton&quot;,&quot;given&quot;:&quot;Jana E.&quot;,&quot;parse-names&quot;:false,&quot;dropping-particle&quot;:&quot;&quot;,&quot;non-dropping-particle&quot;:&quot;&quot;},{&quot;family&quot;:&quot;Hill&quot;,&quot;given&quot;:&quot;Ryan A.&quot;,&quot;parse-names&quot;:false,&quot;dropping-particle&quot;:&quot;&quot;,&quot;non-dropping-particle&quot;:&quot;&quot;},{&quot;family&quot;:&quot;Herlihy&quot;,&quot;given&quot;:&quot;Alan T.&quot;,&quot;parse-names&quot;:false,&quot;dropping-particle&quot;:&quot;&quot;,&quot;non-dropping-particle&quot;:&quot;&quot;},{&quot;family&quot;:&quot;Sabo&quot;,&quot;given&quot;:&quot;Robert D.&quot;,&quot;parse-names&quot;:false,&quot;dropping-particle&quot;:&quot;&quot;,&quot;non-dropping-particle&quot;:&quot;&quot;},{&quot;family&quot;:&quot;Brooks&quot;,&quot;given&quot;:&quot;J. Renée&quot;,&quot;parse-names&quot;:false,&quot;dropping-particle&quot;:&quot;&quot;,&quot;non-dropping-particle&quot;:&quot;&quot;},{&quot;family&quot;:&quot;Weber&quot;,&quot;given&quot;:&quot;Marc&quot;,&quot;parse-names&quot;:false,&quot;dropping-particle&quot;:&quot;&quot;,&quot;non-dropping-particle&quot;:&quot;&quot;},{&quot;family&quot;:&quot;Pickard&quot;,&quot;given&quot;:&quot;Brian&quot;,&quot;parse-names&quot;:false,&quot;dropping-particle&quot;:&quot;&quot;,&quot;non-dropping-particle&quot;:&quot;&quot;},{&quot;family&quot;:&quot;Paulsen&quot;,&quot;given&quot;:&quot;Steve G.&quot;,&quot;parse-names&quot;:false,&quot;dropping-particle&quot;:&quot;&quot;,&quot;non-dropping-particle&quot;:&quot;&quot;},{&quot;family&quot;:&quot;Stoddard&quot;,&quot;given&quot;:&quot;John L.&quot;,&quot;parse-names&quot;:false,&quot;dropping-particle&quot;:&quot;&quot;,&quot;non-dropping-particle&quot;:&quot;&quot;}],&quot;container-title&quot;:&quot;Environmental Science &amp; Technology&quot;,&quot;DOI&quot;:&quot;10.1021/acs.est.0c07102&quot;,&quot;ISSN&quot;:&quot;0013-936X&quot;,&quot;issued&quot;:{&quot;date-parts&quot;:[[2021]]},&quot;container-title-short&quot;:&quot;&quot;},&quot;isTemporary&quot;:false}]},{&quot;citationID&quot;:&quot;MENDELEY_CITATION_26594606-1a6a-4f2a-8650-b0bf878fd393&quot;,&quot;properties&quot;:{&quot;noteIndex&quot;:0},&quot;isEdited&quot;:false,&quot;manualOverride&quot;:{&quot;isManuallyOverridden&quot;:false,&quot;citeprocText&quot;:&quot;(Basu et al., 2011)&quot;,&quot;manualOverrideText&quot;:&quot;&quot;},&quot;citationTag&quot;:&quot;MENDELEY_CITATION_v3_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&quot;,&quot;citationItems&quot;:[{&quot;id&quot;:&quot;6966dc73-2670-38dc-a777-3aafaf0f5ce7&quot;,&quot;itemData&quot;:{&quot;type&quot;:&quot;article-journal&quot;,&quot;id&quot;:&quot;6966dc73-2670-38dc-a777-3aafaf0f5ce7&quot;,&quot;title&quot;:&quot;Hydrologic and biogeochemical functioning of intensively managed catchments: A synthesis of top-down analyses&quot;,&quot;author&quot;:[{&quot;family&quot;:&quot;Basu&quot;,&quot;given&quot;:&quot;Nandita B&quot;,&quot;parse-names&quot;:false,&quot;dropping-particle&quot;:&quot;&quot;,&quot;non-dropping-particle&quot;:&quot;&quot;},{&quot;family&quot;:&quot;Thompson&quot;,&quot;given&quot;:&quot;Sally E&quot;,&quot;parse-names&quot;:false,&quot;dropping-particle&quot;:&quot;&quot;,&quot;non-dropping-particle&quot;:&quot;&quot;},{&quot;family&quot;:&quot;Suresh&quot;,&quot;given&quot;:&quot;P&quot;,&quot;parse-names&quot;:false,&quot;dropping-particle&quot;:&quot;&quot;,&quot;non-dropping-particle&quot;:&quot;&quot;},{&quot;family&quot;:&quot;Rao&quot;,&quot;given&quot;:&quot;C&quot;,&quot;parse-names&quot;:false,&quot;dropping-particle&quot;:&quot;&quot;,&quot;non-dropping-particle&quot;:&quot;&quot;}],&quot;container-title&quot;:&quot;Water Resources Research&quot;,&quot;accessed&quot;:{&quot;date-parts&quot;:[[2021,6,4]]},&quot;DOI&quot;:&quot;10.1029/2011WR010800&quot;,&quot;URL&quot;:&quot;https://agupubs.onlinelibrary.wiley.com/doi/full/10.1029/2011WR010800&quot;,&quot;issued&quot;:{&quot;date-parts&quot;:[[2011,10,1]]},&quot;abstract&quot;:&quot;[1] This paper synthesizes a 3-year collaborative effort to characterize the biogeochemical and hydrological features of intensively managed agricultural catchments by combining data analysis, modeling, and preliminary hypothesis testing. The specific focus was on the Midwestern region of the United States. The results suggest that: (1) water management, specifically the homogenization of evapotranspiration losses driven by mono-cultural vegetation cover, and the homogenization of runoff generation driven by artificial drainage, has created engineered, predictable hydrologic systems; (2) nutrient and pesticide management, specifically their regular applications have created two kinds of biogeochemical export regimes: chemostatic (low variability in concentration as exhibited by nitrate) and episodic (high variability in concentration as exhibited by pesticides); (3) coupled mass-balance models for water and solutes reproduce these two regimes as a function of chemical rate constants. Phosphorus transport regimes were found to be episodic at smaller spatial scales, but chemostatic at larger scales. Chemostatic response dominates in transport-limited catchments that have internal sources of the solute to buffer the periodicity in episodic inputs, while episodic response dominates in source-limited catchments. The shift from episodic nitrate export in pristine catchments to chemostatic regimes in managed watersheds was attributed to legacy stores of nitrogen (built from continued fertilizer applications) that buffer interannual variations in biogeochemical processing. Fast degradation kinetics of pesticides prevents the build-up of legacy sources, and leads to episodic export. Analytical expressions were derived for the probability density functions of solute delivery ratio as a function of the stochastics of rainfall-runoff events and biogeochemical controls. Citation: Basu, N. B., S. E. Thompson, and P. S. C. Rao (2011), Hydrologic and biogeochemical functioning of intensively managed catchments: A synthesis of top-down analyses, Water Resour. Res., 47, W00J15, doi:10.1029/2011WR010800.&quot;,&quot;publisher&quot;:&quot;John Wiley &amp; Sons, Ltd&quot;,&quot;issue&quot;:&quot;10&quot;,&quot;volume&quot;:&quot;47&quot;,&quot;container-title-short&quot;:&quot;&quot;},&quot;isTemporary&quot;:false}]},{&quot;citationID&quot;:&quot;MENDELEY_CITATION_0f9155cd-70c9-437b-b4cd-1338fc064fcf&quot;,&quot;properties&quot;:{&quot;noteIndex&quot;:0},&quot;isEdited&quot;:false,&quot;manualOverride&quot;:{&quot;isManuallyOverridden&quot;:false,&quot;citeprocText&quot;:&quot;(Maranger et al., 2018)&quot;,&quot;manualOverrideText&quot;:&quot;&quot;},&quot;citationTag&quot;:&quot;MENDELEY_CITATION_v3_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&quot;,&quot;citationItems&quot;:[{&quot;id&quot;:&quot;1394af4c-a7d0-3f11-953c-4b5fa9f6c498&quot;,&quot;itemData&quot;:{&quot;type&quot;:&quot;article-journal&quot;,&quot;id&quot;:&quot;1394af4c-a7d0-3f11-953c-4b5fa9f6c498&quot;,&quot;title&quot;:&quot;Stoichiometry of carbon, nitrogen, and phosphorus through the freshwater pipe&quot;,&quot;author&quot;:[{&quot;family&quot;:&quot;Maranger&quot;,&quot;given&quot;:&quot;Roxane&quot;,&quot;parse-names&quot;:false,&quot;dropping-particle&quot;:&quot;&quot;,&quot;non-dropping-particle&quot;:&quot;&quot;},{&quot;family&quot;:&quot;Jones&quot;,&quot;given&quot;:&quot;Stuart E.&quot;,&quot;parse-names&quot;:false,&quot;dropping-particle&quot;:&quot;&quot;,&quot;non-dropping-particle&quot;:&quot;&quot;},{&quot;family&quot;:&quot;Cotner&quot;,&quot;given&quot;:&quot;James B.&quot;,&quot;parse-names&quot;:false,&quot;dropping-particle&quot;:&quot;&quot;,&quot;non-dropping-particle&quot;:&quot;&quot;}],&quot;container-title&quot;:&quot;Limnology and Oceanography Letters&quot;,&quot;accessed&quot;:{&quot;date-parts&quot;:[[2021,11,7]]},&quot;DOI&quot;:&quot;10.1002/LOL2.10080&quot;,&quot;ISSN&quot;:&quot;2378-2242&quot;,&quot;URL&quot;:&quot;https://onlinelibrary.wiley.com/doi/full/10.1002/lol2.10080&quot;,&quot;issued&quot;:{&quot;date-parts&quot;:[[2018,6,1]]},&quot;page&quot;:&quot;89-101&quot;,&quot;abstract&quot;:&quot;The \&quot; freshwater pipe \&quot; concept has improved our understanding of freshwater carbon (C) cycling, however, it has rarely been applied to macronutrients such as nitrogen (N) or phosphorus (P). Here, we synthesize knowl-edge of the processing of C, N, and P together in freshwaters from land to the ocean. We compared flux esti-mates into and out of the N and P \&quot; pipes \&quot; and showed the net removal rates of N and P by inland waters were less than those for C. The C : N : P stoichiometry of inland water inputs vs. exports differed due to large respiratory C and N losses, and efficient P burial in inland waters. Residence time plays a critical role in the processing of these elements through the pipe, where higher water residence times from streams to lakes results in substantial increases in C : N, C : P, and N : P ratios.&quot;,&quot;publisher&quot;:&quot;John Wiley &amp; Sons, Ltd&quot;,&quot;issue&quot;:&quot;3&quot;,&quot;volume&quot;:&quot;3&quot;,&quot;container-title-short&quot;:&quot;&quot;},&quot;isTemporary&quot;:false}]},{&quot;citationID&quot;:&quot;MENDELEY_CITATION_db199c0e-e5e1-4fb4-991e-2302631d23bf&quot;,&quot;properties&quot;:{&quot;noteIndex&quot;:0},&quot;isEdited&quot;:false,&quot;manualOverride&quot;:{&quot;isManuallyOverridden&quot;:false,&quot;citeprocText&quot;:&quot;(Omernik, 1987)&quot;,&quot;manualOverrideText&quot;:&quot;&quot;},&quot;citationTag&quot;:&quot;MENDELEY_CITATION_v3_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&quot;,&quot;citationItems&quot;:[{&quot;id&quot;:&quot;28addc78-5189-3e5d-9615-f0af5e94266e&quot;,&quot;itemData&quot;:{&quot;type&quot;:&quot;article-journal&quot;,&quot;id&quot;:&quot;28addc78-5189-3e5d-9615-f0af5e94266e&quot;,&quot;title&quot;:&quot;Ecoregions of the Conterminous United States&quot;,&quot;author&quot;:[{&quot;family&quot;:&quot;Omernik&quot;,&quot;given&quot;:&quot;James M.&quot;,&quot;parse-names&quot;:false,&quot;dropping-particle&quot;:&quot;&quot;,&quot;non-dropping-particle&quot;:&quot;&quot;}],&quot;container-title&quot;:&quot;Annals of the Association of American Geographers&quot;,&quot;accessed&quot;:{&quot;date-parts&quot;:[[2022,4,12]]},&quot;DOI&quot;:&quot;10.1111/J.1467-8306.1987.TB00149.X&quot;,&quot;ISSN&quot;:&quot;1467-8306&quot;,&quot;URL&quot;:&quot;https://onlinelibrary.wiley.com/doi/full/10.1111/j.1467-8306.1987.tb00149.x&quot;,&quot;issued&quot;:{&quot;date-parts&quot;:[[1987,3,1]]},&quot;page&quot;:&quot;118-125&quot;,&quot;abstract&quot;:&quot;A map of ccorcgions of the conterminous United States has been compiled to assist managers of aquatic and terrestrial resources in understanding the regional patterns of the realistically attainable quality of these resources. The ecoregions are based on perceived patterns of a combination of causal and integrative factors including land use, land surface form, potential natural vegetation, and soils. A synoptic approach similar to that used to define thcsc ccorcgions is also useful for applications of the map. Initial efforts to use the framework are at the state level of resource management; they center on aquatic ccosystcma - mainly attainable ranges in chemical quality, biotic assemblages, and lake trophic state. © 1987, Taylor &amp; Francis Group, LLC. All rights reserved.&quot;,&quot;publisher&quot;:&quot;John Wiley &amp; Sons, Ltd&quot;,&quot;issue&quot;:&quot;1&quot;,&quot;volume&quot;:&quot;77&quot;,&quot;container-title-short&quot;:&quot;&quot;},&quot;isTemporary&quot;:false}]},{&quot;citationID&quot;:&quot;MENDELEY_CITATION_aa1714d6-d0c3-422c-ad73-0f02b59bdfd8&quot;,&quot;properties&quot;:{&quot;noteIndex&quot;:0},&quot;isEdited&quot;:false,&quot;manualOverride&quot;:{&quot;isManuallyOverridden&quot;:false,&quot;citeprocText&quot;:&quot;(Elser et al., 2011)&quot;,&quot;manualOverrideText&quot;:&quot;&quot;},&quot;citationTag&quot;:&quot;MENDELEY_CITATION_v3_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&quot;,&quot;citationItems&quot;:[{&quot;id&quot;:&quot;d647dca0-ee8b-3b97-9b44-9b4912fc658d&quot;,&quot;itemData&quot;:{&quot;type&quot;:&quot;article-journal&quot;,&quot;id&quot;:&quot;d647dca0-ee8b-3b97-9b44-9b4912fc658d&quot;,&quot;title&quot;:&quot;Phosphorus and Nitrogen Limitation of Phytoplankton Growth in the Freshwaters of North America: A Review and Critique of Experimental Enrichments&quot;,&quot;author&quot;:[{&quot;family&quot;:&quot;Elser&quot;,&quot;given&quot;:&quot;James J&quot;,&quot;parse-names&quot;:false,&quot;dropping-particle&quot;:&quot;&quot;,&quot;non-dropping-particle&quot;:&quot;&quot;},{&quot;family&quot;:&quot;Marzolf&quot;,&quot;given&quot;:&quot;Erich R&quot;,&quot;parse-names&quot;:false,&quot;dropping-particle&quot;:&quot;&quot;,&quot;non-dropping-particle&quot;:&quot;&quot;},{&quot;family&quot;:&quot;Goldrnan&quot;,&quot;given&quot;:&quot;Charles R&quot;,&quot;parse-names&quot;:false,&quot;dropping-particle&quot;:&quot;&quot;,&quot;non-dropping-particle&quot;:&quot;&quot;},{&quot;family&quot;:&quot;Marnoif&quot;,&quot;given&quot;:&quot;E R&quot;,&quot;parse-names&quot;:false,&quot;dropping-particle&quot;:&quot;&quot;,&quot;non-dropping-particle&quot;:&quot;&quot;},{&quot;family&quot;:&quot;Goldman&quot;,&quot;given&quot;:&quot;C 8&quot;,&quot;parse-names&quot;:false,&quot;dropping-particle&quot;:&quot;&quot;,&quot;non-dropping-particle&quot;:&quot;&quot;}],&quot;container-title&quot;:&quot;https://doi.org/10.1139/f90-165&quot;,&quot;accessed&quot;:{&quot;date-parts&quot;:[[2022,7,17]]},&quot;DOI&quot;:&quot;10.1139/F90-165&quot;,&quot;ISSN&quot;:&quot;0706-652X&quot;,&quot;URL&quot;:&quot;https://cdnsciencepub.com/doi/10.1139/f90-165&quot;,&quot;issued&quot;:{&quot;date-parts&quot;:[[2011]]},&quot;page&quot;:&quot;1468-1477&quot;,&quot;abstract&quot;:&quot;While phosphorus is generally considered to be the primary nutrient limiting algal growth in lakes, limitation of algal growth by nitrogen has been observed in freshwater. It is also commonly obser...&quot;,&quot;publisher&quot;:&quot; NRC Research Press Ottawa, Canada &quot;,&quot;issue&quot;:&quot;7&quot;,&quot;volume&quot;:&quot;47&quot;,&quot;container-title-short&quot;:&quot;&quot;},&quot;isTemporary&quot;:false}]},{&quot;citationID&quot;:&quot;MENDELEY_CITATION_56756781-8980-473e-9e8c-da913a32cab0&quot;,&quot;properties&quot;:{&quot;noteIndex&quot;:0},&quot;isEdited&quot;:false,&quot;manualOverride&quot;:{&quot;isManuallyOverridden&quot;:false,&quot;citeprocText&quot;:&quot;(Downing &amp;#38; McCauley, 1992)&quot;,&quot;manualOverrideText&quot;:&quot;&quot;},&quot;citationTag&quot;:&quot;MENDELEY_CITATION_v3_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&quot;,&quot;citationItems&quot;:[{&quot;id&quot;:&quot;d210b404-2647-3d21-966b-23fb5a1d5e57&quot;,&quot;itemData&quot;:{&quot;type&quot;:&quot;article-journal&quot;,&quot;id&quot;:&quot;d210b404-2647-3d21-966b-23fb5a1d5e57&quot;,&quot;title&quot;:&quot;The nitrogen : phosphorus relationship in lakes&quot;,&quot;author&quot;:[{&quot;family&quot;:&quot;Downing&quot;,&quot;given&quot;:&quot;John A.&quot;,&quot;parse-names&quot;:false,&quot;dropping-particle&quot;:&quot;&quot;,&quot;non-dropping-particle&quot;:&quot;&quot;},{&quot;family&quot;:&quot;McCauley&quot;,&quot;given&quot;:&quot;Edward&quot;,&quot;parse-names&quot;:false,&quot;dropping-particle&quot;:&quot;&quot;,&quot;non-dropping-particle&quot;:&quot;&quot;}],&quot;container-title&quot;:&quot;Limnology and Oceanography&quot;,&quot;accessed&quot;:{&quot;date-parts&quot;:[[2022,5,11]]},&quot;DOI&quot;:&quot;10.4319/LO.1992.37.5.0936&quot;,&quot;ISSN&quot;:&quot;1939-5590&quot;,&quot;URL&quot;:&quot;https://onlinelibrary.wiley.com/doi/full/10.4319/lo.1992.37.5.0936&quot;,&quot;issued&quot;:{&quot;date-parts&quot;:[[1992,7,1]]},&quot;page&quot;:&quot;936-945&quot;,&quot;abstract&quot;:&quot;This article is in Free Access Publication and may be downloaded using the “Download Full Text PDF” link at right. © 1992, by the Association for the Sciences of Limnology and Oceanography, Inc.&quot;,&quot;publisher&quot;:&quot;John Wiley &amp; Sons, Ltd&quot;,&quot;issue&quot;:&quot;5&quot;,&quot;volume&quot;:&quot;37&quot;,&quot;container-title-short&quot;:&quot;&quot;},&quot;isTemporary&quot;:false}]},{&quot;citationID&quot;:&quot;MENDELEY_CITATION_d46d3cbf-c468-4e32-811b-20de685d8efc&quot;,&quot;properties&quot;:{&quot;noteIndex&quot;:0},&quot;isEdited&quot;:false,&quot;manualOverride&quot;:{&quot;isManuallyOverridden&quot;:false,&quot;citeprocText&quot;:&quot;(Redfield, 1958)&quot;,&quot;manualOverrideText&quot;:&quot;&quot;},&quot;citationTag&quot;:&quot;MENDELEY_CITATION_v3_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&quot;,&quot;citationItems&quot;:[{&quot;id&quot;:&quot;b6972ef9-2637-3fb3-8b48-1f6e41e11d0f&quot;,&quot;itemData&quot;:{&quot;type&quot;:&quot;article-journal&quot;,&quot;id&quot;:&quot;b6972ef9-2637-3fb3-8b48-1f6e41e11d0f&quot;,&quot;title&quot;:&quot;THE BIOLOGICAL CONTROL OF CHEMICAL FACTORS IN THE ENVIRONMENT&quot;,&quot;author&quot;:[{&quot;family&quot;:&quot;Redfield&quot;,&quot;given&quot;:&quot;Alfred C.&quot;,&quot;parse-names&quot;:false,&quot;dropping-particle&quot;:&quot;&quot;,&quot;non-dropping-particle&quot;:&quot;&quot;}],&quot;container-title&quot;:&quot;American Scientist&quot;,&quot;accessed&quot;:{&quot;date-parts&quot;:[[2020,6,5]]},&quot;URL&quot;:&quot;http://www.jstor.org/stable/27827150&quot;,&quot;issued&quot;:{&quot;date-parts&quot;:[[1958]]},&quot;page&quot;:&quot;230A-221&quot;,&quot;issue&quot;:&quot;3&quot;,&quot;volume&quot;:&quot;46&quot;,&quot;container-title-short&quot;:&quot;&quot;},&quot;isTemporary&quot;:false}]},{&quot;citationID&quot;:&quot;MENDELEY_CITATION_e244c36c-0532-4f38-b23a-ce29b82a01ea&quot;,&quot;properties&quot;:{&quot;noteIndex&quot;:0},&quot;isEdited&quot;:false,&quot;manualOverride&quot;:{&quot;isManuallyOverridden&quot;:false,&quot;citeprocText&quot;:&quot;(Maranger et al., 2018)&quot;,&quot;manualOverrideText&quot;:&quot;&quot;},&quot;citationTag&quot;:&quot;MENDELEY_CITATION_v3_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&quot;,&quot;citationItems&quot;:[{&quot;id&quot;:&quot;1394af4c-a7d0-3f11-953c-4b5fa9f6c498&quot;,&quot;itemData&quot;:{&quot;type&quot;:&quot;article-journal&quot;,&quot;id&quot;:&quot;1394af4c-a7d0-3f11-953c-4b5fa9f6c498&quot;,&quot;title&quot;:&quot;Stoichiometry of carbon, nitrogen, and phosphorus through the freshwater pipe&quot;,&quot;author&quot;:[{&quot;family&quot;:&quot;Maranger&quot;,&quot;given&quot;:&quot;Roxane&quot;,&quot;parse-names&quot;:false,&quot;dropping-particle&quot;:&quot;&quot;,&quot;non-dropping-particle&quot;:&quot;&quot;},{&quot;family&quot;:&quot;Jones&quot;,&quot;given&quot;:&quot;Stuart E.&quot;,&quot;parse-names&quot;:false,&quot;dropping-particle&quot;:&quot;&quot;,&quot;non-dropping-particle&quot;:&quot;&quot;},{&quot;family&quot;:&quot;Cotner&quot;,&quot;given&quot;:&quot;James B.&quot;,&quot;parse-names&quot;:false,&quot;dropping-particle&quot;:&quot;&quot;,&quot;non-dropping-particle&quot;:&quot;&quot;}],&quot;container-title&quot;:&quot;Limnology and Oceanography Letters&quot;,&quot;accessed&quot;:{&quot;date-parts&quot;:[[2021,11,7]]},&quot;DOI&quot;:&quot;10.1002/LOL2.10080&quot;,&quot;ISSN&quot;:&quot;2378-2242&quot;,&quot;URL&quot;:&quot;https://onlinelibrary.wiley.com/doi/full/10.1002/lol2.10080&quot;,&quot;issued&quot;:{&quot;date-parts&quot;:[[2018,6,1]]},&quot;page&quot;:&quot;89-101&quot;,&quot;abstract&quot;:&quot;The \&quot; freshwater pipe \&quot; concept has improved our understanding of freshwater carbon (C) cycling, however, it has rarely been applied to macronutrients such as nitrogen (N) or phosphorus (P). Here, we synthesize knowl-edge of the processing of C, N, and P together in freshwaters from land to the ocean. We compared flux esti-mates into and out of the N and P \&quot; pipes \&quot; and showed the net removal rates of N and P by inland waters were less than those for C. The C : N : P stoichiometry of inland water inputs vs. exports differed due to large respiratory C and N losses, and efficient P burial in inland waters. Residence time plays a critical role in the processing of these elements through the pipe, where higher water residence times from streams to lakes results in substantial increases in C : N, C : P, and N : P ratios.&quot;,&quot;publisher&quot;:&quot;John Wiley &amp; Sons, Ltd&quot;,&quot;issue&quot;:&quot;3&quot;,&quot;volume&quot;:&quot;3&quot;,&quot;container-title-short&quot;:&quot;&quot;},&quot;isTemporary&quot;:false}]},{&quot;citationID&quot;:&quot;MENDELEY_CITATION_9ee9e542-5344-4ea5-9716-e46148234300&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OWVlOWU1NDItNTM0NC00ZWE1LTk3MTYtZTQ2MTQ4MjM0MzAw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aefd33dc-964e-45ef-a4bc-2c3e87d3603a&quot;,&quot;properties&quot;:{&quot;noteIndex&quot;:0},&quot;isEdited&quot;:false,&quot;manualOverride&quot;:{&quot;isManuallyOverridden&quot;:false,&quot;citeprocText&quot;:&quot;(Stanley et al., 2019)&quot;,&quot;manualOverrideText&quot;:&quot;&quot;},&quot;citationTag&quot;:&quot;MENDELEY_CITATION_v3_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&quot;,&quot;citationItems&quot;:[{&quot;id&quot;:&quot;4ebddaec-49a7-3315-a894-75cdb158077c&quot;,&quot;itemData&quot;:{&quot;type&quot;:&quot;article-journal&quot;,&quot;id&quot;:&quot;4ebddaec-49a7-3315-a894-75cdb158077c&quot;,&quot;title&quot;:&quot;Biases in lake water quality sampling and implications for macroscale research&quot;,&quot;author&quot;:[{&quot;family&quot;:&quot;Stanley&quot;,&quot;given&quot;:&quot;Emily H.&quot;,&quot;parse-names&quot;:false,&quot;dropping-particle&quot;:&quot;&quot;,&quot;non-dropping-particle&quot;:&quot;&quot;},{&quot;family&quot;:&quot;Collins&quot;,&quot;given&quot;:&quot;Sarah M.&quot;,&quot;parse-names&quot;:false,&quot;dropping-particle&quot;:&quot;&quot;,&quot;non-dropping-particle&quot;:&quot;&quot;},{&quot;family&quot;:&quot;Lottig&quot;,&quot;given&quot;:&quot;Noah R.&quot;,&quot;parse-names&quot;:false,&quot;dropping-particle&quot;:&quot;&quot;,&quot;non-dropping-particle&quot;:&quot;&quot;},{&quot;family&quot;:&quot;Oliver&quot;,&quot;given&quot;:&quot;Samantha K.&quot;,&quot;parse-names&quot;:false,&quot;dropping-particle&quot;:&quot;&quot;,&quot;non-dropping-particle&quot;:&quot;&quot;},{&quot;family&quot;:&quot;Webster&quot;,&quot;given&quot;:&quot;Katherine E.&quot;,&quot;parse-names&quot;:false,&quot;dropping-particle&quot;:&quot;&quot;,&quot;non-dropping-particle&quot;:&quot;&quot;},{&quot;family&quot;:&quot;Cheruvelil&quot;,&quot;given&quot;:&quot;Kendra S.&quot;,&quot;parse-names&quot;:false,&quot;dropping-particle&quot;:&quot;&quot;,&quot;non-dropping-particle&quot;:&quot;&quot;},{&quot;family&quot;:&quot;Soranno&quot;,&quot;given&quot;:&quot;Patricia A.&quot;,&quot;parse-names&quot;:false,&quot;dropping-particle&quot;:&quot;&quot;,&quot;non-dropping-particle&quot;:&quot;&quot;}],&quot;container-title&quot;:&quot;Limnology and Oceanography&quot;,&quot;accessed&quot;:{&quot;date-parts&quot;:[[2022,4,25]]},&quot;DOI&quot;:&quot;10.1002/lno.11136&quot;,&quot;ISSN&quot;:&quot;0024-3590&quot;,&quot;URL&quot;:&quot;https://doi.org/10.1002/lno.11136&quot;,&quot;issued&quot;:{&quot;date-parts&quot;:[[2019,7,11]]},&quot;page&quot;:&quot;1572-1585&quot;,&quot;issue&quot;:&quot;4&quot;,&quot;volume&quot;:&quot;64&quot;,&quot;container-title-short&quot;:&quot;&quot;},&quot;isTemporary&quot;:false}]},{&quot;citationID&quot;:&quot;MENDELEY_CITATION_2283d741-a9b5-44fb-84a0-8ad17cd95c23&quot;,&quot;properties&quot;:{&quot;noteIndex&quot;:0},&quot;isEdited&quot;:false,&quot;manualOverride&quot;:{&quot;isManuallyOverridden&quot;:false,&quot;citeprocText&quot;:&quot;(USEPA, 2022)&quot;,&quot;manualOverrideText&quot;:&quot;&quot;},&quot;citationTag&quot;:&quot;MENDELEY_CITATION_v3_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&quot;,&quot;citationItems&quot;:[{&quot;id&quot;:&quot;b2101a9a-c181-3ac2-bc9f-8c05130228be&quot;,&quot;itemData&quot;:{&quot;type&quot;:&quot;article-journal&quot;,&quot;id&quot;:&quot;b2101a9a-c181-3ac2-bc9f-8c05130228be&quot;,&quot;title&quot;:&quot;National Lakes Assessment 2017: Technical Support Document. EPA 841‐R‐22‐001&quot;,&quot;author&quot;:[{&quot;family&quot;:&quot;USEPA&quot;,&quot;given&quot;:&quot;&quot;,&quot;parse-names&quot;:false,&quot;dropping-particle&quot;:&quot;&quot;,&quot;non-dropping-particle&quot;:&quot;&quot;}],&quot;container-title&quot;:&quot;U.S. Environmental Protection Agency, Office of Water and Office of Research and Development&quot;,&quot;accessed&quot;:{&quot;date-parts&quot;:[[2022,7,19]]},&quot;URL&quot;:&quot;. https://www.epa.gov/national‐aquatic‐ resource‐surveys/national‐lakes‐assessment‐2017‐technical‐support‐document&quot;,&quot;issued&quot;:{&quot;date-parts&quot;:[[2022]]},&quot;container-title-short&quot;:&quot;&quot;},&quot;isTemporary&quot;:false}]},{&quot;citationID&quot;:&quot;MENDELEY_CITATION_6b71160e-6a7c-4a7e-aeac-c1140f3c6e11&quot;,&quot;properties&quot;:{&quot;noteIndex&quot;:0},&quot;isEdited&quot;:false,&quot;manualOverride&quot;:{&quot;isManuallyOverridden&quot;:false,&quot;citeprocText&quot;:&quot;(USEPA, 2007b, 2011, 2017a)&quot;,&quot;manualOverrideText&quot;:&quot;&quot;},&quot;citationTag&quot;:&quot;MENDELEY_CITATION_v3_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&quot;,&quot;citationItems&quot;:[{&quot;id&quot;:&quot;a3f6253b-87dd-3451-b3e3-5aaeafe7f2e9&quot;,&quot;itemData&quot;:{&quot;type&quot;:&quot;article-journal&quot;,&quot;id&quot;:&quot;a3f6253b-87dd-3451-b3e3-5aaeafe7f2e9&quot;,&quot;title&quot;:&quot;National Lakes Assessment 2017. Field Operations Manual. EPA 841-B-16-002&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7-field-operations-manual&quot;,&quot;issued&quot;:{&quot;date-parts&quot;:[[2017]]},&quot;container-title-short&quot;:&quot;&quot;},&quot;isTemporary&quot;:false},{&quot;id&quot;:&quot;4101a3ac-e00a-38db-81e0-ac15d6cccafc&quot;,&quot;itemData&quot;:{&quot;type&quot;:&quot;article-journal&quot;,&quot;id&quot;:&quot;4101a3ac-e00a-38db-81e0-ac15d6cccafc&quot;,&quot;title&quot;:&quot;2012 National Lakes Assessment. Field Operations Manual. EPA 841-B-11-003&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2-field-operations-manual&quot;,&quot;issued&quot;:{&quot;date-parts&quot;:[[2011]]},&quot;container-title-short&quot;:&quot;&quot;},&quot;isTemporary&quot;:false},{&quot;id&quot;:&quot;73b886f4-4046-3ea0-8068-02701920128c&quot;,&quot;itemData&quot;:{&quot;type&quot;:&quot;article-journal&quot;,&quot;id&quot;:&quot;73b886f4-4046-3ea0-8068-02701920128c&quot;,&quot;title&quot;:&quot;Survey of the Nation's Lakes. Field Operations Manual. EPA 841-B-07- 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07-field-operations-manual&quot;,&quot;issued&quot;:{&quot;date-parts&quot;:[[2007]]},&quot;publisher-place&quot;:&quot;Washington, DC.&quot;,&quot;container-title-short&quot;:&quot;&quot;},&quot;isTemporary&quot;:false}]},{&quot;citationID&quot;:&quot;MENDELEY_CITATION_ccc5aa72-4a7c-4edc-9eee-d8e5a34c4a56&quot;,&quot;properties&quot;:{&quot;noteIndex&quot;:0},&quot;isEdited&quot;:false,&quot;manualOverride&quot;:{&quot;isManuallyOverridden&quot;:false,&quot;citeprocText&quot;:&quot;(USEPA, 2007a, 2012, 2017b)&quot;,&quot;manualOverrideText&quot;:&quot;&quot;},&quot;citationTag&quot;:&quot;MENDELEY_CITATION_v3_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&quot;,&quot;citationItems&quot;:[{&quot;id&quot;:&quot;e1c416e5-7028-3baf-a500-74d328f6b01d&quot;,&quot;itemData&quot;:{&quot;type&quot;:&quot;article-journal&quot;,&quot;id&quot;:&quot;e1c416e5-7028-3baf-a500-74d328f6b01d&quot;,&quot;title&quot;:&quot;National Lakes Assessment 2017. Laboratory Operations Manual. V.1.1. EPA 841‐B‐16‐ 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7-laboratory-operations-manual&quot;,&quot;issued&quot;:{&quot;date-parts&quot;:[[2017]]},&quot;container-title-short&quot;:&quot;&quot;},&quot;isTemporary&quot;:false},{&quot;id&quot;:&quot;ad513de8-0114-30a0-9a64-6ebad1156d7f&quot;,&quot;itemData&quot;:{&quot;type&quot;:&quot;article-journal&quot;,&quot;id&quot;:&quot;ad513de8-0114-30a0-9a64-6ebad1156d7f&quot;,&quot;title&quot;:&quot;2012 National Lakes Assessment. Laboratory Operations Manual. EPA-841-B-11-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2-laboratory-operations-manual&quot;,&quot;issued&quot;:{&quot;date-parts&quot;:[[2012]]},&quot;container-title-short&quot;:&quot;&quot;},&quot;isTemporary&quot;:false},{&quot;id&quot;:&quot;45ade7d1-5eb2-3766-a6e2-00edb39d9e55&quot;,&quot;itemData&quot;:{&quot;type&quot;:&quot;article-journal&quot;,&quot;id&quot;:&quot;45ade7d1-5eb2-3766-a6e2-00edb39d9e55&quot;,&quot;title&quot;:&quot; Survey of the Nation’s Lakes: Integrated Quality Assurance Project Plan. EPA/841-B-07-003&quot;,&quot;author&quot;:[{&quot;family&quot;:&quot;USEPA&quot;,&quot;given&quot;:&quot;&quot;,&quot;parse-names&quot;:false,&quot;dropping-particle&quot;:&quot;&quot;,&quot;non-dropping-particle&quot;:&quot;&quot;}],&quot;container-title&quot;:&quot;U.S. Environmental Protection Agency, Office of Water and Office of Research and Development, Washington, DC&quot;,&quot;accessed&quot;:{&quot;date-parts&quot;:[[2022,7,19]]},&quot;URL&quot;:&quot;https://www.epa.gov/national-aquatic-resource-surveys/national-lakes-assessment-2007-quality-assurance-project-plan&quot;,&quot;issued&quot;:{&quot;date-parts&quot;:[[2007]]},&quot;container-title-short&quot;:&quot;&quot;},&quot;isTemporary&quot;:false}]},{&quot;citationID&quot;:&quot;MENDELEY_CITATION_881dc6c8-9292-41a6-8947-22b813668f01&quot;,&quot;properties&quot;:{&quot;noteIndex&quot;:0},&quot;isEdited&quot;:false,&quot;manualOverride&quot;:{&quot;isManuallyOverridden&quot;:false,&quot;citeprocText&quot;:&quot;(R Core Team, 2022)&quot;,&quot;manualOverrideText&quot;:&quot;&quot;},&quot;citationTag&quot;:&quot;MENDELEY_CITATION_v3_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&quot;,&quot;citationItems&quot;:[{&quot;id&quot;:&quot;5aa842de-f865-3b5d-b4f2-229e0f9ce674&quot;,&quot;itemData&quot;:{&quot;type&quot;:&quot;article&quot;,&quot;id&quot;:&quot;5aa842de-f865-3b5d-b4f2-229e0f9ce674&quot;,&quot;title&quot;:&quot;R: A Language and Environment for Statistical Computing&quot;,&quot;author&quot;:[{&quot;family&quot;:&quot;R Core Team&quot;,&quot;given&quot;:&quot;&quot;,&quot;parse-names&quot;:false,&quot;dropping-particle&quot;:&quot;&quot;,&quot;non-dropping-particle&quot;:&quot;&quot;}],&quot;URL&quot;:&quot;https://www.R-project.org/&quot;,&quot;issued&quot;:{&quot;date-parts&quot;:[[2022]]},&quot;publisher-place&quot;:&quot;Vienna, Austria&quot;,&quot;container-title-short&quot;:&quot;&quot;},&quot;isTemporary&quot;:false}]},{&quot;citationID&quot;:&quot;MENDELEY_CITATION_f312f70e-d2d0-4fad-bf05-65c36933eafc&quot;,&quot;properties&quot;:{&quot;noteIndex&quot;:0},&quot;isEdited&quot;:false,&quot;manualOverride&quot;:{&quot;isManuallyOverridden&quot;:false,&quot;citeprocText&quot;:&quot;(Wickham et al., 2019)&quot;,&quot;manualOverrideText&quot;:&quot;&quot;},&quot;citationTag&quot;:&quot;MENDELEY_CITATION_v3_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gUGFpZ2U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RE9JIjoiMTAuMjExMDUvam9zcy4wMTY4NiIsImlzc3VlZCI6eyJkYXRlLXBhcnRzIjpbWzIwMTldXX0sInBhZ2UiOiIxNjg2IiwiaXNzdWUiOiI0MyIsInZvbHVtZSI6IjQiLCJjb250YWluZXItdGl0bGUtc2hvcnQiOiIifSwiaXNUZW1wb3JhcnkiOmZhbHNlfV19&quot;,&quot;citationItems&quot;:[{&quot;id&quot;:&quot;210446fb-9613-38a3-bff2-3e319eaabd83&quot;,&quot;itemData&quot;:{&quot;type&quot;:&quot;article-journal&quot;,&quot;id&quot;:&quot;210446fb-9613-38a3-bff2-3e319eaabd83&quot;,&quot;title&quot;:&quot;Welcome to the tidyverse&quot;,&quot;author&quot;:[{&quot;family&quot;:&quot;Wickham&quot;,&quot;given&quot;:&quot;Hadley&quot;,&quot;parse-names&quot;:false,&quot;dropping-particle&quot;:&quot;&quot;,&quot;non-dropping-particle&quot;:&quot;&quot;},{&quot;family&quot;:&quot;Averick&quot;,&quot;given&quot;:&quot;Mara&quot;,&quot;parse-names&quot;:false,&quot;dropping-particle&quot;:&quot;&quot;,&quot;non-dropping-particle&quot;:&quot;&quot;},{&quot;family&quot;:&quot;Bryan&quot;,&quot;given&quot;:&quot;Jennifer&quot;,&quot;parse-names&quot;:false,&quot;dropping-particle&quot;:&quot;&quot;,&quot;non-dropping-particle&quot;:&quot;&quot;},{&quot;family&quot;:&quot;Chang&quot;,&quot;given&quot;:&quot;Winston&quot;,&quot;parse-names&quot;:false,&quot;dropping-particle&quot;:&quot;&quot;,&quot;non-dropping-particle&quot;:&quot;&quot;},{&quot;family&quot;:&quot;McGowan&quot;,&quot;given&quot;:&quot;Lucy D'Agostino&quot;,&quot;parse-names&quot;:false,&quot;dropping-particle&quot;:&quot;&quot;,&quot;non-dropping-particle&quot;:&quot;&quot;},{&quot;family&quot;:&quot;François&quot;,&quot;given&quot;:&quot;Romain&quot;,&quot;parse-names&quot;:false,&quot;dropping-particle&quot;:&quot;&quot;,&quot;non-dropping-particle&quot;:&quot;&quot;},{&quot;family&quot;:&quot;Grolemund&quot;,&quot;given&quot;:&quot;Garrett&quot;,&quot;parse-names&quot;:false,&quot;dropping-particle&quot;:&quot;&quot;,&quot;non-dropping-particle&quot;:&quot;&quot;},{&quot;family&quot;:&quot;Hayes&quot;,&quot;given&quot;:&quot;Alex&quot;,&quot;parse-names&quot;:false,&quot;dropping-particle&quot;:&quot;&quot;,&quot;non-dropping-particle&quot;:&quot;&quot;},{&quot;family&quot;:&quot;Henry&quot;,&quot;given&quot;:&quot;Lionel&quot;,&quot;parse-names&quot;:false,&quot;dropping-particle&quot;:&quot;&quot;,&quot;non-dropping-particle&quot;:&quot;&quot;},{&quot;family&quot;:&quot;Hester&quot;,&quot;given&quot;:&quot;Jim&quot;,&quot;parse-names&quot;:false,&quot;dropping-particle&quot;:&quot;&quot;,&quot;non-dropping-particle&quot;:&quot;&quot;},{&quot;family&quot;:&quot;Kuhn&quot;,&quot;given&quot;:&quot;Max&quot;,&quot;parse-names&quot;:false,&quot;dropping-particle&quot;:&quot;&quot;,&quot;non-dropping-particle&quot;:&quot;&quot;},{&quot;family&quot;:&quot;Pedersen&quot;,&quot;given&quot;:&quot;Thomas Lin&quot;,&quot;parse-names&quot;:false,&quot;dropping-particle&quot;:&quot;&quot;,&quot;non-dropping-particle&quot;:&quot;&quot;},{&quot;family&quot;:&quot;Miller&quot;,&quot;given&quot;:&quot;Evan&quot;,&quot;parse-names&quot;:false,&quot;dropping-particle&quot;:&quot;&quot;,&quot;non-dropping-particle&quot;:&quot;&quot;},{&quot;family&quot;:&quot;Bache&quot;,&quot;given&quot;:&quot;Stephan Milton&quot;,&quot;parse-names&quot;:false,&quot;dropping-particle&quot;:&quot;&quot;,&quot;non-dropping-particle&quot;:&quot;&quot;},{&quot;family&quot;:&quot;Müller&quot;,&quot;given&quot;:&quot;Kirill&quot;,&quot;parse-names&quot;:false,&quot;dropping-particle&quot;:&quot;&quot;,&quot;non-dropping-particle&quot;:&quot;&quot;},{&quot;family&quot;:&quot;Ooms&quot;,&quot;given&quot;:&quot;Jeroen&quot;,&quot;parse-names&quot;:false,&quot;dropping-particle&quot;:&quot;&quot;,&quot;non-dropping-particle&quot;:&quot;&quot;},{&quot;family&quot;:&quot;Robinson&quot;,&quot;given&quot;:&quot;David&quot;,&quot;parse-names&quot;:false,&quot;dropping-particle&quot;:&quot;&quot;,&quot;non-dropping-particle&quot;:&quot;&quot;},{&quot;family&quot;:&quot;Seidel&quot;,&quot;given&quot;:&quot;Dana Paige&quot;,&quot;parse-names&quot;:false,&quot;dropping-particle&quot;:&quot;&quot;,&quot;non-dropping-particle&quot;:&quot;&quot;},{&quot;family&quot;:&quot;Spinu&quot;,&quot;given&quot;:&quot;Vitalie&quot;,&quot;parse-names&quot;:false,&quot;dropping-particle&quot;:&quot;&quot;,&quot;non-dropping-particle&quot;:&quot;&quot;},{&quot;family&quot;:&quot;Takahashi&quot;,&quot;given&quot;:&quot;Kohske&quot;,&quot;parse-names&quot;:false,&quot;dropping-particle&quot;:&quot;&quot;,&quot;non-dropping-particle&quot;:&quot;&quot;},{&quot;family&quot;:&quot;Vaughan&quot;,&quot;given&quot;:&quot;Davis&quot;,&quot;parse-names&quot;:false,&quot;dropping-particle&quot;:&quot;&quot;,&quot;non-dropping-particle&quot;:&quot;&quot;},{&quot;family&quot;:&quot;Wilke&quot;,&quot;given&quot;:&quot;Claus&quot;,&quot;parse-names&quot;:false,&quot;dropping-particle&quot;:&quot;&quot;,&quot;non-dropping-particle&quot;:&quot;&quot;},{&quot;family&quot;:&quot;Woo&quot;,&quot;given&quot;:&quot;Kara&quot;,&quot;parse-names&quot;:false,&quot;dropping-particle&quot;:&quot;&quot;,&quot;non-dropping-particle&quot;:&quot;&quot;},{&quot;family&quot;:&quot;Yutani&quot;,&quot;given&quot;:&quot;Hiroaki&quot;,&quot;parse-names&quot;:false,&quot;dropping-particle&quot;:&quot;&quot;,&quot;non-dropping-particle&quot;:&quot;&quot;}],&quot;container-title&quot;:&quot;Journal of Open Source Software&quot;,&quot;DOI&quot;:&quot;10.21105/joss.01686&quot;,&quot;issued&quot;:{&quot;date-parts&quot;:[[2019]]},&quot;page&quot;:&quot;1686&quot;,&quot;issue&quot;:&quot;43&quot;,&quot;volume&quot;:&quot;4&quot;,&quot;container-title-short&quot;:&quot;&quot;},&quot;isTemporary&quot;:false}]},{&quot;citationID&quot;:&quot;MENDELEY_CITATION_73ee567a-5a1c-4648-a6ac-52a3f7e5bf78&quot;,&quot;properties&quot;:{&quot;noteIndex&quot;:0},&quot;isEdited&quot;:false,&quot;manualOverride&quot;:{&quot;isManuallyOverridden&quot;:false,&quot;citeprocText&quot;:&quot;(Dumelle et al., 2022)&quot;,&quot;manualOverrideText&quot;:&quot;&quot;},&quot;citationTag&quot;:&quot;MENDELEY_CITATION_v3_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&quot;,&quot;citationItems&quot;:[{&quot;id&quot;:&quot;41a1c899-6d4c-349e-ab8f-10b327164ca9&quot;,&quot;itemData&quot;:{&quot;type&quot;:&quot;article&quot;,&quot;id&quot;:&quot;41a1c899-6d4c-349e-ab8f-10b327164ca9&quot;,&quot;title&quot;:&quot;spsurvey: Spatial Sampling Design and Analysis&quot;,&quot;author&quot;:[{&quot;family&quot;:&quot;Dumelle&quot;,&quot;given&quot;:&quot;Michael&quot;,&quot;parse-names&quot;:false,&quot;dropping-particle&quot;:&quot;&quot;,&quot;non-dropping-particle&quot;:&quot;&quot;},{&quot;family&quot;:&quot;Kincaid&quot;,&quot;given&quot;:&quot;Thomas M&quot;,&quot;parse-names&quot;:false,&quot;dropping-particle&quot;:&quot;&quot;,&quot;non-dropping-particle&quot;:&quot;&quot;},{&quot;family&quot;:&quot;Olsen&quot;,&quot;given&quot;:&quot;Anthony R&quot;,&quot;parse-names&quot;:false,&quot;dropping-particle&quot;:&quot;&quot;,&quot;non-dropping-particle&quot;:&quot;&quot;},{&quot;family&quot;:&quot;Weber&quot;,&quot;given&quot;:&quot;Marc H&quot;,&quot;parse-names&quot;:false,&quot;dropping-particle&quot;:&quot;&quot;,&quot;non-dropping-particle&quot;:&quot;&quot;}],&quot;issued&quot;:{&quot;date-parts&quot;:[[2022]]},&quot;container-title-short&quot;:&quot;&quot;},&quot;isTemporary&quot;:false}]},{&quot;citationID&quot;:&quot;MENDELEY_CITATION_e02d3ac6-0a38-4fbf-8b59-79a25299baef&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ZTAyZDNhYzYtMGEzOC00ZmJmLThiNTktNzlhMjUyOTliYWVm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7c7888b7-f918-4ca6-a6e8-2cd54f39870a&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N2M3ODg4YjctZjkxOC00Y2E2LWE2ZTgtMmNkNTRmMzk4NzBh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1ae375a4-45f3-4fb1-ae5a-310d2aa93e57&quot;,&quot;properties&quot;:{&quot;noteIndex&quot;:0},&quot;isEdited&quot;:false,&quot;manualOverride&quot;:{&quot;isManuallyOverridden&quot;:false,&quot;citeprocText&quot;:&quot;(Burns, 2004)&quot;,&quot;manualOverrideText&quot;:&quot;&quot;},&quot;citationItems&quot;:[{&quot;id&quot;:&quot;abf7ae98-264d-3737-98e9-7ba0f0da373e&quot;,&quot;itemData&quot;:{&quot;type&quot;:&quot;article-journal&quot;,&quot;id&quot;:&quot;abf7ae98-264d-3737-98e9-7ba0f0da373e&quot;,&quot;title&quot;:&quot;The effects of atmospheric nitrogen deposition in the Rocky Mountains of Colorado and southern Wyoming, USA-a critical review&quot;,&quot;groupId&quot;:&quot;5ef781fd-caaf-33bf-becc-56555895aaae&quot;,&quot;author&quot;:[{&quot;family&quot;:&quot;Burns&quot;,&quot;given&quot;:&quot;Douglas A.&quot;,&quot;parse-names&quot;:false,&quot;dropping-particle&quot;:&quot;&quot;,&quot;non-dropping-particle&quot;:&quot;&quot;}],&quot;container-title&quot;:&quot;Environmental pollution (Barking, Essex : 1987)&quot;,&quot;accessed&quot;:{&quot;date-parts&quot;:[[2022,4,11]]},&quot;DOI&quot;:&quot;10.1016/S0269-7491(03)00264-1&quot;,&quot;ISSN&quot;:&quot;0269-7491&quot;,&quot;PMID&quot;:&quot;14568725&quot;,&quot;URL&quot;:&quot;https://pubmed.ncbi.nlm.nih.gov/14568725/&quot;,&quot;issued&quot;:{&quot;date-parts&quot;:[[2004,2,1]]},&quot;page&quot;:&quot;257-269&quot;,&quot;abstract&quot;:&quot;The Rocky Mountains of Colorado and southern Wyoming receive atmospheric nitrogen (N) deposition that ranges from 2 to 7 kg ha-1 yr -1, and some previous research indicates pronounced ecosystem effects at the highest rates of deposition. This paper provides a critical review of previously published studies on the effects of atmospheric N deposition in the region. Plant community changes have been demonstrated through N fertilization studies, however, N limitation is still widely reported in alpine tundra and subalpine forests of the Front Range, and sensitivity to changes in snow cover alone indicate the importance of climate sensitivity in these ecosystems. Retention of N in atmospheric wet deposition is &lt;50% in some watersheds east of the Continental Divide, which reflects low biomass and a short growing season relative to the timing and N load in deposition. Regional upward temporal trends in surface water NO3- concentrations have not been demonstrated, and future trend analyses must consider the role of climate as well as N deposition. Relatively high rates of atmospheric N deposition east of the Divide may have altered nutrient limitation of phytoplankton, species composition of diatoms, and amphibian populations, but most of these effects have been inconclusive to date, and additional studies are needed to confirm hypothesized cause and effect relations. Projected future population growth and energy use in Colorado and the west increase the likelihood that the subtle effects of atmospheric N deposition now evident in the Front Range will become more pronounced and widespread in the future. © 2003 Elsevier Ltd. All rights reserved.&quot;,&quot;publisher&quot;:&quot;Environ Pollut&quot;,&quot;issue&quot;:&quot;2&quot;,&quot;volume&quot;:&quot;127&quot;,&quot;container-title-short&quot;:&quot;Environ Pollut&quot;},&quot;isTemporary&quot;:false}],&quot;citationTag&quot;:&quot;MENDELEY_CITATION_v3_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&quot;},{&quot;citationID&quot;:&quot;MENDELEY_CITATION_a3b8f744-5e4d-4d71-83e1-8d077188be9a&quot;,&quot;properties&quot;:{&quot;noteIndex&quot;:0},&quot;isEdited&quot;:false,&quot;manualOverride&quot;:{&quot;isManuallyOverridden&quot;:false,&quot;citeprocText&quot;:&quot;(Kopáček et al., 2000)&quot;,&quot;manualOverrideText&quot;:&quot;&quot;},&quot;citationItems&quot;:[{&quot;id&quot;:&quot;bfd4867d-d9a0-3f2b-bf9a-ef4f121cba00&quot;,&quot;itemData&quot;:{&quot;type&quot;:&quot;article-journal&quot;,&quot;id&quot;:&quot;bfd4867d-d9a0-3f2b-bf9a-ef4f121cba00&quot;,&quot;title&quot;:&quot;Factors governing nutrient status of mountain lakes in the Tatra Mountains&quot;,&quot;groupId&quot;:&quot;5ef781fd-caaf-33bf-becc-56555895aaae&quot;,&quot;author&quot;:[{&quot;family&quot;:&quot;Kopáček&quot;,&quot;given&quot;:&quot;Jiří&quot;,&quot;parse-names&quot;:false,&quot;dropping-particle&quot;:&quot;&quot;,&quot;non-dropping-particle&quot;:&quot;&quot;},{&quot;family&quot;:&quot;Stuchlík&quot;,&quot;given&quot;:&quot;Evžen&quot;,&quot;parse-names&quot;:false,&quot;dropping-particle&quot;:&quot;&quot;,&quot;non-dropping-particle&quot;:&quot;&quot;},{&quot;family&quot;:&quot;Straškrabová&quot;,&quot;given&quot;:&quot;Věra&quot;,&quot;parse-names&quot;:false,&quot;dropping-particle&quot;:&quot;&quot;,&quot;non-dropping-particle&quot;:&quot;&quot;},{&quot;family&quot;:&quot;Pšenáková&quot;,&quot;given&quot;:&quot;Petra&quot;,&quot;parse-names&quot;:false,&quot;dropping-particle&quot;:&quot;&quot;,&quot;non-dropping-particle&quot;:&quot;&quot;}],&quot;container-title&quot;:&quot;Freshwater Biology&quot;,&quot;accessed&quot;:{&quot;date-parts&quot;:[[2022,4,11]]},&quot;DOI&quot;:&quot;10.1046/J.1365-2427.2000.00569.X&quot;,&quot;ISSN&quot;:&quot;1365-2427&quot;,&quot;URL&quot;:&quot;https://onlinelibrary.wiley.com/doi/full/10.1046/j.1365-2427.2000.00569.x&quot;,&quot;issued&quot;:{&quot;date-parts&quot;:[[2000,3,1]]},&quot;page&quot;:&quot;369-383&quot;,&quot;abstract&quot;:&quot;1. Nutrient and chlorophyll a levels, and bacterial numbers of 84 glacial lakes in the Tatra Mountains (Slovakia and Poland, Central Europe) were determined to assess the impact of catchment vegetation and water acidity on lake trophic status. 2. Catchment vegetation was the crucial factor governing nutrient content of lakes. 3. Concentrations of organic carbon, organic nitrogen, and chlorophyll a, and bacterial numbers were tightly correlated with total phosphorus (TP) content. Their levels were the highest in forest lakes, then decreased in alpine lakes with decreasing amount of catchment vegetation and soil cover, and were the lowest in lakes situated in bare rocks. 4. The above pattern was further modified by lake water acidity. Concentrations of TP, organic carbon, and chlorophyll a were lower in alpine lakes with pH between 5 and 6 than in more or less acid alpine lakes. Zooplankton was absent in all alpine lakes with pH between 5 and 6. 5. Nitrate concentrations followed an inverse trend to TP; lowest values were in forest lakes, then increased with decreasing amount of catchment soils and vegetation. Within the lakes of the same type of catchment vegetation, nitrate concentrations were negatively correlated to TP. N-saturation of catchment areas and lake primary production were dominant processes controlling nitrate levels in lakes and nitrate contribution to lake acidification.&quot;,&quot;publisher&quot;:&quot;John Wiley &amp; Sons, Ltd&quot;,&quot;issue&quot;:&quot;3&quot;,&quot;volume&quot;:&quot;43&quot;,&quot;container-title-short&quot;:&quot;&quot;},&quot;isTemporary&quot;:false}],&quot;citationTag&quot;:&quot;MENDELEY_CITATION_v3_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&quot;},{&quot;citationID&quot;:&quot;MENDELEY_CITATION_9f88fa46-3c41-4c21-90d9-618b1d283d8d&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OWY4OGZhNDYtM2M0MS00YzIxLTkwZDktNjE4YjFkMjgzZDhk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4b1807cb-a7a2-4d72-83a8-f2f1d7fa6873&quot;,&quot;properties&quot;:{&quot;noteIndex&quot;:0},&quot;isEdited&quot;:false,&quot;manualOverride&quot;:{&quot;isManuallyOverridden&quot;:false,&quot;citeprocText&quot;:&quot;(Reid et al., 2019)&quot;,&quot;manualOverrideText&quot;:&quot;&quot;},&quot;citationTag&quot;:&quot;MENDELEY_CITATION_v3_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&quot;,&quot;citationItems&quot;:[{&quot;id&quot;:&quot;864d03e6-d288-3f54-8d31-553f6eb5e7b7&quot;,&quot;itemData&quot;:{&quot;type&quot;:&quot;article-journal&quot;,&quot;id&quot;:&quot;864d03e6-d288-3f54-8d31-553f6eb5e7b7&quot;,&quot;title&quot;:&quot;Emerging threats and persistent conservation challenges for freshwater biodiversity&quot;,&quot;author&quot;:[{&quot;family&quot;:&quot;Reid&quot;,&quot;given&quot;:&quot;Andrea J.&quot;,&quot;parse-names&quot;:false,&quot;dropping-particle&quot;:&quot;&quot;,&quot;non-dropping-particle&quot;:&quot;&quot;},{&quot;family&quot;:&quot;Carlson&quot;,&quot;given&quot;:&quot;Andrew K.&quot;,&quot;parse-names&quot;:false,&quot;dropping-particle&quot;:&quot;&quot;,&quot;non-dropping-particle&quot;:&quot;&quot;},{&quot;family&quot;:&quot;Creed&quot;,&quot;given&quot;:&quot;Irena F.&quot;,&quot;parse-names&quot;:false,&quot;dropping-particle&quot;:&quot;&quot;,&quot;non-dropping-particle&quot;:&quot;&quot;},{&quot;family&quot;:&quot;Eliason&quot;,&quot;given&quot;:&quot;Erika J.&quot;,&quot;parse-names&quot;:false,&quot;dropping-particle&quot;:&quot;&quot;,&quot;non-dropping-particle&quot;:&quot;&quot;},{&quot;family&quot;:&quot;Gell&quot;,&quot;given&quot;:&quot;Peter A.&quot;,&quot;parse-names&quot;:false,&quot;dropping-particle&quot;:&quot;&quot;,&quot;non-dropping-particle&quot;:&quot;&quot;},{&quot;family&quot;:&quot;Johnson&quot;,&quot;given&quot;:&quot;Pieter T.J.&quot;,&quot;parse-names&quot;:false,&quot;dropping-particle&quot;:&quot;&quot;,&quot;non-dropping-particle&quot;:&quot;&quot;},{&quot;family&quot;:&quot;Kidd&quot;,&quot;given&quot;:&quot;Karen A.&quot;,&quot;parse-names&quot;:false,&quot;dropping-particle&quot;:&quot;&quot;,&quot;non-dropping-particle&quot;:&quot;&quot;},{&quot;family&quot;:&quot;MacCormack&quot;,&quot;given&quot;:&quot;Tyson J.&quot;,&quot;parse-names&quot;:false,&quot;dropping-particle&quot;:&quot;&quot;,&quot;non-dropping-particle&quot;:&quot;&quot;},{&quot;family&quot;:&quot;Olden&quot;,&quot;given&quot;:&quot;Julian D.&quot;,&quot;parse-names&quot;:false,&quot;dropping-particle&quot;:&quot;&quot;,&quot;non-dropping-particle&quot;:&quot;&quot;},{&quot;family&quot;:&quot;Ormerod&quot;,&quot;given&quot;:&quot;Steve J.&quot;,&quot;parse-names&quot;:false,&quot;dropping-particle&quot;:&quot;&quot;,&quot;non-dropping-particle&quot;:&quot;&quot;},{&quot;family&quot;:&quot;Smol&quot;,&quot;given&quot;:&quot;John P.&quot;,&quot;parse-names&quot;:false,&quot;dropping-particle&quot;:&quot;&quot;,&quot;non-dropping-particle&quot;:&quot;&quot;},{&quot;family&quot;:&quot;Taylor&quot;,&quot;given&quot;:&quot;William W.&quot;,&quot;parse-names&quot;:false,&quot;dropping-particle&quot;:&quot;&quot;,&quot;non-dropping-particle&quot;:&quot;&quot;},{&quot;family&quot;:&quot;Tockner&quot;,&quot;given&quot;:&quot;Klement&quot;,&quot;parse-names&quot;:false,&quot;dropping-particle&quot;:&quot;&quot;,&quot;non-dropping-particle&quot;:&quot;&quot;},{&quot;family&quot;:&quot;Vermaire&quot;,&quot;given&quot;:&quot;Jesse C.&quot;,&quot;parse-names&quot;:false,&quot;dropping-particle&quot;:&quot;&quot;,&quot;non-dropping-particle&quot;:&quot;&quot;},{&quot;family&quot;:&quot;Dudgeon&quot;,&quot;given&quot;:&quot;David&quot;,&quot;parse-names&quot;:false,&quot;dropping-particle&quot;:&quot;&quot;,&quot;non-dropping-particle&quot;:&quot;&quot;},{&quot;family&quot;:&quot;Cooke&quot;,&quot;given&quot;:&quot;Steven J.&quot;,&quot;parse-names&quot;:false,&quot;dropping-particle&quot;:&quot;&quot;,&quot;non-dropping-particle&quot;:&quot;&quot;}],&quot;container-title&quot;:&quot;Biological Reviews&quot;,&quot;accessed&quot;:{&quot;date-parts&quot;:[[2021,5,27]]},&quot;DOI&quot;:&quot;10.1111/brv.12480&quot;,&quot;ISSN&quot;:&quot;1469185X&quot;,&quot;PMID&quot;:&quot;30467930&quot;,&quot;issued&quot;:{&quot;date-parts&quot;:[[2019,6,1]]},&quot;page&quot;:&quot;849-873&quot;,&quot;abstract&quot;:&quot;In the 12 years since Dudgeon et al. (2006) reviewed major pressures on freshwater ecosystems, the biodiversity crisis in the world's lakes, reservoirs, rivers, streams and wetlands has deepened. While lakes, reservoirs and rivers cover only 2.3% of the Earth's surface, these ecosystems host at least 9.5% of the Earth's described animal species. Furthermore, using the World Wide Fund for Nature's Living Planet Index, freshwater population declines (83% between 1970 and 2014) continue to outpace contemporaneous declines in marine or terrestrial systems. The Anthropocene has brought multiple new and varied threats that disproportionately impact freshwater systems. We document 12 emerging threats to freshwater biodiversity that are either entirely new since 2006 or have since intensified: (i) changing climates; (ii) e-commerce and invasions; (iii) infectious diseases; (iv) harmful algal blooms; (v) expanding hydropower; (vi) emerging contaminants; (vii) engineered nanomaterials; (viii) microplastic pollution; (ix) light and noise; (x) freshwater salinisation; (xi) declining calcium; and (xii) cumulative stressors. Effects are evidenced for amphibians, fishes, invertebrates, microbes, plants, turtles and waterbirds, with potential for ecosystem-level changes through bottom-up and top-down processes. In our highly uncertain future, the net effects of these threats raise serious concerns for freshwater ecosystems. However, we also highlight opportunities for conservation gains as a result of novel management tools (e.g. environmental flows, environmental DNA) and specific conservation-oriented actions (e.g. dam removal, habitat protection policies, managed relocation of species) that have been met with varying levels of success. Moving forward, we advocate hybrid approaches that manage fresh waters as crucial ecosystems for human life support as well as essential hotspots of biodiversity and ecological function. Efforts to reverse global trends in freshwater degradation now depend on bridging an immense gap between the aspirations of conservation biologists and the accelerating rate of species endangerment.&quot;,&quot;publisher&quot;:&quot;Blackwell Publishing Ltd&quot;,&quot;issue&quot;:&quot;3&quot;,&quot;volume&quot;:&quot;94&quot;,&quot;container-title-short&quot;:&quot;&quot;},&quot;isTemporary&quot;:false}]},{&quot;citationID&quot;:&quot;MENDELEY_CITATION_81cb80c6-9423-4f7d-ac3f-b6620eb12a1b&quot;,&quot;properties&quot;:{&quot;noteIndex&quot;:0},&quot;isEdited&quot;:false,&quot;manualOverride&quot;:{&quot;isManuallyOverridden&quot;:false,&quot;citeprocText&quot;:&quot;(Smith &amp;#38; Schindler, 2009)&quot;,&quot;manualOverrideText&quot;:&quot;&quot;},&quot;citationTag&quot;:&quot;MENDELEY_CITATION_v3_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&quot;,&quot;citationItems&quot;:[{&quot;id&quot;:&quot;f8a66106-9f44-3703-8b62-deca7957af5b&quot;,&quot;itemData&quot;:{&quot;type&quot;:&quot;article-journal&quot;,&quot;id&quot;:&quot;f8a66106-9f44-3703-8b62-deca7957af5b&quot;,&quot;title&quot;:&quot;Eutrophication science: where do we go from here?&quot;,&quot;author&quot;:[{&quot;family&quot;:&quot;Smith&quot;,&quot;given&quot;:&quot;Val H.&quot;,&quot;parse-names&quot;:false,&quot;dropping-particle&quot;:&quot;&quot;,&quot;non-dropping-particle&quot;:&quot;&quot;},{&quot;family&quot;:&quot;Schindler&quot;,&quot;given&quot;:&quot;David W.&quot;,&quot;parse-names&quot;:false,&quot;dropping-particle&quot;:&quot;&quot;,&quot;non-dropping-particle&quot;:&quot;&quot;}],&quot;container-title&quot;:&quot;Trends in Ecology &amp; Evolution&quot;,&quot;accessed&quot;:{&quot;date-parts&quot;:[[2021,10,2]]},&quot;DOI&quot;:&quot;10.1016/J.TREE.2008.11.009&quot;,&quot;ISSN&quot;:&quot;0169-5347&quot;,&quot;issued&quot;:{&quot;date-parts&quot;:[[2009,4,1]]},&quot;page&quot;:&quot;201-207&quot;,&quot;abstract&quot;:&quot;Cultural eutrophication has become the primary water quality issue for most of the freshwater and coastal marine ecosystems in the world. However, despite extensive research during the past four to five decades, many key questions in eutrophication science remain unanswered. Much is yet to be understood concerning the interactions that can occur between nutrients and ecosystem stability: whether they are stable or not, alternate states pose important complexities for the management of aquatic resources. Evidence is also mounting rapidly that nutrients strongly influence the fate and effects of other non-nutrient contaminants, including pathogens. In addition, it will be important to resolve ongoing debates about the optimal design of nutrient loading controls as a water quality management strategy for estuarine and coastal marine ecosystems. © 2009 Elsevier Ltd. All rights reserved.&quot;,&quot;publisher&quot;:&quot;Elsevier Current Trends&quot;,&quot;issue&quot;:&quot;4&quot;,&quot;volume&quot;:&quot;24&quot;,&quot;container-title-short&quot;:&quot;&quot;},&quot;isTemporary&quot;:false}]},{&quot;citationID&quot;:&quot;MENDELEY_CITATION_65af6af3-d3e6-4998-951d-befcd0f5cb78&quot;,&quot;properties&quot;:{&quot;noteIndex&quot;:0},&quot;isEdited&quot;:false,&quot;manualOverride&quot;:{&quot;isManuallyOverridden&quot;:false,&quot;citeprocText&quot;:&quot;(Camargo &amp;#38; Alonso, 2006)&quot;,&quot;manualOverrideText&quot;:&quot;&quot;},&quot;citationTag&quot;:&quot;MENDELEY_CITATION_v3_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&quot;,&quot;citationItems&quot;:[{&quot;id&quot;:&quot;d642e6a5-9939-35ea-99ab-3e0ade2b235d&quot;,&quot;itemData&quot;:{&quot;type&quot;:&quot;article-journal&quot;,&quot;id&quot;:&quot;d642e6a5-9939-35ea-99ab-3e0ade2b235d&quot;,&quot;title&quot;:&quot;Ecological and toxicological effects of inorganic nitrogen pollution in aquatic ecosystems: A global assessment&quot;,&quot;author&quot;:[{&quot;family&quot;:&quot;Camargo&quot;,&quot;given&quot;:&quot;Julio A.&quot;,&quot;parse-names&quot;:false,&quot;dropping-particle&quot;:&quot;&quot;,&quot;non-dropping-particle&quot;:&quot;&quot;},{&quot;family&quot;:&quot;Alonso&quot;,&quot;given&quot;:&quot;Álvaro&quot;,&quot;parse-names&quot;:false,&quot;dropping-particle&quot;:&quot;&quot;,&quot;non-dropping-particle&quot;:&quot;&quot;}],&quot;container-title&quot;:&quot;Environment International&quot;,&quot;accessed&quot;:{&quot;date-parts&quot;:[[2021,9,28]]},&quot;DOI&quot;:&quot;10.1016/J.ENVINT.2006.05.002&quot;,&quot;ISSN&quot;:&quot;0160-4120&quot;,&quot;issued&quot;:{&quot;date-parts&quot;:[[2006,8,1]]},&quot;page&quot;:&quot;831-849&quot;,&quot;abstract&quot;:&quot;We provide a global assessment, with detailed multi-scale data, of the ecological and toxicological effects generated by inorganic nitrogen pollution in aquatic ecosystems. Our synthesis of the published scientific literature shows three major environmental problems: (1) it can increase the concentration of hydrogen ions in freshwater ecosystems without much acid-neutralizing capacity, resulting in acidification of those systems; (2) it can stimulate or enhance the development, maintenance and proliferation of primary producers, resulting in eutrophication of aquatic ecosystems; (3) it can reach toxic levels that impair the ability of aquatic animals to survive, grow and reproduce. Inorganic nitrogen pollution of ground and surface waters can also induce adverse effects on human health and economy. Because reductions in SO2 emissions have reduced the atmospheric deposition of H2SO4 across large portions of North America and Europe, while emissions of NOx have gone unchecked, HNO3 is now playing an increasing role in the acidification of freshwater ecosystems. This acidification process has caused several adverse effects on primary and secondary producers, with significant biotic impoverishments, particularly concerning invertebrates and fishes, in many atmospherically acidified lakes and streams. The cultural eutrophication of freshwater, estuarine, and coastal marine ecosystems can cause ecological and toxicological effects that are either directly or indirectly related to the proliferation of primary producers. Extensive kills of both invertebrates and fishes are probably the most dramatic manifestation of hypoxia (or anoxia) in eutrophic and hypereutrophic aquatic ecosystems with low water turnover rates. The decline in dissolved oxygen concentrations can also promote the formation of reduced compounds, such as hydrogen sulphide, resulting in higher adverse (toxic) effects on aquatic animals. Additionally, the occurrence of toxic algae can significantly contribute to the extensive kills of aquatic animals. Cyanobacteria, dinoflagellates and diatoms appear to be major responsible that may be stimulated by inorganic nitrogen pollution. Among the different inorganic nitrogenous compounds (NH4+, NH3, NO2-, HNO2, NO3-) that aquatic animals can take up directly from the ambient water, unionized ammonia is the most toxic, while ammonium and nitrate ions are the least toxic. In general, seawater animals seem to be more tolerant to the toxicity of inorganic nitrogenous compounds than freshwater animals, probably because of the ameliorating effect of water salinity (sodium, chloride, calcium and other ions) on the tolerance of aquatic animals. Ingested nitrites and nitrates from polluted drinking waters can induce methemoglobinemia in humans, particularly in young infants, by blocking the oxygen-carrying capacity of hemoglobin. Ingested nitrites and nitrates also have a potential role in developing cancers of the digestive tract through their contribution to the formation of nitrosamines. In addition, some scientific evidences suggest that ingested nitrites and nitrates might result in mutagenicity, teratogenicity and birth defects, contribute to the risks of non-Hodgkin's lymphoma and bladder and ovarian cancers, play a role in the etiology of insulin-dependent diabetes mellitus and in the development of thyroid hypertrophy, or cause spontaneous abortions and respiratory tract infections. Indirect health hazards can occur as a consequence of algal toxins, causing nausea, vomiting, diarrhoea, pneumonia, gastroenteritis, hepatoenteritis, muscular cramps, and several poisoning syndromes (paralytic shellfish poisoning, neurotoxic shellfish poisoning, amnesic shellfish poisoning). Other indirect health hazards can also come from the potential relationship between inorganic nitrogen pollution and human infectious diseases (malaria, cholera). Human sickness and death, extensive kills of aquatic animals, and other negative effects, can have elevated costs on human economy, with the recreation and tourism industry suffering the most important economic impacts, at least locally. It is concluded that levels of total nitrogen lower than 0.5-1.0 mg TN/L could prevent aquatic ecosystems (excluding those ecosystems with naturally high N levels) from developing acidification and eutrophication, at least by inorganic nitrogen pollution. Those relatively low TN levels could also protect aquatic animals against the toxicity of inorganic nitrogenous compounds since, in the absence of eutrophication, surface waters usually present relatively high concentrations of dissolved oxygen, most inorganic reactive nitrogen being in the form of nitrate. Additionally, human health and economy would be safer from the adverse effects of inorganic nitrogen pollution. © 2006 Elsevier Ltd. All rights reserved.&quot;,&quot;publisher&quot;:&quot;Pergamon&quot;,&quot;issue&quot;:&quot;6&quot;,&quot;volume&quot;:&quot;32&quot;,&quot;container-title-short&quot;:&quot;&quot;},&quot;isTemporary&quot;:false}]},{&quot;citationID&quot;:&quot;MENDELEY_CITATION_3e9ad14e-26a9-4729-81ce-49b85b4a6528&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M2U5YWQxNGUtMjZhOS00NzI5LTgxY2UtNDliODViNGE2NTI4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849783d7-74ee-4435-bee2-a33de86054a1&quot;,&quot;properties&quot;:{&quot;noteIndex&quot;:0},&quot;isEdited&quot;:false,&quot;manualOverride&quot;:{&quot;isManuallyOverridden&quot;:false,&quot;citeprocText&quot;:&quot;(USEPA, 2021)&quot;,&quot;manualOverrideText&quot;:&quot;&quot;},&quot;citationItems&quot;:[{&quot;id&quot;:&quot;737e2f6c-ee76-3b08-8f9c-7e1e85c4c825&quot;,&quot;itemData&quot;:{&quot;type&quot;:&quot;article-journal&quot;,&quot;id&quot;:&quot;737e2f6c-ee76-3b08-8f9c-7e1e85c4c825&quot;,&quot;title&quot;:&quot;Ambient Water Quality Criteria Recommendations for Lakes and Reservoirs of the Conterminous United States: Information Supporting the Development of Numeric Nutrient Criteria&quot;,&quot;author&quot;:[{&quot;family&quot;:&quot;USEPA&quot;,&quot;given&quot;:&quot;&quot;,&quot;parse-names&quot;:false,&quot;dropping-particle&quot;:&quot;&quot;,&quot;non-dropping-particle&quot;:&quot;&quot;}],&quot;container-title&quot;:&quot;U.S. Environmental Protection Agency, Washington, DC&quot;,&quot;accessed&quot;:{&quot;date-parts&quot;:[[2022,5,9]]},&quot;URL&quot;:&quot;https://www.epa.gov/nutrient-policy-data/ambient-water-quality-criteria-address-nutrient-pollution-lakes-and-reservoirs&quot;,&quot;issued&quot;:{&quot;date-parts&quot;:[[2021]]}},&quot;isTemporary&quot;:false}],&quot;citationTag&quot;:&quot;MENDELEY_CITATION_v3_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1LDldXX0sIlVSTCI6Imh0dHBzOi8vd3d3LmVwYS5nb3YvbnV0cmllbnQtcG9saWN5LWRhdGEvYW1iaWVudC13YXRlci1xdWFsaXR5LWNyaXRlcmlhLWFkZHJlc3MtbnV0cmllbnQtcG9sbHV0aW9uLWxha2VzLWFuZC1yZXNlcnZvaXJzIiwiaXNzdWVkIjp7ImRhdGUtcGFydHMiOltbMjAyMV1dfX0sImlzVGVtcG9yYXJ5IjpmYWxzZX1dfQ==&quot;},{&quot;citationID&quot;:&quot;MENDELEY_CITATION_31056e60-dbac-4fb1-badd-f56eb22f74bd&quot;,&quot;properties&quot;:{&quot;noteIndex&quot;:0},&quot;isEdited&quot;:false,&quot;manualOverride&quot;:{&quot;isManuallyOverridden&quot;:false,&quot;citeprocText&quot;:&quot;(Finlay et al., 2013)&quot;,&quot;manualOverrideText&quot;:&quot;&quot;},&quot;citationTag&quot;:&quot;MENDELEY_CITATION_v3_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&quot;,&quot;citationItems&quot;:[{&quot;id&quot;:&quot;50740443-8dbc-35a4-baf8-8f9552540205&quot;,&quot;itemData&quot;:{&quot;type&quot;:&quot;article-journal&quot;,&quot;id&quot;:&quot;50740443-8dbc-35a4-baf8-8f9552540205&quot;,&quot;title&quot;:&quot;Human influences on nitrogen removal in lakes&quot;,&quot;author&quot;:[{&quot;family&quot;:&quot;Finlay&quot;,&quot;given&quot;:&quot;Jacques C.&quot;,&quot;parse-names&quot;:false,&quot;dropping-particle&quot;:&quot;&quot;,&quot;non-dropping-particle&quot;:&quot;&quot;},{&quot;family&quot;:&quot;Small&quot;,&quot;given&quot;:&quot;Gaston E.&quot;,&quot;parse-names&quot;:false,&quot;dropping-particle&quot;:&quot;&quot;,&quot;non-dropping-particle&quot;:&quot;&quot;},{&quot;family&quot;:&quot;Sterner&quot;,&quot;given&quot;:&quot;Robert W.&quot;,&quot;parse-names&quot;:false,&quot;dropping-particle&quot;:&quot;&quot;,&quot;non-dropping-particle&quot;:&quot;&quot;}],&quot;container-title&quot;:&quot;Science&quot;,&quot;container-title-short&quot;:&quot;Science (1979)&quot;,&quot;accessed&quot;:{&quot;date-parts&quot;:[[2021,9,28]]},&quot;DOI&quot;:&quot;10.1126/SCIENCE.1242575&quot;,&quot;ISSN&quot;:&quot;0036-8075&quot;,&quot;PMID&quot;:&quot;24115440&quot;,&quot;URL&quot;:&quot;https://experts.umn.edu/en/publications/human-influences-on-nitrogen-removal-in-lakes&quot;,&quot;issued&quot;:{&quot;date-parts&quot;:[[2013]]},&quot;page&quot;:&quot;247-250&quot;,&quot;abstract&quot;:&quo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quot;,&quot;publisher&quot;:&quot;American Association for the Advancement of Science&quot;,&quot;issue&quot;:&quot;6155&quot;,&quot;volume&quot;:&quot;342&quot;},&quot;isTemporary&quot;:false}]},{&quot;citationID&quot;:&quot;MENDELEY_CITATION_12bc0bfe-5e46-479c-8162-a475c5b2b512&quot;,&quot;properties&quot;:{&quot;noteIndex&quot;:0},&quot;isEdited&quot;:false,&quot;manualOverride&quot;:{&quot;isManuallyOverridden&quot;:false,&quot;citeprocText&quot;:&quot;(Carpenter et al., 2011)&quot;,&quot;manualOverrideText&quot;:&quot;&quot;},&quot;citationTag&quot;:&quot;MENDELEY_CITATION_v3_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&quot;,&quot;citationItems&quot;:[{&quot;id&quot;:&quot;88420840-b753-3810-9cca-a8566667ac83&quot;,&quot;itemData&quot;:{&quot;type&quot;:&quot;article-journal&quot;,&quot;id&quot;:&quot;88420840-b753-3810-9cca-a8566667ac83&quot;,&quot;title&quot;:&quot;State of the World's Freshwater Ecosystems: Physical, Chemical, and Biological Changes&quot;,&quot;author&quot;:[{&quot;family&quot;:&quot;Carpenter&quot;,&quot;given&quot;:&quot;Stephen R.&quot;,&quot;parse-names&quot;:false,&quot;dropping-particle&quot;:&quot;&quot;,&quot;non-dropping-particle&quot;:&quot;&quot;},{&quot;family&quot;:&quot;Stanley&quot;,&quot;given&quot;:&quot;Emily H.&quot;,&quot;parse-names&quot;:false,&quot;dropping-particle&quot;:&quot;&quot;,&quot;non-dropping-particle&quot;:&quot;&quot;},{&quot;family&quot;:&quot;Zanden&quot;,&quot;given&quot;:&quot;M. Jake&quot;,&quot;parse-names&quot;:false,&quot;dropping-particle&quot;:&quot;vander&quot;,&quot;non-dropping-particle&quot;:&quot;&quot;}],&quot;container-title&quot;:&quot;https://doi.org/10.1146/annurev-environ-021810-094524&quot;,&quot;accessed&quot;:{&quot;date-parts&quot;:[[2021,8,30]]},&quot;DOI&quot;:&quot;10.1146/ANNUREV-ENVIRON-021810-094524&quot;,&quot;URL&quot;:&quot;https://www.annualreviews.org/doi/abs/10.1146/annurev-environ-021810-094524&quot;,&quot;issued&quot;:{&quot;date-parts&quot;:[[2011,10,24]]},&quot;page&quot;:&quot;75-99&quot;,&quot;abstract&quot;:&quot;Surface freshwaters—lakes, reservoirs, and rivers—are among the most extensively altered ecosystems on Earth. Transformations include changes in the morphology of rivers and lakes, hydrology, bioge...&quot;,&quot;publisher&quot;:&quot; Annual Reviews &quot;,&quot;volume&quot;:&quot;36&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5A2DA-D1DC-5645-A4CA-29F1BA5E4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17</Pages>
  <Words>19544</Words>
  <Characters>111406</Characters>
  <Application>Microsoft Office Word</Application>
  <DocSecurity>0</DocSecurity>
  <Lines>928</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Linnea Ann Rock</dc:creator>
  <cp:keywords/>
  <dc:description/>
  <cp:lastModifiedBy>Linnea Ann Rock</cp:lastModifiedBy>
  <cp:revision>22</cp:revision>
  <dcterms:created xsi:type="dcterms:W3CDTF">2022-09-15T23:22:00Z</dcterms:created>
  <dcterms:modified xsi:type="dcterms:W3CDTF">2022-09-19T23:06:00Z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id="M8Y1jbjD"/&gt;&lt;style id="http://www.zotero.org/styles/apa-single-spaced"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